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bookmarkStart w:id="0" w:name="_GoBack"/>
      <w:bookmarkEnd w:id="0"/>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06C8E197" w:rsidR="00F31577" w:rsidRDefault="00464095" w:rsidP="00F31577">
            <w:r>
              <w:t>1.</w:t>
            </w:r>
            <w:r w:rsidR="00554D99">
              <w:t>23</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CDF4314" w:rsidR="00F31577" w:rsidRDefault="007A69AD" w:rsidP="00F31577">
            <w:r>
              <w:t>Draft</w:t>
            </w:r>
          </w:p>
        </w:tc>
      </w:tr>
    </w:tbl>
    <w:p w14:paraId="64812671" w14:textId="77777777" w:rsidR="00F31577" w:rsidRDefault="00F31577" w:rsidP="00F31577"/>
    <w:p w14:paraId="49ACB9E2" w14:textId="5171639C" w:rsidR="00F31577" w:rsidRDefault="00F31577" w:rsidP="00F31577">
      <w:pPr>
        <w:rPr>
          <w:sz w:val="18"/>
        </w:rPr>
      </w:pPr>
    </w:p>
    <w:p w14:paraId="060725AD" w14:textId="77777777" w:rsidR="004666F3" w:rsidRDefault="004666F3"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1" w:name="_Toc334854562"/>
      <w:bookmarkStart w:id="2" w:name="_Toc45031795"/>
      <w:r w:rsidRPr="7B2B6F25">
        <w:rPr>
          <w:color w:val="auto"/>
        </w:rPr>
        <w:t>Revisions:</w:t>
      </w:r>
      <w:bookmarkEnd w:id="1"/>
      <w:bookmarkEnd w:id="2"/>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2B4217E0" w:rsidR="0048784C" w:rsidRPr="00007691" w:rsidRDefault="00464095" w:rsidP="00B029B5">
            <w:pPr>
              <w:jc w:val="center"/>
              <w:rPr>
                <w:sz w:val="18"/>
                <w:szCs w:val="18"/>
              </w:rPr>
            </w:pPr>
            <w:r>
              <w:rPr>
                <w:sz w:val="18"/>
                <w:szCs w:val="18"/>
              </w:rPr>
              <w:t>1.0</w:t>
            </w:r>
          </w:p>
        </w:tc>
        <w:tc>
          <w:tcPr>
            <w:tcW w:w="6141" w:type="dxa"/>
          </w:tcPr>
          <w:p w14:paraId="53D550C9" w14:textId="0ED606BA" w:rsidR="00A57263" w:rsidRPr="002038C9" w:rsidRDefault="002038C9" w:rsidP="002038C9">
            <w:pPr>
              <w:rPr>
                <w:sz w:val="18"/>
                <w:szCs w:val="18"/>
              </w:rPr>
            </w:pPr>
            <w:r>
              <w:rPr>
                <w:sz w:val="18"/>
                <w:szCs w:val="18"/>
              </w:rPr>
              <w:t>Initial</w:t>
            </w:r>
            <w:r w:rsidR="00464095">
              <w:rPr>
                <w:sz w:val="18"/>
                <w:szCs w:val="18"/>
              </w:rPr>
              <w:t xml:space="preserve"> Release</w:t>
            </w:r>
          </w:p>
        </w:tc>
        <w:tc>
          <w:tcPr>
            <w:tcW w:w="1978" w:type="dxa"/>
          </w:tcPr>
          <w:p w14:paraId="39891539" w14:textId="5CBC4FD4" w:rsidR="0048784C" w:rsidRPr="00007691" w:rsidRDefault="008B2F87" w:rsidP="00A57263">
            <w:pPr>
              <w:rPr>
                <w:sz w:val="18"/>
                <w:szCs w:val="18"/>
              </w:rPr>
            </w:pPr>
            <w:r w:rsidRPr="00007691">
              <w:rPr>
                <w:sz w:val="18"/>
                <w:szCs w:val="18"/>
              </w:rPr>
              <w:t xml:space="preserve">JZ – </w:t>
            </w:r>
            <w:r w:rsidR="00464095">
              <w:rPr>
                <w:sz w:val="18"/>
                <w:szCs w:val="18"/>
              </w:rPr>
              <w:t>6</w:t>
            </w:r>
            <w:r w:rsidR="002038C9">
              <w:rPr>
                <w:sz w:val="18"/>
                <w:szCs w:val="18"/>
              </w:rPr>
              <w:t>/</w:t>
            </w:r>
            <w:r w:rsidR="00464095">
              <w:rPr>
                <w:sz w:val="18"/>
                <w:szCs w:val="18"/>
              </w:rPr>
              <w:t>28</w:t>
            </w:r>
            <w:r w:rsidR="002038C9">
              <w:rPr>
                <w:sz w:val="18"/>
                <w:szCs w:val="18"/>
              </w:rPr>
              <w:t>/1</w:t>
            </w:r>
            <w:r w:rsidR="00464095">
              <w:rPr>
                <w:sz w:val="18"/>
                <w:szCs w:val="18"/>
              </w:rPr>
              <w:t>9</w:t>
            </w:r>
          </w:p>
        </w:tc>
      </w:tr>
      <w:tr w:rsidR="00464095" w:rsidRPr="00007691" w14:paraId="4EF4998B" w14:textId="77777777" w:rsidTr="00A57263">
        <w:tc>
          <w:tcPr>
            <w:tcW w:w="1231" w:type="dxa"/>
          </w:tcPr>
          <w:p w14:paraId="5EDA6777" w14:textId="7EFB5EF1" w:rsidR="00464095" w:rsidRPr="00007691" w:rsidRDefault="007A69AD" w:rsidP="00B029B5">
            <w:pPr>
              <w:jc w:val="center"/>
              <w:rPr>
                <w:sz w:val="18"/>
                <w:szCs w:val="18"/>
              </w:rPr>
            </w:pPr>
            <w:r>
              <w:rPr>
                <w:sz w:val="18"/>
                <w:szCs w:val="18"/>
              </w:rPr>
              <w:t>1.1</w:t>
            </w:r>
          </w:p>
        </w:tc>
        <w:tc>
          <w:tcPr>
            <w:tcW w:w="6141" w:type="dxa"/>
          </w:tcPr>
          <w:p w14:paraId="7BC033D7" w14:textId="40B183D9" w:rsidR="00464095" w:rsidRDefault="007A69AD" w:rsidP="002038C9">
            <w:pPr>
              <w:rPr>
                <w:sz w:val="18"/>
                <w:szCs w:val="18"/>
              </w:rPr>
            </w:pPr>
            <w:r>
              <w:rPr>
                <w:sz w:val="18"/>
                <w:szCs w:val="18"/>
              </w:rPr>
              <w:t>Added Beam Lattice Test Suite</w:t>
            </w:r>
          </w:p>
        </w:tc>
        <w:tc>
          <w:tcPr>
            <w:tcW w:w="1978" w:type="dxa"/>
          </w:tcPr>
          <w:p w14:paraId="1791C9BA" w14:textId="41B7CBDF" w:rsidR="00464095" w:rsidRPr="00007691" w:rsidRDefault="007A69AD" w:rsidP="00A57263">
            <w:pPr>
              <w:rPr>
                <w:sz w:val="18"/>
                <w:szCs w:val="18"/>
              </w:rPr>
            </w:pPr>
            <w:r>
              <w:rPr>
                <w:sz w:val="18"/>
                <w:szCs w:val="18"/>
              </w:rPr>
              <w:t>JZ – 4/24/20</w:t>
            </w:r>
          </w:p>
        </w:tc>
      </w:tr>
      <w:tr w:rsidR="007A69AD" w:rsidRPr="00007691" w14:paraId="218FFF94" w14:textId="77777777" w:rsidTr="00A57263">
        <w:tc>
          <w:tcPr>
            <w:tcW w:w="1231" w:type="dxa"/>
          </w:tcPr>
          <w:p w14:paraId="35FC7319" w14:textId="4F732778" w:rsidR="007A69AD" w:rsidRDefault="00DD4D74" w:rsidP="00B029B5">
            <w:pPr>
              <w:jc w:val="center"/>
              <w:rPr>
                <w:sz w:val="18"/>
                <w:szCs w:val="18"/>
              </w:rPr>
            </w:pPr>
            <w:r>
              <w:rPr>
                <w:sz w:val="18"/>
                <w:szCs w:val="18"/>
              </w:rPr>
              <w:t>1.2</w:t>
            </w:r>
          </w:p>
        </w:tc>
        <w:tc>
          <w:tcPr>
            <w:tcW w:w="6141" w:type="dxa"/>
          </w:tcPr>
          <w:p w14:paraId="30D85E46" w14:textId="0925CCAF" w:rsidR="007A69AD" w:rsidRDefault="00DD4D74" w:rsidP="002038C9">
            <w:pPr>
              <w:rPr>
                <w:sz w:val="18"/>
                <w:szCs w:val="18"/>
              </w:rPr>
            </w:pPr>
            <w:r>
              <w:rPr>
                <w:sz w:val="18"/>
                <w:szCs w:val="18"/>
              </w:rPr>
              <w:t>Change after review</w:t>
            </w:r>
          </w:p>
        </w:tc>
        <w:tc>
          <w:tcPr>
            <w:tcW w:w="1978" w:type="dxa"/>
          </w:tcPr>
          <w:p w14:paraId="77A57540" w14:textId="43F4C1EE" w:rsidR="007A69AD" w:rsidRDefault="00DD4D74" w:rsidP="00A57263">
            <w:pPr>
              <w:rPr>
                <w:sz w:val="18"/>
                <w:szCs w:val="18"/>
              </w:rPr>
            </w:pPr>
            <w:r>
              <w:rPr>
                <w:sz w:val="18"/>
                <w:szCs w:val="18"/>
              </w:rPr>
              <w:t>JZ – 5/13/20</w:t>
            </w:r>
          </w:p>
        </w:tc>
      </w:tr>
      <w:tr w:rsidR="00AC1572" w:rsidRPr="00007691" w14:paraId="0EC5AE95" w14:textId="77777777" w:rsidTr="00A57263">
        <w:tc>
          <w:tcPr>
            <w:tcW w:w="1231" w:type="dxa"/>
          </w:tcPr>
          <w:p w14:paraId="187AF2DF" w14:textId="2A3DCC09" w:rsidR="00AC1572" w:rsidRDefault="00AC1572" w:rsidP="00B029B5">
            <w:pPr>
              <w:jc w:val="center"/>
              <w:rPr>
                <w:sz w:val="18"/>
                <w:szCs w:val="18"/>
              </w:rPr>
            </w:pPr>
            <w:r>
              <w:rPr>
                <w:sz w:val="18"/>
                <w:szCs w:val="18"/>
              </w:rPr>
              <w:t>1.</w:t>
            </w:r>
            <w:r w:rsidR="00AA2078">
              <w:rPr>
                <w:sz w:val="18"/>
                <w:szCs w:val="18"/>
              </w:rPr>
              <w:t>21</w:t>
            </w:r>
          </w:p>
        </w:tc>
        <w:tc>
          <w:tcPr>
            <w:tcW w:w="6141" w:type="dxa"/>
          </w:tcPr>
          <w:p w14:paraId="3FC403FE" w14:textId="4A94B05A" w:rsidR="00AC1572" w:rsidRDefault="00AA2078" w:rsidP="002038C9">
            <w:pPr>
              <w:rPr>
                <w:sz w:val="18"/>
                <w:szCs w:val="18"/>
              </w:rPr>
            </w:pPr>
            <w:r>
              <w:rPr>
                <w:sz w:val="18"/>
                <w:szCs w:val="18"/>
              </w:rPr>
              <w:t>Fix Numbering Typos</w:t>
            </w:r>
            <w:r w:rsidR="005056F5">
              <w:rPr>
                <w:sz w:val="18"/>
                <w:szCs w:val="18"/>
              </w:rPr>
              <w:t>, added 4 test cases</w:t>
            </w:r>
          </w:p>
        </w:tc>
        <w:tc>
          <w:tcPr>
            <w:tcW w:w="1978" w:type="dxa"/>
          </w:tcPr>
          <w:p w14:paraId="5DD9FCD7" w14:textId="4971C044" w:rsidR="00AC1572" w:rsidRDefault="00AA2078" w:rsidP="00A57263">
            <w:pPr>
              <w:rPr>
                <w:sz w:val="18"/>
                <w:szCs w:val="18"/>
              </w:rPr>
            </w:pPr>
            <w:r>
              <w:rPr>
                <w:sz w:val="18"/>
                <w:szCs w:val="18"/>
              </w:rPr>
              <w:t>JZ – 5/17/20</w:t>
            </w:r>
          </w:p>
        </w:tc>
      </w:tr>
      <w:tr w:rsidR="005056F5" w:rsidRPr="00007691" w14:paraId="131C0A5D" w14:textId="77777777" w:rsidTr="00A57263">
        <w:tc>
          <w:tcPr>
            <w:tcW w:w="1231" w:type="dxa"/>
          </w:tcPr>
          <w:p w14:paraId="13D44433" w14:textId="48E70B44" w:rsidR="005056F5" w:rsidRDefault="005056F5" w:rsidP="00B029B5">
            <w:pPr>
              <w:jc w:val="center"/>
              <w:rPr>
                <w:sz w:val="18"/>
                <w:szCs w:val="18"/>
              </w:rPr>
            </w:pPr>
            <w:r>
              <w:rPr>
                <w:sz w:val="18"/>
                <w:szCs w:val="18"/>
              </w:rPr>
              <w:t>1.22</w:t>
            </w:r>
          </w:p>
        </w:tc>
        <w:tc>
          <w:tcPr>
            <w:tcW w:w="6141" w:type="dxa"/>
          </w:tcPr>
          <w:p w14:paraId="514924E1" w14:textId="7C43576E" w:rsidR="005056F5" w:rsidRDefault="005056F5" w:rsidP="002038C9">
            <w:pPr>
              <w:rPr>
                <w:sz w:val="18"/>
                <w:szCs w:val="18"/>
              </w:rPr>
            </w:pPr>
            <w:proofErr w:type="spellStart"/>
            <w:r>
              <w:rPr>
                <w:sz w:val="18"/>
                <w:szCs w:val="18"/>
              </w:rPr>
              <w:t>Misc</w:t>
            </w:r>
            <w:proofErr w:type="spellEnd"/>
            <w:r>
              <w:rPr>
                <w:sz w:val="18"/>
                <w:szCs w:val="18"/>
              </w:rPr>
              <w:t xml:space="preserve"> tweaks to test cases</w:t>
            </w:r>
          </w:p>
        </w:tc>
        <w:tc>
          <w:tcPr>
            <w:tcW w:w="1978" w:type="dxa"/>
          </w:tcPr>
          <w:p w14:paraId="7E18A918" w14:textId="111BFB23" w:rsidR="005056F5" w:rsidRDefault="005056F5" w:rsidP="00A57263">
            <w:pPr>
              <w:rPr>
                <w:sz w:val="18"/>
                <w:szCs w:val="18"/>
              </w:rPr>
            </w:pPr>
            <w:r>
              <w:rPr>
                <w:sz w:val="18"/>
                <w:szCs w:val="18"/>
              </w:rPr>
              <w:t xml:space="preserve">JZ – </w:t>
            </w:r>
            <w:r w:rsidR="00A4391B">
              <w:rPr>
                <w:sz w:val="18"/>
                <w:szCs w:val="18"/>
              </w:rPr>
              <w:t>6</w:t>
            </w:r>
            <w:r>
              <w:rPr>
                <w:sz w:val="18"/>
                <w:szCs w:val="18"/>
              </w:rPr>
              <w:t>/20/20</w:t>
            </w:r>
          </w:p>
        </w:tc>
      </w:tr>
      <w:tr w:rsidR="00554D99" w:rsidRPr="00007691" w14:paraId="46478480" w14:textId="77777777" w:rsidTr="00A57263">
        <w:tc>
          <w:tcPr>
            <w:tcW w:w="1231" w:type="dxa"/>
          </w:tcPr>
          <w:p w14:paraId="1A81A39C" w14:textId="36217581" w:rsidR="00554D99" w:rsidRDefault="00554D99" w:rsidP="00B029B5">
            <w:pPr>
              <w:jc w:val="center"/>
              <w:rPr>
                <w:sz w:val="18"/>
                <w:szCs w:val="18"/>
              </w:rPr>
            </w:pPr>
            <w:r>
              <w:rPr>
                <w:sz w:val="18"/>
                <w:szCs w:val="18"/>
              </w:rPr>
              <w:t>1.23</w:t>
            </w:r>
          </w:p>
        </w:tc>
        <w:tc>
          <w:tcPr>
            <w:tcW w:w="6141" w:type="dxa"/>
          </w:tcPr>
          <w:p w14:paraId="7A6E661E" w14:textId="478B1C97" w:rsidR="00554D99" w:rsidRDefault="00554D99" w:rsidP="002038C9">
            <w:pPr>
              <w:rPr>
                <w:sz w:val="18"/>
                <w:szCs w:val="18"/>
              </w:rPr>
            </w:pPr>
            <w:r>
              <w:rPr>
                <w:sz w:val="18"/>
                <w:szCs w:val="18"/>
              </w:rPr>
              <w:t>Additional changes to beam lattice test cases</w:t>
            </w:r>
          </w:p>
        </w:tc>
        <w:tc>
          <w:tcPr>
            <w:tcW w:w="1978" w:type="dxa"/>
          </w:tcPr>
          <w:p w14:paraId="785093EB" w14:textId="5519BE35" w:rsidR="00554D99" w:rsidRDefault="00554D99" w:rsidP="00A57263">
            <w:pPr>
              <w:rPr>
                <w:sz w:val="18"/>
                <w:szCs w:val="18"/>
              </w:rPr>
            </w:pPr>
            <w:r>
              <w:rPr>
                <w:sz w:val="18"/>
                <w:szCs w:val="18"/>
              </w:rPr>
              <w:t>JZ – 7/3/20</w:t>
            </w:r>
          </w:p>
        </w:tc>
      </w:tr>
    </w:tbl>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5244B529" w14:textId="63DF9E3C" w:rsidR="000A2261"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45031795" w:history="1">
            <w:r w:rsidR="000A2261" w:rsidRPr="006E076A">
              <w:rPr>
                <w:rStyle w:val="Hyperlink"/>
                <w:noProof/>
              </w:rPr>
              <w:t>Revisions:</w:t>
            </w:r>
            <w:r w:rsidR="000A2261">
              <w:rPr>
                <w:noProof/>
                <w:webHidden/>
              </w:rPr>
              <w:tab/>
            </w:r>
            <w:r w:rsidR="000A2261">
              <w:rPr>
                <w:noProof/>
                <w:webHidden/>
              </w:rPr>
              <w:fldChar w:fldCharType="begin"/>
            </w:r>
            <w:r w:rsidR="000A2261">
              <w:rPr>
                <w:noProof/>
                <w:webHidden/>
              </w:rPr>
              <w:instrText xml:space="preserve"> PAGEREF _Toc45031795 \h </w:instrText>
            </w:r>
            <w:r w:rsidR="000A2261">
              <w:rPr>
                <w:noProof/>
                <w:webHidden/>
              </w:rPr>
            </w:r>
            <w:r w:rsidR="000A2261">
              <w:rPr>
                <w:noProof/>
                <w:webHidden/>
              </w:rPr>
              <w:fldChar w:fldCharType="separate"/>
            </w:r>
            <w:r w:rsidR="002D39FC">
              <w:rPr>
                <w:noProof/>
                <w:webHidden/>
              </w:rPr>
              <w:t>2</w:t>
            </w:r>
            <w:r w:rsidR="000A2261">
              <w:rPr>
                <w:noProof/>
                <w:webHidden/>
              </w:rPr>
              <w:fldChar w:fldCharType="end"/>
            </w:r>
          </w:hyperlink>
        </w:p>
        <w:p w14:paraId="30E6D0E5" w14:textId="2095BB0F" w:rsidR="000A2261" w:rsidRDefault="007F1822">
          <w:pPr>
            <w:pStyle w:val="TOC1"/>
            <w:tabs>
              <w:tab w:val="left" w:pos="440"/>
              <w:tab w:val="right" w:leader="dot" w:pos="9350"/>
            </w:tabs>
            <w:rPr>
              <w:rFonts w:asciiTheme="minorHAnsi" w:eastAsiaTheme="minorEastAsia" w:hAnsiTheme="minorHAnsi"/>
              <w:noProof/>
              <w:sz w:val="22"/>
            </w:rPr>
          </w:pPr>
          <w:hyperlink w:anchor="_Toc45031796" w:history="1">
            <w:r w:rsidR="000A2261" w:rsidRPr="006E076A">
              <w:rPr>
                <w:rStyle w:val="Hyperlink"/>
                <w:rFonts w:cs="Arial"/>
                <w:noProof/>
              </w:rPr>
              <w:t>2</w:t>
            </w:r>
            <w:r w:rsidR="000A2261">
              <w:rPr>
                <w:rFonts w:asciiTheme="minorHAnsi" w:eastAsiaTheme="minorEastAsia" w:hAnsiTheme="minorHAnsi"/>
                <w:noProof/>
                <w:sz w:val="22"/>
              </w:rPr>
              <w:tab/>
            </w:r>
            <w:r w:rsidR="000A2261" w:rsidRPr="006E076A">
              <w:rPr>
                <w:rStyle w:val="Hyperlink"/>
                <w:noProof/>
              </w:rPr>
              <w:t>Introduction</w:t>
            </w:r>
            <w:r w:rsidR="000A2261">
              <w:rPr>
                <w:noProof/>
                <w:webHidden/>
              </w:rPr>
              <w:tab/>
            </w:r>
            <w:r w:rsidR="000A2261">
              <w:rPr>
                <w:noProof/>
                <w:webHidden/>
              </w:rPr>
              <w:fldChar w:fldCharType="begin"/>
            </w:r>
            <w:r w:rsidR="000A2261">
              <w:rPr>
                <w:noProof/>
                <w:webHidden/>
              </w:rPr>
              <w:instrText xml:space="preserve"> PAGEREF _Toc45031796 \h </w:instrText>
            </w:r>
            <w:r w:rsidR="000A2261">
              <w:rPr>
                <w:noProof/>
                <w:webHidden/>
              </w:rPr>
            </w:r>
            <w:r w:rsidR="000A2261">
              <w:rPr>
                <w:noProof/>
                <w:webHidden/>
              </w:rPr>
              <w:fldChar w:fldCharType="separate"/>
            </w:r>
            <w:r w:rsidR="002D39FC">
              <w:rPr>
                <w:noProof/>
                <w:webHidden/>
              </w:rPr>
              <w:t>4</w:t>
            </w:r>
            <w:r w:rsidR="000A2261">
              <w:rPr>
                <w:noProof/>
                <w:webHidden/>
              </w:rPr>
              <w:fldChar w:fldCharType="end"/>
            </w:r>
          </w:hyperlink>
        </w:p>
        <w:p w14:paraId="21E8A35B" w14:textId="4E4B65B5" w:rsidR="000A2261" w:rsidRDefault="007F1822">
          <w:pPr>
            <w:pStyle w:val="TOC1"/>
            <w:tabs>
              <w:tab w:val="left" w:pos="440"/>
              <w:tab w:val="right" w:leader="dot" w:pos="9350"/>
            </w:tabs>
            <w:rPr>
              <w:rFonts w:asciiTheme="minorHAnsi" w:eastAsiaTheme="minorEastAsia" w:hAnsiTheme="minorHAnsi"/>
              <w:noProof/>
              <w:sz w:val="22"/>
            </w:rPr>
          </w:pPr>
          <w:hyperlink w:anchor="_Toc45031797" w:history="1">
            <w:r w:rsidR="000A2261" w:rsidRPr="006E076A">
              <w:rPr>
                <w:rStyle w:val="Hyperlink"/>
                <w:noProof/>
              </w:rPr>
              <w:t>3</w:t>
            </w:r>
            <w:r w:rsidR="000A2261">
              <w:rPr>
                <w:rFonts w:asciiTheme="minorHAnsi" w:eastAsiaTheme="minorEastAsia" w:hAnsiTheme="minorHAnsi"/>
                <w:noProof/>
                <w:sz w:val="22"/>
              </w:rPr>
              <w:tab/>
            </w:r>
            <w:r w:rsidR="000A2261" w:rsidRPr="006E076A">
              <w:rPr>
                <w:rStyle w:val="Hyperlink"/>
                <w:noProof/>
              </w:rPr>
              <w:t>Terms and Acronyms</w:t>
            </w:r>
            <w:r w:rsidR="000A2261">
              <w:rPr>
                <w:noProof/>
                <w:webHidden/>
              </w:rPr>
              <w:tab/>
            </w:r>
            <w:r w:rsidR="000A2261">
              <w:rPr>
                <w:noProof/>
                <w:webHidden/>
              </w:rPr>
              <w:fldChar w:fldCharType="begin"/>
            </w:r>
            <w:r w:rsidR="000A2261">
              <w:rPr>
                <w:noProof/>
                <w:webHidden/>
              </w:rPr>
              <w:instrText xml:space="preserve"> PAGEREF _Toc45031797 \h </w:instrText>
            </w:r>
            <w:r w:rsidR="000A2261">
              <w:rPr>
                <w:noProof/>
                <w:webHidden/>
              </w:rPr>
            </w:r>
            <w:r w:rsidR="000A2261">
              <w:rPr>
                <w:noProof/>
                <w:webHidden/>
              </w:rPr>
              <w:fldChar w:fldCharType="separate"/>
            </w:r>
            <w:r w:rsidR="002D39FC">
              <w:rPr>
                <w:noProof/>
                <w:webHidden/>
              </w:rPr>
              <w:t>4</w:t>
            </w:r>
            <w:r w:rsidR="000A2261">
              <w:rPr>
                <w:noProof/>
                <w:webHidden/>
              </w:rPr>
              <w:fldChar w:fldCharType="end"/>
            </w:r>
          </w:hyperlink>
        </w:p>
        <w:p w14:paraId="74CF9C71" w14:textId="662E71B5" w:rsidR="000A2261" w:rsidRDefault="007F1822">
          <w:pPr>
            <w:pStyle w:val="TOC1"/>
            <w:tabs>
              <w:tab w:val="left" w:pos="440"/>
              <w:tab w:val="right" w:leader="dot" w:pos="9350"/>
            </w:tabs>
            <w:rPr>
              <w:rFonts w:asciiTheme="minorHAnsi" w:eastAsiaTheme="minorEastAsia" w:hAnsiTheme="minorHAnsi"/>
              <w:noProof/>
              <w:sz w:val="22"/>
            </w:rPr>
          </w:pPr>
          <w:hyperlink w:anchor="_Toc45031798" w:history="1">
            <w:r w:rsidR="000A2261" w:rsidRPr="006E076A">
              <w:rPr>
                <w:rStyle w:val="Hyperlink"/>
                <w:noProof/>
              </w:rPr>
              <w:t>4</w:t>
            </w:r>
            <w:r w:rsidR="000A2261">
              <w:rPr>
                <w:rFonts w:asciiTheme="minorHAnsi" w:eastAsiaTheme="minorEastAsia" w:hAnsiTheme="minorHAnsi"/>
                <w:noProof/>
                <w:sz w:val="22"/>
              </w:rPr>
              <w:tab/>
            </w:r>
            <w:r w:rsidR="000A2261" w:rsidRPr="006E076A">
              <w:rPr>
                <w:rStyle w:val="Hyperlink"/>
                <w:noProof/>
              </w:rPr>
              <w:t>Scope</w:t>
            </w:r>
            <w:r w:rsidR="000A2261">
              <w:rPr>
                <w:noProof/>
                <w:webHidden/>
              </w:rPr>
              <w:tab/>
            </w:r>
            <w:r w:rsidR="000A2261">
              <w:rPr>
                <w:noProof/>
                <w:webHidden/>
              </w:rPr>
              <w:fldChar w:fldCharType="begin"/>
            </w:r>
            <w:r w:rsidR="000A2261">
              <w:rPr>
                <w:noProof/>
                <w:webHidden/>
              </w:rPr>
              <w:instrText xml:space="preserve"> PAGEREF _Toc45031798 \h </w:instrText>
            </w:r>
            <w:r w:rsidR="000A2261">
              <w:rPr>
                <w:noProof/>
                <w:webHidden/>
              </w:rPr>
            </w:r>
            <w:r w:rsidR="000A2261">
              <w:rPr>
                <w:noProof/>
                <w:webHidden/>
              </w:rPr>
              <w:fldChar w:fldCharType="separate"/>
            </w:r>
            <w:r w:rsidR="002D39FC">
              <w:rPr>
                <w:noProof/>
                <w:webHidden/>
              </w:rPr>
              <w:t>4</w:t>
            </w:r>
            <w:r w:rsidR="000A2261">
              <w:rPr>
                <w:noProof/>
                <w:webHidden/>
              </w:rPr>
              <w:fldChar w:fldCharType="end"/>
            </w:r>
          </w:hyperlink>
        </w:p>
        <w:p w14:paraId="5BB198B4" w14:textId="3C968EF7" w:rsidR="000A2261" w:rsidRDefault="007F1822">
          <w:pPr>
            <w:pStyle w:val="TOC1"/>
            <w:tabs>
              <w:tab w:val="left" w:pos="440"/>
              <w:tab w:val="right" w:leader="dot" w:pos="9350"/>
            </w:tabs>
            <w:rPr>
              <w:rFonts w:asciiTheme="minorHAnsi" w:eastAsiaTheme="minorEastAsia" w:hAnsiTheme="minorHAnsi"/>
              <w:noProof/>
              <w:sz w:val="22"/>
            </w:rPr>
          </w:pPr>
          <w:hyperlink w:anchor="_Toc45031799" w:history="1">
            <w:r w:rsidR="000A2261" w:rsidRPr="006E076A">
              <w:rPr>
                <w:rStyle w:val="Hyperlink"/>
                <w:noProof/>
              </w:rPr>
              <w:t>5</w:t>
            </w:r>
            <w:r w:rsidR="000A2261">
              <w:rPr>
                <w:rFonts w:asciiTheme="minorHAnsi" w:eastAsiaTheme="minorEastAsia" w:hAnsiTheme="minorHAnsi"/>
                <w:noProof/>
                <w:sz w:val="22"/>
              </w:rPr>
              <w:tab/>
            </w:r>
            <w:r w:rsidR="000A2261" w:rsidRPr="006E076A">
              <w:rPr>
                <w:rStyle w:val="Hyperlink"/>
                <w:noProof/>
              </w:rPr>
              <w:t>Test Suite Organization</w:t>
            </w:r>
            <w:r w:rsidR="000A2261">
              <w:rPr>
                <w:noProof/>
                <w:webHidden/>
              </w:rPr>
              <w:tab/>
            </w:r>
            <w:r w:rsidR="000A2261">
              <w:rPr>
                <w:noProof/>
                <w:webHidden/>
              </w:rPr>
              <w:fldChar w:fldCharType="begin"/>
            </w:r>
            <w:r w:rsidR="000A2261">
              <w:rPr>
                <w:noProof/>
                <w:webHidden/>
              </w:rPr>
              <w:instrText xml:space="preserve"> PAGEREF _Toc45031799 \h </w:instrText>
            </w:r>
            <w:r w:rsidR="000A2261">
              <w:rPr>
                <w:noProof/>
                <w:webHidden/>
              </w:rPr>
            </w:r>
            <w:r w:rsidR="000A2261">
              <w:rPr>
                <w:noProof/>
                <w:webHidden/>
              </w:rPr>
              <w:fldChar w:fldCharType="separate"/>
            </w:r>
            <w:r w:rsidR="002D39FC">
              <w:rPr>
                <w:noProof/>
                <w:webHidden/>
              </w:rPr>
              <w:t>5</w:t>
            </w:r>
            <w:r w:rsidR="000A2261">
              <w:rPr>
                <w:noProof/>
                <w:webHidden/>
              </w:rPr>
              <w:fldChar w:fldCharType="end"/>
            </w:r>
          </w:hyperlink>
        </w:p>
        <w:p w14:paraId="473C22C2" w14:textId="0EC31216" w:rsidR="000A2261" w:rsidRDefault="007F1822">
          <w:pPr>
            <w:pStyle w:val="TOC2"/>
            <w:tabs>
              <w:tab w:val="left" w:pos="880"/>
              <w:tab w:val="right" w:leader="dot" w:pos="9350"/>
            </w:tabs>
            <w:rPr>
              <w:rFonts w:asciiTheme="minorHAnsi" w:eastAsiaTheme="minorEastAsia" w:hAnsiTheme="minorHAnsi"/>
              <w:noProof/>
              <w:sz w:val="22"/>
            </w:rPr>
          </w:pPr>
          <w:hyperlink w:anchor="_Toc45031800" w:history="1">
            <w:r w:rsidR="000A2261" w:rsidRPr="006E076A">
              <w:rPr>
                <w:rStyle w:val="Hyperlink"/>
                <w:rFonts w:eastAsia="Verdana" w:cs="Verdana"/>
                <w:noProof/>
              </w:rPr>
              <w:t>5.1</w:t>
            </w:r>
            <w:r w:rsidR="000A2261">
              <w:rPr>
                <w:rFonts w:asciiTheme="minorHAnsi" w:eastAsiaTheme="minorEastAsia" w:hAnsiTheme="minorHAnsi"/>
                <w:noProof/>
                <w:sz w:val="22"/>
              </w:rPr>
              <w:tab/>
            </w:r>
            <w:r w:rsidR="000A2261" w:rsidRPr="006E076A">
              <w:rPr>
                <w:rStyle w:val="Hyperlink"/>
                <w:rFonts w:eastAsia="Verdana" w:cs="Verdana"/>
                <w:noProof/>
              </w:rPr>
              <w:t>Test Case Numbering</w:t>
            </w:r>
            <w:r w:rsidR="000A2261">
              <w:rPr>
                <w:noProof/>
                <w:webHidden/>
              </w:rPr>
              <w:tab/>
            </w:r>
            <w:r w:rsidR="000A2261">
              <w:rPr>
                <w:noProof/>
                <w:webHidden/>
              </w:rPr>
              <w:fldChar w:fldCharType="begin"/>
            </w:r>
            <w:r w:rsidR="000A2261">
              <w:rPr>
                <w:noProof/>
                <w:webHidden/>
              </w:rPr>
              <w:instrText xml:space="preserve"> PAGEREF _Toc45031800 \h </w:instrText>
            </w:r>
            <w:r w:rsidR="000A2261">
              <w:rPr>
                <w:noProof/>
                <w:webHidden/>
              </w:rPr>
            </w:r>
            <w:r w:rsidR="000A2261">
              <w:rPr>
                <w:noProof/>
                <w:webHidden/>
              </w:rPr>
              <w:fldChar w:fldCharType="separate"/>
            </w:r>
            <w:r w:rsidR="002D39FC">
              <w:rPr>
                <w:noProof/>
                <w:webHidden/>
              </w:rPr>
              <w:t>5</w:t>
            </w:r>
            <w:r w:rsidR="000A2261">
              <w:rPr>
                <w:noProof/>
                <w:webHidden/>
              </w:rPr>
              <w:fldChar w:fldCharType="end"/>
            </w:r>
          </w:hyperlink>
        </w:p>
        <w:p w14:paraId="690E3F7F" w14:textId="573BE949" w:rsidR="000A2261" w:rsidRDefault="007F1822">
          <w:pPr>
            <w:pStyle w:val="TOC2"/>
            <w:tabs>
              <w:tab w:val="left" w:pos="880"/>
              <w:tab w:val="right" w:leader="dot" w:pos="9350"/>
            </w:tabs>
            <w:rPr>
              <w:rFonts w:asciiTheme="minorHAnsi" w:eastAsiaTheme="minorEastAsia" w:hAnsiTheme="minorHAnsi"/>
              <w:noProof/>
              <w:sz w:val="22"/>
            </w:rPr>
          </w:pPr>
          <w:hyperlink w:anchor="_Toc45031801" w:history="1">
            <w:r w:rsidR="000A2261" w:rsidRPr="006E076A">
              <w:rPr>
                <w:rStyle w:val="Hyperlink"/>
                <w:rFonts w:eastAsia="Verdana" w:cs="Verdana"/>
                <w:noProof/>
              </w:rPr>
              <w:t>5.2</w:t>
            </w:r>
            <w:r w:rsidR="000A2261">
              <w:rPr>
                <w:rFonts w:asciiTheme="minorHAnsi" w:eastAsiaTheme="minorEastAsia" w:hAnsiTheme="minorHAnsi"/>
                <w:noProof/>
                <w:sz w:val="22"/>
              </w:rPr>
              <w:tab/>
            </w:r>
            <w:r w:rsidR="000A2261" w:rsidRPr="006E076A">
              <w:rPr>
                <w:rStyle w:val="Hyperlink"/>
                <w:rFonts w:eastAsia="Verdana" w:cs="Verdana"/>
                <w:noProof/>
              </w:rPr>
              <w:t>Test Case Template</w:t>
            </w:r>
            <w:r w:rsidR="000A2261">
              <w:rPr>
                <w:noProof/>
                <w:webHidden/>
              </w:rPr>
              <w:tab/>
            </w:r>
            <w:r w:rsidR="000A2261">
              <w:rPr>
                <w:noProof/>
                <w:webHidden/>
              </w:rPr>
              <w:fldChar w:fldCharType="begin"/>
            </w:r>
            <w:r w:rsidR="000A2261">
              <w:rPr>
                <w:noProof/>
                <w:webHidden/>
              </w:rPr>
              <w:instrText xml:space="preserve"> PAGEREF _Toc45031801 \h </w:instrText>
            </w:r>
            <w:r w:rsidR="000A2261">
              <w:rPr>
                <w:noProof/>
                <w:webHidden/>
              </w:rPr>
            </w:r>
            <w:r w:rsidR="000A2261">
              <w:rPr>
                <w:noProof/>
                <w:webHidden/>
              </w:rPr>
              <w:fldChar w:fldCharType="separate"/>
            </w:r>
            <w:r w:rsidR="002D39FC">
              <w:rPr>
                <w:noProof/>
                <w:webHidden/>
              </w:rPr>
              <w:t>6</w:t>
            </w:r>
            <w:r w:rsidR="000A2261">
              <w:rPr>
                <w:noProof/>
                <w:webHidden/>
              </w:rPr>
              <w:fldChar w:fldCharType="end"/>
            </w:r>
          </w:hyperlink>
        </w:p>
        <w:p w14:paraId="62A6CEDD" w14:textId="0B6AE6DB" w:rsidR="000A2261" w:rsidRDefault="007F1822">
          <w:pPr>
            <w:pStyle w:val="TOC2"/>
            <w:tabs>
              <w:tab w:val="left" w:pos="880"/>
              <w:tab w:val="right" w:leader="dot" w:pos="9350"/>
            </w:tabs>
            <w:rPr>
              <w:rFonts w:asciiTheme="minorHAnsi" w:eastAsiaTheme="minorEastAsia" w:hAnsiTheme="minorHAnsi"/>
              <w:noProof/>
              <w:sz w:val="22"/>
            </w:rPr>
          </w:pPr>
          <w:hyperlink w:anchor="_Toc45031802" w:history="1">
            <w:r w:rsidR="000A2261" w:rsidRPr="006E076A">
              <w:rPr>
                <w:rStyle w:val="Hyperlink"/>
                <w:rFonts w:eastAsia="Verdana" w:cs="Verdana"/>
                <w:noProof/>
              </w:rPr>
              <w:t>5.3</w:t>
            </w:r>
            <w:r w:rsidR="000A2261">
              <w:rPr>
                <w:rFonts w:asciiTheme="minorHAnsi" w:eastAsiaTheme="minorEastAsia" w:hAnsiTheme="minorHAnsi"/>
                <w:noProof/>
                <w:sz w:val="22"/>
              </w:rPr>
              <w:tab/>
            </w:r>
            <w:r w:rsidR="000A2261" w:rsidRPr="006E076A">
              <w:rPr>
                <w:rStyle w:val="Hyperlink"/>
                <w:rFonts w:eastAsia="Verdana" w:cs="Verdana"/>
                <w:noProof/>
              </w:rPr>
              <w:t>basematerials name Attribute Mapping</w:t>
            </w:r>
            <w:r w:rsidR="000A2261">
              <w:rPr>
                <w:noProof/>
                <w:webHidden/>
              </w:rPr>
              <w:tab/>
            </w:r>
            <w:r w:rsidR="000A2261">
              <w:rPr>
                <w:noProof/>
                <w:webHidden/>
              </w:rPr>
              <w:fldChar w:fldCharType="begin"/>
            </w:r>
            <w:r w:rsidR="000A2261">
              <w:rPr>
                <w:noProof/>
                <w:webHidden/>
              </w:rPr>
              <w:instrText xml:space="preserve"> PAGEREF _Toc45031802 \h </w:instrText>
            </w:r>
            <w:r w:rsidR="000A2261">
              <w:rPr>
                <w:noProof/>
                <w:webHidden/>
              </w:rPr>
            </w:r>
            <w:r w:rsidR="000A2261">
              <w:rPr>
                <w:noProof/>
                <w:webHidden/>
              </w:rPr>
              <w:fldChar w:fldCharType="separate"/>
            </w:r>
            <w:r w:rsidR="002D39FC">
              <w:rPr>
                <w:noProof/>
                <w:webHidden/>
              </w:rPr>
              <w:t>7</w:t>
            </w:r>
            <w:r w:rsidR="000A2261">
              <w:rPr>
                <w:noProof/>
                <w:webHidden/>
              </w:rPr>
              <w:fldChar w:fldCharType="end"/>
            </w:r>
          </w:hyperlink>
        </w:p>
        <w:p w14:paraId="345AEB6C" w14:textId="38E9D3C1" w:rsidR="000A2261" w:rsidRDefault="007F1822">
          <w:pPr>
            <w:pStyle w:val="TOC1"/>
            <w:tabs>
              <w:tab w:val="left" w:pos="440"/>
              <w:tab w:val="right" w:leader="dot" w:pos="9350"/>
            </w:tabs>
            <w:rPr>
              <w:rFonts w:asciiTheme="minorHAnsi" w:eastAsiaTheme="minorEastAsia" w:hAnsiTheme="minorHAnsi"/>
              <w:noProof/>
              <w:sz w:val="22"/>
            </w:rPr>
          </w:pPr>
          <w:hyperlink w:anchor="_Toc45031803" w:history="1">
            <w:r w:rsidR="000A2261" w:rsidRPr="006E076A">
              <w:rPr>
                <w:rStyle w:val="Hyperlink"/>
                <w:noProof/>
              </w:rPr>
              <w:t>6</w:t>
            </w:r>
            <w:r w:rsidR="000A2261">
              <w:rPr>
                <w:rFonts w:asciiTheme="minorHAnsi" w:eastAsiaTheme="minorEastAsia" w:hAnsiTheme="minorHAnsi"/>
                <w:noProof/>
                <w:sz w:val="22"/>
              </w:rPr>
              <w:tab/>
            </w:r>
            <w:r w:rsidR="000A2261" w:rsidRPr="006E076A">
              <w:rPr>
                <w:rStyle w:val="Hyperlink"/>
                <w:noProof/>
              </w:rPr>
              <w:t>Test Case Definitions</w:t>
            </w:r>
            <w:r w:rsidR="000A2261">
              <w:rPr>
                <w:noProof/>
                <w:webHidden/>
              </w:rPr>
              <w:tab/>
            </w:r>
            <w:r w:rsidR="000A2261">
              <w:rPr>
                <w:noProof/>
                <w:webHidden/>
              </w:rPr>
              <w:fldChar w:fldCharType="begin"/>
            </w:r>
            <w:r w:rsidR="000A2261">
              <w:rPr>
                <w:noProof/>
                <w:webHidden/>
              </w:rPr>
              <w:instrText xml:space="preserve"> PAGEREF _Toc45031803 \h </w:instrText>
            </w:r>
            <w:r w:rsidR="000A2261">
              <w:rPr>
                <w:noProof/>
                <w:webHidden/>
              </w:rPr>
            </w:r>
            <w:r w:rsidR="000A2261">
              <w:rPr>
                <w:noProof/>
                <w:webHidden/>
              </w:rPr>
              <w:fldChar w:fldCharType="separate"/>
            </w:r>
            <w:r w:rsidR="002D39FC">
              <w:rPr>
                <w:noProof/>
                <w:webHidden/>
              </w:rPr>
              <w:t>8</w:t>
            </w:r>
            <w:r w:rsidR="000A2261">
              <w:rPr>
                <w:noProof/>
                <w:webHidden/>
              </w:rPr>
              <w:fldChar w:fldCharType="end"/>
            </w:r>
          </w:hyperlink>
        </w:p>
        <w:p w14:paraId="1F0660BC" w14:textId="670E3FEF" w:rsidR="000A2261" w:rsidRDefault="007F1822">
          <w:pPr>
            <w:pStyle w:val="TOC2"/>
            <w:tabs>
              <w:tab w:val="left" w:pos="880"/>
              <w:tab w:val="right" w:leader="dot" w:pos="9350"/>
            </w:tabs>
            <w:rPr>
              <w:rFonts w:asciiTheme="minorHAnsi" w:eastAsiaTheme="minorEastAsia" w:hAnsiTheme="minorHAnsi"/>
              <w:noProof/>
              <w:sz w:val="22"/>
            </w:rPr>
          </w:pPr>
          <w:hyperlink w:anchor="_Toc45031804" w:history="1">
            <w:r w:rsidR="000A2261" w:rsidRPr="006E076A">
              <w:rPr>
                <w:rStyle w:val="Hyperlink"/>
                <w:noProof/>
              </w:rPr>
              <w:t>6.1</w:t>
            </w:r>
            <w:r w:rsidR="000A2261">
              <w:rPr>
                <w:rFonts w:asciiTheme="minorHAnsi" w:eastAsiaTheme="minorEastAsia" w:hAnsiTheme="minorHAnsi"/>
                <w:noProof/>
                <w:sz w:val="22"/>
              </w:rPr>
              <w:tab/>
            </w:r>
            <w:r w:rsidR="000A2261" w:rsidRPr="006E076A">
              <w:rPr>
                <w:rStyle w:val="Hyperlink"/>
                <w:noProof/>
              </w:rPr>
              <w:t>Positive OPC Test Cases</w:t>
            </w:r>
            <w:r w:rsidR="000A2261">
              <w:rPr>
                <w:noProof/>
                <w:webHidden/>
              </w:rPr>
              <w:tab/>
            </w:r>
            <w:r w:rsidR="000A2261">
              <w:rPr>
                <w:noProof/>
                <w:webHidden/>
              </w:rPr>
              <w:fldChar w:fldCharType="begin"/>
            </w:r>
            <w:r w:rsidR="000A2261">
              <w:rPr>
                <w:noProof/>
                <w:webHidden/>
              </w:rPr>
              <w:instrText xml:space="preserve"> PAGEREF _Toc45031804 \h </w:instrText>
            </w:r>
            <w:r w:rsidR="000A2261">
              <w:rPr>
                <w:noProof/>
                <w:webHidden/>
              </w:rPr>
            </w:r>
            <w:r w:rsidR="000A2261">
              <w:rPr>
                <w:noProof/>
                <w:webHidden/>
              </w:rPr>
              <w:fldChar w:fldCharType="separate"/>
            </w:r>
            <w:r w:rsidR="002D39FC">
              <w:rPr>
                <w:noProof/>
                <w:webHidden/>
              </w:rPr>
              <w:t>8</w:t>
            </w:r>
            <w:r w:rsidR="000A2261">
              <w:rPr>
                <w:noProof/>
                <w:webHidden/>
              </w:rPr>
              <w:fldChar w:fldCharType="end"/>
            </w:r>
          </w:hyperlink>
        </w:p>
        <w:p w14:paraId="52B9BF3F" w14:textId="2A0F4764" w:rsidR="000A2261" w:rsidRDefault="007F1822">
          <w:pPr>
            <w:pStyle w:val="TOC2"/>
            <w:tabs>
              <w:tab w:val="left" w:pos="880"/>
              <w:tab w:val="right" w:leader="dot" w:pos="9350"/>
            </w:tabs>
            <w:rPr>
              <w:rFonts w:asciiTheme="minorHAnsi" w:eastAsiaTheme="minorEastAsia" w:hAnsiTheme="minorHAnsi"/>
              <w:noProof/>
              <w:sz w:val="22"/>
            </w:rPr>
          </w:pPr>
          <w:hyperlink w:anchor="_Toc45031805" w:history="1">
            <w:r w:rsidR="000A2261" w:rsidRPr="006E076A">
              <w:rPr>
                <w:rStyle w:val="Hyperlink"/>
                <w:iCs/>
                <w:noProof/>
              </w:rPr>
              <w:t>6.2</w:t>
            </w:r>
            <w:r w:rsidR="000A2261">
              <w:rPr>
                <w:rFonts w:asciiTheme="minorHAnsi" w:eastAsiaTheme="minorEastAsia" w:hAnsiTheme="minorHAnsi"/>
                <w:noProof/>
                <w:sz w:val="22"/>
              </w:rPr>
              <w:tab/>
            </w:r>
            <w:r w:rsidR="000A2261" w:rsidRPr="006E076A">
              <w:rPr>
                <w:rStyle w:val="Hyperlink"/>
                <w:noProof/>
              </w:rPr>
              <w:t>Negative OPC Test Cases</w:t>
            </w:r>
            <w:r w:rsidR="000A2261">
              <w:rPr>
                <w:noProof/>
                <w:webHidden/>
              </w:rPr>
              <w:tab/>
            </w:r>
            <w:r w:rsidR="000A2261">
              <w:rPr>
                <w:noProof/>
                <w:webHidden/>
              </w:rPr>
              <w:fldChar w:fldCharType="begin"/>
            </w:r>
            <w:r w:rsidR="000A2261">
              <w:rPr>
                <w:noProof/>
                <w:webHidden/>
              </w:rPr>
              <w:instrText xml:space="preserve"> PAGEREF _Toc45031805 \h </w:instrText>
            </w:r>
            <w:r w:rsidR="000A2261">
              <w:rPr>
                <w:noProof/>
                <w:webHidden/>
              </w:rPr>
            </w:r>
            <w:r w:rsidR="000A2261">
              <w:rPr>
                <w:noProof/>
                <w:webHidden/>
              </w:rPr>
              <w:fldChar w:fldCharType="separate"/>
            </w:r>
            <w:r w:rsidR="002D39FC">
              <w:rPr>
                <w:noProof/>
                <w:webHidden/>
              </w:rPr>
              <w:t>10</w:t>
            </w:r>
            <w:r w:rsidR="000A2261">
              <w:rPr>
                <w:noProof/>
                <w:webHidden/>
              </w:rPr>
              <w:fldChar w:fldCharType="end"/>
            </w:r>
          </w:hyperlink>
        </w:p>
        <w:p w14:paraId="3AEAC182" w14:textId="5841AFA0" w:rsidR="000A2261" w:rsidRDefault="007F1822">
          <w:pPr>
            <w:pStyle w:val="TOC2"/>
            <w:tabs>
              <w:tab w:val="left" w:pos="880"/>
              <w:tab w:val="right" w:leader="dot" w:pos="9350"/>
            </w:tabs>
            <w:rPr>
              <w:rFonts w:asciiTheme="minorHAnsi" w:eastAsiaTheme="minorEastAsia" w:hAnsiTheme="minorHAnsi"/>
              <w:noProof/>
              <w:sz w:val="22"/>
            </w:rPr>
          </w:pPr>
          <w:hyperlink w:anchor="_Toc45031806" w:history="1">
            <w:r w:rsidR="000A2261" w:rsidRPr="006E076A">
              <w:rPr>
                <w:rStyle w:val="Hyperlink"/>
                <w:iCs/>
                <w:noProof/>
              </w:rPr>
              <w:t>6.3</w:t>
            </w:r>
            <w:r w:rsidR="000A2261">
              <w:rPr>
                <w:rFonts w:asciiTheme="minorHAnsi" w:eastAsiaTheme="minorEastAsia" w:hAnsiTheme="minorHAnsi"/>
                <w:noProof/>
                <w:sz w:val="22"/>
              </w:rPr>
              <w:tab/>
            </w:r>
            <w:r w:rsidR="000A2261" w:rsidRPr="006E076A">
              <w:rPr>
                <w:rStyle w:val="Hyperlink"/>
                <w:noProof/>
              </w:rPr>
              <w:t>Positive 3MF Core Test Cases</w:t>
            </w:r>
            <w:r w:rsidR="000A2261">
              <w:rPr>
                <w:noProof/>
                <w:webHidden/>
              </w:rPr>
              <w:tab/>
            </w:r>
            <w:r w:rsidR="000A2261">
              <w:rPr>
                <w:noProof/>
                <w:webHidden/>
              </w:rPr>
              <w:fldChar w:fldCharType="begin"/>
            </w:r>
            <w:r w:rsidR="000A2261">
              <w:rPr>
                <w:noProof/>
                <w:webHidden/>
              </w:rPr>
              <w:instrText xml:space="preserve"> PAGEREF _Toc45031806 \h </w:instrText>
            </w:r>
            <w:r w:rsidR="000A2261">
              <w:rPr>
                <w:noProof/>
                <w:webHidden/>
              </w:rPr>
            </w:r>
            <w:r w:rsidR="000A2261">
              <w:rPr>
                <w:noProof/>
                <w:webHidden/>
              </w:rPr>
              <w:fldChar w:fldCharType="separate"/>
            </w:r>
            <w:r w:rsidR="002D39FC">
              <w:rPr>
                <w:noProof/>
                <w:webHidden/>
              </w:rPr>
              <w:t>12</w:t>
            </w:r>
            <w:r w:rsidR="000A2261">
              <w:rPr>
                <w:noProof/>
                <w:webHidden/>
              </w:rPr>
              <w:fldChar w:fldCharType="end"/>
            </w:r>
          </w:hyperlink>
        </w:p>
        <w:p w14:paraId="5B0E6819" w14:textId="4B6A4F3A" w:rsidR="000A2261" w:rsidRDefault="007F1822">
          <w:pPr>
            <w:pStyle w:val="TOC2"/>
            <w:tabs>
              <w:tab w:val="left" w:pos="880"/>
              <w:tab w:val="right" w:leader="dot" w:pos="9350"/>
            </w:tabs>
            <w:rPr>
              <w:rFonts w:asciiTheme="minorHAnsi" w:eastAsiaTheme="minorEastAsia" w:hAnsiTheme="minorHAnsi"/>
              <w:noProof/>
              <w:sz w:val="22"/>
            </w:rPr>
          </w:pPr>
          <w:hyperlink w:anchor="_Toc45031807" w:history="1">
            <w:r w:rsidR="000A2261" w:rsidRPr="006E076A">
              <w:rPr>
                <w:rStyle w:val="Hyperlink"/>
                <w:i/>
                <w:iCs/>
                <w:noProof/>
              </w:rPr>
              <w:t>6.4</w:t>
            </w:r>
            <w:r w:rsidR="000A2261">
              <w:rPr>
                <w:rFonts w:asciiTheme="minorHAnsi" w:eastAsiaTheme="minorEastAsia" w:hAnsiTheme="minorHAnsi"/>
                <w:noProof/>
                <w:sz w:val="22"/>
              </w:rPr>
              <w:tab/>
            </w:r>
            <w:r w:rsidR="000A2261" w:rsidRPr="006E076A">
              <w:rPr>
                <w:rStyle w:val="Hyperlink"/>
                <w:noProof/>
              </w:rPr>
              <w:t>Negative 3MF Core Test Cases</w:t>
            </w:r>
            <w:r w:rsidR="000A2261">
              <w:rPr>
                <w:noProof/>
                <w:webHidden/>
              </w:rPr>
              <w:tab/>
            </w:r>
            <w:r w:rsidR="000A2261">
              <w:rPr>
                <w:noProof/>
                <w:webHidden/>
              </w:rPr>
              <w:fldChar w:fldCharType="begin"/>
            </w:r>
            <w:r w:rsidR="000A2261">
              <w:rPr>
                <w:noProof/>
                <w:webHidden/>
              </w:rPr>
              <w:instrText xml:space="preserve"> PAGEREF _Toc45031807 \h </w:instrText>
            </w:r>
            <w:r w:rsidR="000A2261">
              <w:rPr>
                <w:noProof/>
                <w:webHidden/>
              </w:rPr>
            </w:r>
            <w:r w:rsidR="000A2261">
              <w:rPr>
                <w:noProof/>
                <w:webHidden/>
              </w:rPr>
              <w:fldChar w:fldCharType="separate"/>
            </w:r>
            <w:r w:rsidR="002D39FC">
              <w:rPr>
                <w:noProof/>
                <w:webHidden/>
              </w:rPr>
              <w:t>23</w:t>
            </w:r>
            <w:r w:rsidR="000A2261">
              <w:rPr>
                <w:noProof/>
                <w:webHidden/>
              </w:rPr>
              <w:fldChar w:fldCharType="end"/>
            </w:r>
          </w:hyperlink>
        </w:p>
        <w:p w14:paraId="52BC790C" w14:textId="49A2D5CC" w:rsidR="000A2261" w:rsidRDefault="007F1822">
          <w:pPr>
            <w:pStyle w:val="TOC2"/>
            <w:tabs>
              <w:tab w:val="left" w:pos="880"/>
              <w:tab w:val="right" w:leader="dot" w:pos="9350"/>
            </w:tabs>
            <w:rPr>
              <w:rFonts w:asciiTheme="minorHAnsi" w:eastAsiaTheme="minorEastAsia" w:hAnsiTheme="minorHAnsi"/>
              <w:noProof/>
              <w:sz w:val="22"/>
            </w:rPr>
          </w:pPr>
          <w:hyperlink w:anchor="_Toc45031808" w:history="1">
            <w:r w:rsidR="000A2261" w:rsidRPr="006E076A">
              <w:rPr>
                <w:rStyle w:val="Hyperlink"/>
                <w:noProof/>
              </w:rPr>
              <w:t>6.5</w:t>
            </w:r>
            <w:r w:rsidR="000A2261">
              <w:rPr>
                <w:rFonts w:asciiTheme="minorHAnsi" w:eastAsiaTheme="minorEastAsia" w:hAnsiTheme="minorHAnsi"/>
                <w:noProof/>
                <w:sz w:val="22"/>
              </w:rPr>
              <w:tab/>
            </w:r>
            <w:r w:rsidR="000A2261" w:rsidRPr="006E076A">
              <w:rPr>
                <w:rStyle w:val="Hyperlink"/>
                <w:noProof/>
              </w:rPr>
              <w:t>Positive 3MF Material Extension Test Cases</w:t>
            </w:r>
            <w:r w:rsidR="000A2261">
              <w:rPr>
                <w:noProof/>
                <w:webHidden/>
              </w:rPr>
              <w:tab/>
            </w:r>
            <w:r w:rsidR="000A2261">
              <w:rPr>
                <w:noProof/>
                <w:webHidden/>
              </w:rPr>
              <w:fldChar w:fldCharType="begin"/>
            </w:r>
            <w:r w:rsidR="000A2261">
              <w:rPr>
                <w:noProof/>
                <w:webHidden/>
              </w:rPr>
              <w:instrText xml:space="preserve"> PAGEREF _Toc45031808 \h </w:instrText>
            </w:r>
            <w:r w:rsidR="000A2261">
              <w:rPr>
                <w:noProof/>
                <w:webHidden/>
              </w:rPr>
            </w:r>
            <w:r w:rsidR="000A2261">
              <w:rPr>
                <w:noProof/>
                <w:webHidden/>
              </w:rPr>
              <w:fldChar w:fldCharType="separate"/>
            </w:r>
            <w:r w:rsidR="002D39FC">
              <w:rPr>
                <w:noProof/>
                <w:webHidden/>
              </w:rPr>
              <w:t>31</w:t>
            </w:r>
            <w:r w:rsidR="000A2261">
              <w:rPr>
                <w:noProof/>
                <w:webHidden/>
              </w:rPr>
              <w:fldChar w:fldCharType="end"/>
            </w:r>
          </w:hyperlink>
        </w:p>
        <w:p w14:paraId="237CA5C4" w14:textId="5F83117B" w:rsidR="000A2261" w:rsidRDefault="007F1822">
          <w:pPr>
            <w:pStyle w:val="TOC2"/>
            <w:tabs>
              <w:tab w:val="left" w:pos="880"/>
              <w:tab w:val="right" w:leader="dot" w:pos="9350"/>
            </w:tabs>
            <w:rPr>
              <w:rFonts w:asciiTheme="minorHAnsi" w:eastAsiaTheme="minorEastAsia" w:hAnsiTheme="minorHAnsi"/>
              <w:noProof/>
              <w:sz w:val="22"/>
            </w:rPr>
          </w:pPr>
          <w:hyperlink w:anchor="_Toc45031809" w:history="1">
            <w:r w:rsidR="000A2261" w:rsidRPr="006E076A">
              <w:rPr>
                <w:rStyle w:val="Hyperlink"/>
                <w:noProof/>
              </w:rPr>
              <w:t>6.6</w:t>
            </w:r>
            <w:r w:rsidR="000A2261">
              <w:rPr>
                <w:rFonts w:asciiTheme="minorHAnsi" w:eastAsiaTheme="minorEastAsia" w:hAnsiTheme="minorHAnsi"/>
                <w:noProof/>
                <w:sz w:val="22"/>
              </w:rPr>
              <w:tab/>
            </w:r>
            <w:r w:rsidR="000A2261" w:rsidRPr="006E076A">
              <w:rPr>
                <w:rStyle w:val="Hyperlink"/>
                <w:noProof/>
              </w:rPr>
              <w:t>Negative Material Extension Test Cases</w:t>
            </w:r>
            <w:r w:rsidR="000A2261">
              <w:rPr>
                <w:noProof/>
                <w:webHidden/>
              </w:rPr>
              <w:tab/>
            </w:r>
            <w:r w:rsidR="000A2261">
              <w:rPr>
                <w:noProof/>
                <w:webHidden/>
              </w:rPr>
              <w:fldChar w:fldCharType="begin"/>
            </w:r>
            <w:r w:rsidR="000A2261">
              <w:rPr>
                <w:noProof/>
                <w:webHidden/>
              </w:rPr>
              <w:instrText xml:space="preserve"> PAGEREF _Toc45031809 \h </w:instrText>
            </w:r>
            <w:r w:rsidR="000A2261">
              <w:rPr>
                <w:noProof/>
                <w:webHidden/>
              </w:rPr>
            </w:r>
            <w:r w:rsidR="000A2261">
              <w:rPr>
                <w:noProof/>
                <w:webHidden/>
              </w:rPr>
              <w:fldChar w:fldCharType="separate"/>
            </w:r>
            <w:r w:rsidR="002D39FC">
              <w:rPr>
                <w:noProof/>
                <w:webHidden/>
              </w:rPr>
              <w:t>50</w:t>
            </w:r>
            <w:r w:rsidR="000A2261">
              <w:rPr>
                <w:noProof/>
                <w:webHidden/>
              </w:rPr>
              <w:fldChar w:fldCharType="end"/>
            </w:r>
          </w:hyperlink>
        </w:p>
        <w:p w14:paraId="7FF012F6" w14:textId="0E2FBE7D" w:rsidR="000A2261" w:rsidRDefault="007F1822">
          <w:pPr>
            <w:pStyle w:val="TOC2"/>
            <w:tabs>
              <w:tab w:val="left" w:pos="880"/>
              <w:tab w:val="right" w:leader="dot" w:pos="9350"/>
            </w:tabs>
            <w:rPr>
              <w:rFonts w:asciiTheme="minorHAnsi" w:eastAsiaTheme="minorEastAsia" w:hAnsiTheme="minorHAnsi"/>
              <w:noProof/>
              <w:sz w:val="22"/>
            </w:rPr>
          </w:pPr>
          <w:hyperlink w:anchor="_Toc45031810" w:history="1">
            <w:r w:rsidR="000A2261" w:rsidRPr="006E076A">
              <w:rPr>
                <w:rStyle w:val="Hyperlink"/>
                <w:i/>
                <w:iCs/>
                <w:noProof/>
              </w:rPr>
              <w:t>6.7</w:t>
            </w:r>
            <w:r w:rsidR="000A2261">
              <w:rPr>
                <w:rFonts w:asciiTheme="minorHAnsi" w:eastAsiaTheme="minorEastAsia" w:hAnsiTheme="minorHAnsi"/>
                <w:noProof/>
                <w:sz w:val="22"/>
              </w:rPr>
              <w:tab/>
            </w:r>
            <w:r w:rsidR="000A2261" w:rsidRPr="006E076A">
              <w:rPr>
                <w:rStyle w:val="Hyperlink"/>
                <w:noProof/>
              </w:rPr>
              <w:t>Positive Production Extension Test Cases</w:t>
            </w:r>
            <w:r w:rsidR="000A2261">
              <w:rPr>
                <w:noProof/>
                <w:webHidden/>
              </w:rPr>
              <w:tab/>
            </w:r>
            <w:r w:rsidR="000A2261">
              <w:rPr>
                <w:noProof/>
                <w:webHidden/>
              </w:rPr>
              <w:fldChar w:fldCharType="begin"/>
            </w:r>
            <w:r w:rsidR="000A2261">
              <w:rPr>
                <w:noProof/>
                <w:webHidden/>
              </w:rPr>
              <w:instrText xml:space="preserve"> PAGEREF _Toc45031810 \h </w:instrText>
            </w:r>
            <w:r w:rsidR="000A2261">
              <w:rPr>
                <w:noProof/>
                <w:webHidden/>
              </w:rPr>
            </w:r>
            <w:r w:rsidR="000A2261">
              <w:rPr>
                <w:noProof/>
                <w:webHidden/>
              </w:rPr>
              <w:fldChar w:fldCharType="separate"/>
            </w:r>
            <w:r w:rsidR="002D39FC">
              <w:rPr>
                <w:noProof/>
                <w:webHidden/>
              </w:rPr>
              <w:t>53</w:t>
            </w:r>
            <w:r w:rsidR="000A2261">
              <w:rPr>
                <w:noProof/>
                <w:webHidden/>
              </w:rPr>
              <w:fldChar w:fldCharType="end"/>
            </w:r>
          </w:hyperlink>
        </w:p>
        <w:p w14:paraId="38146180" w14:textId="44EF374B" w:rsidR="000A2261" w:rsidRDefault="007F1822">
          <w:pPr>
            <w:pStyle w:val="TOC2"/>
            <w:tabs>
              <w:tab w:val="left" w:pos="880"/>
              <w:tab w:val="right" w:leader="dot" w:pos="9350"/>
            </w:tabs>
            <w:rPr>
              <w:rFonts w:asciiTheme="minorHAnsi" w:eastAsiaTheme="minorEastAsia" w:hAnsiTheme="minorHAnsi"/>
              <w:noProof/>
              <w:sz w:val="22"/>
            </w:rPr>
          </w:pPr>
          <w:hyperlink w:anchor="_Toc45031811" w:history="1">
            <w:r w:rsidR="000A2261" w:rsidRPr="006E076A">
              <w:rPr>
                <w:rStyle w:val="Hyperlink"/>
                <w:noProof/>
              </w:rPr>
              <w:t>6.8</w:t>
            </w:r>
            <w:r w:rsidR="000A2261">
              <w:rPr>
                <w:rFonts w:asciiTheme="minorHAnsi" w:eastAsiaTheme="minorEastAsia" w:hAnsiTheme="minorHAnsi"/>
                <w:noProof/>
                <w:sz w:val="22"/>
              </w:rPr>
              <w:tab/>
            </w:r>
            <w:r w:rsidR="000A2261" w:rsidRPr="006E076A">
              <w:rPr>
                <w:rStyle w:val="Hyperlink"/>
                <w:noProof/>
              </w:rPr>
              <w:t>Negative Production Extension Test Cases</w:t>
            </w:r>
            <w:r w:rsidR="000A2261">
              <w:rPr>
                <w:noProof/>
                <w:webHidden/>
              </w:rPr>
              <w:tab/>
            </w:r>
            <w:r w:rsidR="000A2261">
              <w:rPr>
                <w:noProof/>
                <w:webHidden/>
              </w:rPr>
              <w:fldChar w:fldCharType="begin"/>
            </w:r>
            <w:r w:rsidR="000A2261">
              <w:rPr>
                <w:noProof/>
                <w:webHidden/>
              </w:rPr>
              <w:instrText xml:space="preserve"> PAGEREF _Toc45031811 \h </w:instrText>
            </w:r>
            <w:r w:rsidR="000A2261">
              <w:rPr>
                <w:noProof/>
                <w:webHidden/>
              </w:rPr>
            </w:r>
            <w:r w:rsidR="000A2261">
              <w:rPr>
                <w:noProof/>
                <w:webHidden/>
              </w:rPr>
              <w:fldChar w:fldCharType="separate"/>
            </w:r>
            <w:r w:rsidR="002D39FC">
              <w:rPr>
                <w:noProof/>
                <w:webHidden/>
              </w:rPr>
              <w:t>59</w:t>
            </w:r>
            <w:r w:rsidR="000A2261">
              <w:rPr>
                <w:noProof/>
                <w:webHidden/>
              </w:rPr>
              <w:fldChar w:fldCharType="end"/>
            </w:r>
          </w:hyperlink>
        </w:p>
        <w:p w14:paraId="00ED4857" w14:textId="487FC07F" w:rsidR="000A2261" w:rsidRDefault="007F1822">
          <w:pPr>
            <w:pStyle w:val="TOC2"/>
            <w:tabs>
              <w:tab w:val="left" w:pos="880"/>
              <w:tab w:val="right" w:leader="dot" w:pos="9350"/>
            </w:tabs>
            <w:rPr>
              <w:rFonts w:asciiTheme="minorHAnsi" w:eastAsiaTheme="minorEastAsia" w:hAnsiTheme="minorHAnsi"/>
              <w:noProof/>
              <w:sz w:val="22"/>
            </w:rPr>
          </w:pPr>
          <w:hyperlink w:anchor="_Toc45031812" w:history="1">
            <w:r w:rsidR="000A2261" w:rsidRPr="006E076A">
              <w:rPr>
                <w:rStyle w:val="Hyperlink"/>
                <w:noProof/>
              </w:rPr>
              <w:t>6.9</w:t>
            </w:r>
            <w:r w:rsidR="000A2261">
              <w:rPr>
                <w:rFonts w:asciiTheme="minorHAnsi" w:eastAsiaTheme="minorEastAsia" w:hAnsiTheme="minorHAnsi"/>
                <w:noProof/>
                <w:sz w:val="22"/>
              </w:rPr>
              <w:tab/>
            </w:r>
            <w:r w:rsidR="000A2261" w:rsidRPr="006E076A">
              <w:rPr>
                <w:rStyle w:val="Hyperlink"/>
                <w:noProof/>
              </w:rPr>
              <w:t>Miscellaneous 3MF Test Cases</w:t>
            </w:r>
            <w:r w:rsidR="000A2261">
              <w:rPr>
                <w:noProof/>
                <w:webHidden/>
              </w:rPr>
              <w:tab/>
            </w:r>
            <w:r w:rsidR="000A2261">
              <w:rPr>
                <w:noProof/>
                <w:webHidden/>
              </w:rPr>
              <w:fldChar w:fldCharType="begin"/>
            </w:r>
            <w:r w:rsidR="000A2261">
              <w:rPr>
                <w:noProof/>
                <w:webHidden/>
              </w:rPr>
              <w:instrText xml:space="preserve"> PAGEREF _Toc45031812 \h </w:instrText>
            </w:r>
            <w:r w:rsidR="000A2261">
              <w:rPr>
                <w:noProof/>
                <w:webHidden/>
              </w:rPr>
            </w:r>
            <w:r w:rsidR="000A2261">
              <w:rPr>
                <w:noProof/>
                <w:webHidden/>
              </w:rPr>
              <w:fldChar w:fldCharType="separate"/>
            </w:r>
            <w:r w:rsidR="002D39FC">
              <w:rPr>
                <w:noProof/>
                <w:webHidden/>
              </w:rPr>
              <w:t>61</w:t>
            </w:r>
            <w:r w:rsidR="000A2261">
              <w:rPr>
                <w:noProof/>
                <w:webHidden/>
              </w:rPr>
              <w:fldChar w:fldCharType="end"/>
            </w:r>
          </w:hyperlink>
        </w:p>
        <w:p w14:paraId="29FCE71B" w14:textId="2C019F1A" w:rsidR="000A2261" w:rsidRDefault="007F1822">
          <w:pPr>
            <w:pStyle w:val="TOC2"/>
            <w:tabs>
              <w:tab w:val="left" w:pos="1100"/>
              <w:tab w:val="right" w:leader="dot" w:pos="9350"/>
            </w:tabs>
            <w:rPr>
              <w:rFonts w:asciiTheme="minorHAnsi" w:eastAsiaTheme="minorEastAsia" w:hAnsiTheme="minorHAnsi"/>
              <w:noProof/>
              <w:sz w:val="22"/>
            </w:rPr>
          </w:pPr>
          <w:hyperlink w:anchor="_Toc45031813" w:history="1">
            <w:r w:rsidR="000A2261" w:rsidRPr="006E076A">
              <w:rPr>
                <w:rStyle w:val="Hyperlink"/>
                <w:noProof/>
              </w:rPr>
              <w:t>6.10</w:t>
            </w:r>
            <w:r w:rsidR="000A2261">
              <w:rPr>
                <w:rFonts w:asciiTheme="minorHAnsi" w:eastAsiaTheme="minorEastAsia" w:hAnsiTheme="minorHAnsi"/>
                <w:noProof/>
                <w:sz w:val="22"/>
              </w:rPr>
              <w:tab/>
            </w:r>
            <w:r w:rsidR="000A2261" w:rsidRPr="006E076A">
              <w:rPr>
                <w:rStyle w:val="Hyperlink"/>
                <w:noProof/>
              </w:rPr>
              <w:t>Positive 3MF Slice Extension Test Cases</w:t>
            </w:r>
            <w:r w:rsidR="000A2261">
              <w:rPr>
                <w:noProof/>
                <w:webHidden/>
              </w:rPr>
              <w:tab/>
            </w:r>
            <w:r w:rsidR="000A2261">
              <w:rPr>
                <w:noProof/>
                <w:webHidden/>
              </w:rPr>
              <w:fldChar w:fldCharType="begin"/>
            </w:r>
            <w:r w:rsidR="000A2261">
              <w:rPr>
                <w:noProof/>
                <w:webHidden/>
              </w:rPr>
              <w:instrText xml:space="preserve"> PAGEREF _Toc45031813 \h </w:instrText>
            </w:r>
            <w:r w:rsidR="000A2261">
              <w:rPr>
                <w:noProof/>
                <w:webHidden/>
              </w:rPr>
            </w:r>
            <w:r w:rsidR="000A2261">
              <w:rPr>
                <w:noProof/>
                <w:webHidden/>
              </w:rPr>
              <w:fldChar w:fldCharType="separate"/>
            </w:r>
            <w:r w:rsidR="002D39FC">
              <w:rPr>
                <w:noProof/>
                <w:webHidden/>
              </w:rPr>
              <w:t>67</w:t>
            </w:r>
            <w:r w:rsidR="000A2261">
              <w:rPr>
                <w:noProof/>
                <w:webHidden/>
              </w:rPr>
              <w:fldChar w:fldCharType="end"/>
            </w:r>
          </w:hyperlink>
        </w:p>
        <w:p w14:paraId="663AC4CF" w14:textId="48EBAD56" w:rsidR="000A2261" w:rsidRDefault="007F1822">
          <w:pPr>
            <w:pStyle w:val="TOC2"/>
            <w:tabs>
              <w:tab w:val="left" w:pos="1100"/>
              <w:tab w:val="right" w:leader="dot" w:pos="9350"/>
            </w:tabs>
            <w:rPr>
              <w:rFonts w:asciiTheme="minorHAnsi" w:eastAsiaTheme="minorEastAsia" w:hAnsiTheme="minorHAnsi"/>
              <w:noProof/>
              <w:sz w:val="22"/>
            </w:rPr>
          </w:pPr>
          <w:hyperlink w:anchor="_Toc45031814" w:history="1">
            <w:r w:rsidR="000A2261" w:rsidRPr="006E076A">
              <w:rPr>
                <w:rStyle w:val="Hyperlink"/>
                <w:i/>
                <w:iCs/>
                <w:noProof/>
              </w:rPr>
              <w:t>6.11</w:t>
            </w:r>
            <w:r w:rsidR="000A2261">
              <w:rPr>
                <w:rFonts w:asciiTheme="minorHAnsi" w:eastAsiaTheme="minorEastAsia" w:hAnsiTheme="minorHAnsi"/>
                <w:noProof/>
                <w:sz w:val="22"/>
              </w:rPr>
              <w:tab/>
            </w:r>
            <w:r w:rsidR="000A2261" w:rsidRPr="006E076A">
              <w:rPr>
                <w:rStyle w:val="Hyperlink"/>
                <w:noProof/>
              </w:rPr>
              <w:t>Negative Slice Extension Test Cases</w:t>
            </w:r>
            <w:r w:rsidR="000A2261">
              <w:rPr>
                <w:noProof/>
                <w:webHidden/>
              </w:rPr>
              <w:tab/>
            </w:r>
            <w:r w:rsidR="000A2261">
              <w:rPr>
                <w:noProof/>
                <w:webHidden/>
              </w:rPr>
              <w:fldChar w:fldCharType="begin"/>
            </w:r>
            <w:r w:rsidR="000A2261">
              <w:rPr>
                <w:noProof/>
                <w:webHidden/>
              </w:rPr>
              <w:instrText xml:space="preserve"> PAGEREF _Toc45031814 \h </w:instrText>
            </w:r>
            <w:r w:rsidR="000A2261">
              <w:rPr>
                <w:noProof/>
                <w:webHidden/>
              </w:rPr>
            </w:r>
            <w:r w:rsidR="000A2261">
              <w:rPr>
                <w:noProof/>
                <w:webHidden/>
              </w:rPr>
              <w:fldChar w:fldCharType="separate"/>
            </w:r>
            <w:r w:rsidR="002D39FC">
              <w:rPr>
                <w:noProof/>
                <w:webHidden/>
              </w:rPr>
              <w:t>73</w:t>
            </w:r>
            <w:r w:rsidR="000A2261">
              <w:rPr>
                <w:noProof/>
                <w:webHidden/>
              </w:rPr>
              <w:fldChar w:fldCharType="end"/>
            </w:r>
          </w:hyperlink>
        </w:p>
        <w:p w14:paraId="779D21E9" w14:textId="1721C1FA" w:rsidR="000A2261" w:rsidRDefault="007F1822">
          <w:pPr>
            <w:pStyle w:val="TOC2"/>
            <w:tabs>
              <w:tab w:val="left" w:pos="1100"/>
              <w:tab w:val="right" w:leader="dot" w:pos="9350"/>
            </w:tabs>
            <w:rPr>
              <w:rFonts w:asciiTheme="minorHAnsi" w:eastAsiaTheme="minorEastAsia" w:hAnsiTheme="minorHAnsi"/>
              <w:noProof/>
              <w:sz w:val="22"/>
            </w:rPr>
          </w:pPr>
          <w:hyperlink w:anchor="_Toc45031815" w:history="1">
            <w:r w:rsidR="000A2261" w:rsidRPr="006E076A">
              <w:rPr>
                <w:rStyle w:val="Hyperlink"/>
                <w:i/>
                <w:iCs/>
                <w:noProof/>
              </w:rPr>
              <w:t>6.12</w:t>
            </w:r>
            <w:r w:rsidR="000A2261">
              <w:rPr>
                <w:rFonts w:asciiTheme="minorHAnsi" w:eastAsiaTheme="minorEastAsia" w:hAnsiTheme="minorHAnsi"/>
                <w:noProof/>
                <w:sz w:val="22"/>
              </w:rPr>
              <w:tab/>
            </w:r>
            <w:r w:rsidR="000A2261" w:rsidRPr="006E076A">
              <w:rPr>
                <w:rStyle w:val="Hyperlink"/>
                <w:noProof/>
              </w:rPr>
              <w:t>Positive Beam Lattice Extension Test Cases</w:t>
            </w:r>
            <w:r w:rsidR="000A2261">
              <w:rPr>
                <w:noProof/>
                <w:webHidden/>
              </w:rPr>
              <w:tab/>
            </w:r>
            <w:r w:rsidR="000A2261">
              <w:rPr>
                <w:noProof/>
                <w:webHidden/>
              </w:rPr>
              <w:fldChar w:fldCharType="begin"/>
            </w:r>
            <w:r w:rsidR="000A2261">
              <w:rPr>
                <w:noProof/>
                <w:webHidden/>
              </w:rPr>
              <w:instrText xml:space="preserve"> PAGEREF _Toc45031815 \h </w:instrText>
            </w:r>
            <w:r w:rsidR="000A2261">
              <w:rPr>
                <w:noProof/>
                <w:webHidden/>
              </w:rPr>
            </w:r>
            <w:r w:rsidR="000A2261">
              <w:rPr>
                <w:noProof/>
                <w:webHidden/>
              </w:rPr>
              <w:fldChar w:fldCharType="separate"/>
            </w:r>
            <w:r w:rsidR="002D39FC">
              <w:rPr>
                <w:noProof/>
                <w:webHidden/>
              </w:rPr>
              <w:t>75</w:t>
            </w:r>
            <w:r w:rsidR="000A2261">
              <w:rPr>
                <w:noProof/>
                <w:webHidden/>
              </w:rPr>
              <w:fldChar w:fldCharType="end"/>
            </w:r>
          </w:hyperlink>
        </w:p>
        <w:p w14:paraId="622ACE98" w14:textId="0581DE25" w:rsidR="000A2261" w:rsidRDefault="007F1822">
          <w:pPr>
            <w:pStyle w:val="TOC2"/>
            <w:tabs>
              <w:tab w:val="left" w:pos="1100"/>
              <w:tab w:val="right" w:leader="dot" w:pos="9350"/>
            </w:tabs>
            <w:rPr>
              <w:rFonts w:asciiTheme="minorHAnsi" w:eastAsiaTheme="minorEastAsia" w:hAnsiTheme="minorHAnsi"/>
              <w:noProof/>
              <w:sz w:val="22"/>
            </w:rPr>
          </w:pPr>
          <w:hyperlink w:anchor="_Toc45031816" w:history="1">
            <w:r w:rsidR="000A2261" w:rsidRPr="006E076A">
              <w:rPr>
                <w:rStyle w:val="Hyperlink"/>
                <w:i/>
                <w:iCs/>
                <w:noProof/>
              </w:rPr>
              <w:t>6.13</w:t>
            </w:r>
            <w:r w:rsidR="000A2261">
              <w:rPr>
                <w:rFonts w:asciiTheme="minorHAnsi" w:eastAsiaTheme="minorEastAsia" w:hAnsiTheme="minorHAnsi"/>
                <w:noProof/>
                <w:sz w:val="22"/>
              </w:rPr>
              <w:tab/>
            </w:r>
            <w:r w:rsidR="000A2261" w:rsidRPr="006E076A">
              <w:rPr>
                <w:rStyle w:val="Hyperlink"/>
                <w:noProof/>
              </w:rPr>
              <w:t>Negative Beam Lattice Extension Test Cases</w:t>
            </w:r>
            <w:r w:rsidR="000A2261">
              <w:rPr>
                <w:noProof/>
                <w:webHidden/>
              </w:rPr>
              <w:tab/>
            </w:r>
            <w:r w:rsidR="000A2261">
              <w:rPr>
                <w:noProof/>
                <w:webHidden/>
              </w:rPr>
              <w:fldChar w:fldCharType="begin"/>
            </w:r>
            <w:r w:rsidR="000A2261">
              <w:rPr>
                <w:noProof/>
                <w:webHidden/>
              </w:rPr>
              <w:instrText xml:space="preserve"> PAGEREF _Toc45031816 \h </w:instrText>
            </w:r>
            <w:r w:rsidR="000A2261">
              <w:rPr>
                <w:noProof/>
                <w:webHidden/>
              </w:rPr>
            </w:r>
            <w:r w:rsidR="000A2261">
              <w:rPr>
                <w:noProof/>
                <w:webHidden/>
              </w:rPr>
              <w:fldChar w:fldCharType="separate"/>
            </w:r>
            <w:r w:rsidR="002D39FC">
              <w:rPr>
                <w:noProof/>
                <w:webHidden/>
              </w:rPr>
              <w:t>84</w:t>
            </w:r>
            <w:r w:rsidR="000A2261">
              <w:rPr>
                <w:noProof/>
                <w:webHidden/>
              </w:rPr>
              <w:fldChar w:fldCharType="end"/>
            </w:r>
          </w:hyperlink>
        </w:p>
        <w:p w14:paraId="1F448D3D" w14:textId="79BFB59D" w:rsidR="000A2261" w:rsidRDefault="007F1822">
          <w:pPr>
            <w:pStyle w:val="TOC1"/>
            <w:tabs>
              <w:tab w:val="right" w:leader="dot" w:pos="9350"/>
            </w:tabs>
            <w:rPr>
              <w:rFonts w:asciiTheme="minorHAnsi" w:eastAsiaTheme="minorEastAsia" w:hAnsiTheme="minorHAnsi"/>
              <w:noProof/>
              <w:sz w:val="22"/>
            </w:rPr>
          </w:pPr>
          <w:hyperlink w:anchor="_Toc45031817" w:history="1">
            <w:r w:rsidR="000A2261" w:rsidRPr="006E076A">
              <w:rPr>
                <w:rStyle w:val="Hyperlink"/>
                <w:noProof/>
              </w:rPr>
              <w:t>Appendix A - Test Object Library</w:t>
            </w:r>
            <w:r w:rsidR="000A2261">
              <w:rPr>
                <w:noProof/>
                <w:webHidden/>
              </w:rPr>
              <w:tab/>
            </w:r>
            <w:r w:rsidR="000A2261">
              <w:rPr>
                <w:noProof/>
                <w:webHidden/>
              </w:rPr>
              <w:fldChar w:fldCharType="begin"/>
            </w:r>
            <w:r w:rsidR="000A2261">
              <w:rPr>
                <w:noProof/>
                <w:webHidden/>
              </w:rPr>
              <w:instrText xml:space="preserve"> PAGEREF _Toc45031817 \h </w:instrText>
            </w:r>
            <w:r w:rsidR="000A2261">
              <w:rPr>
                <w:noProof/>
                <w:webHidden/>
              </w:rPr>
            </w:r>
            <w:r w:rsidR="000A2261">
              <w:rPr>
                <w:noProof/>
                <w:webHidden/>
              </w:rPr>
              <w:fldChar w:fldCharType="separate"/>
            </w:r>
            <w:r w:rsidR="002D39FC">
              <w:rPr>
                <w:noProof/>
                <w:webHidden/>
              </w:rPr>
              <w:t>87</w:t>
            </w:r>
            <w:r w:rsidR="000A2261">
              <w:rPr>
                <w:noProof/>
                <w:webHidden/>
              </w:rPr>
              <w:fldChar w:fldCharType="end"/>
            </w:r>
          </w:hyperlink>
        </w:p>
        <w:p w14:paraId="23EB25D8" w14:textId="0B15C5BE" w:rsidR="000A2261" w:rsidRDefault="007F1822">
          <w:pPr>
            <w:pStyle w:val="TOC1"/>
            <w:tabs>
              <w:tab w:val="right" w:leader="dot" w:pos="9350"/>
            </w:tabs>
            <w:rPr>
              <w:rFonts w:asciiTheme="minorHAnsi" w:eastAsiaTheme="minorEastAsia" w:hAnsiTheme="minorHAnsi"/>
              <w:noProof/>
              <w:sz w:val="22"/>
            </w:rPr>
          </w:pPr>
          <w:hyperlink w:anchor="_Toc45031818" w:history="1">
            <w:r w:rsidR="000A2261" w:rsidRPr="006E076A">
              <w:rPr>
                <w:rStyle w:val="Hyperlink"/>
                <w:noProof/>
              </w:rPr>
              <w:t>Appendix B – Color, Texture, Lattice Tables</w:t>
            </w:r>
            <w:r w:rsidR="000A2261">
              <w:rPr>
                <w:noProof/>
                <w:webHidden/>
              </w:rPr>
              <w:tab/>
            </w:r>
            <w:r w:rsidR="000A2261">
              <w:rPr>
                <w:noProof/>
                <w:webHidden/>
              </w:rPr>
              <w:fldChar w:fldCharType="begin"/>
            </w:r>
            <w:r w:rsidR="000A2261">
              <w:rPr>
                <w:noProof/>
                <w:webHidden/>
              </w:rPr>
              <w:instrText xml:space="preserve"> PAGEREF _Toc45031818 \h </w:instrText>
            </w:r>
            <w:r w:rsidR="000A2261">
              <w:rPr>
                <w:noProof/>
                <w:webHidden/>
              </w:rPr>
            </w:r>
            <w:r w:rsidR="000A2261">
              <w:rPr>
                <w:noProof/>
                <w:webHidden/>
              </w:rPr>
              <w:fldChar w:fldCharType="separate"/>
            </w:r>
            <w:r w:rsidR="002D39FC">
              <w:rPr>
                <w:noProof/>
                <w:webHidden/>
              </w:rPr>
              <w:t>94</w:t>
            </w:r>
            <w:r w:rsidR="000A2261">
              <w:rPr>
                <w:noProof/>
                <w:webHidden/>
              </w:rPr>
              <w:fldChar w:fldCharType="end"/>
            </w:r>
          </w:hyperlink>
        </w:p>
        <w:p w14:paraId="0F178A4A" w14:textId="589E383B" w:rsidR="000A2261" w:rsidRDefault="007F1822">
          <w:pPr>
            <w:pStyle w:val="TOC1"/>
            <w:tabs>
              <w:tab w:val="right" w:leader="dot" w:pos="9350"/>
            </w:tabs>
            <w:rPr>
              <w:rFonts w:asciiTheme="minorHAnsi" w:eastAsiaTheme="minorEastAsia" w:hAnsiTheme="minorHAnsi"/>
              <w:noProof/>
              <w:sz w:val="22"/>
            </w:rPr>
          </w:pPr>
          <w:hyperlink w:anchor="_Toc45031819" w:history="1">
            <w:r w:rsidR="000A2261" w:rsidRPr="006E076A">
              <w:rPr>
                <w:rStyle w:val="Hyperlink"/>
                <w:noProof/>
              </w:rPr>
              <w:t>Appendix C - Test Case to Test Suite Mapping</w:t>
            </w:r>
            <w:r w:rsidR="000A2261">
              <w:rPr>
                <w:noProof/>
                <w:webHidden/>
              </w:rPr>
              <w:tab/>
            </w:r>
            <w:r w:rsidR="000A2261">
              <w:rPr>
                <w:noProof/>
                <w:webHidden/>
              </w:rPr>
              <w:fldChar w:fldCharType="begin"/>
            </w:r>
            <w:r w:rsidR="000A2261">
              <w:rPr>
                <w:noProof/>
                <w:webHidden/>
              </w:rPr>
              <w:instrText xml:space="preserve"> PAGEREF _Toc45031819 \h </w:instrText>
            </w:r>
            <w:r w:rsidR="000A2261">
              <w:rPr>
                <w:noProof/>
                <w:webHidden/>
              </w:rPr>
            </w:r>
            <w:r w:rsidR="000A2261">
              <w:rPr>
                <w:noProof/>
                <w:webHidden/>
              </w:rPr>
              <w:fldChar w:fldCharType="separate"/>
            </w:r>
            <w:r w:rsidR="002D39FC">
              <w:rPr>
                <w:noProof/>
                <w:webHidden/>
              </w:rPr>
              <w:t>103</w:t>
            </w:r>
            <w:r w:rsidR="000A2261">
              <w:rPr>
                <w:noProof/>
                <w:webHidden/>
              </w:rPr>
              <w:fldChar w:fldCharType="end"/>
            </w:r>
          </w:hyperlink>
        </w:p>
        <w:p w14:paraId="3503E378" w14:textId="369BD808" w:rsidR="0098416D" w:rsidRDefault="00664E70" w:rsidP="0098416D">
          <w:pPr>
            <w:jc w:val="center"/>
          </w:pPr>
          <w:r>
            <w:fldChar w:fldCharType="end"/>
          </w:r>
        </w:p>
      </w:sdtContent>
    </w:sdt>
    <w:bookmarkStart w:id="3" w:name="_Toc334854563" w:displacedByCustomXml="prev"/>
    <w:p w14:paraId="2ECDEA3B" w14:textId="77777777" w:rsidR="000D77D9" w:rsidRDefault="000D77D9">
      <w:pPr>
        <w:rPr>
          <w:rFonts w:eastAsia="Verdana" w:cs="Verdana"/>
          <w:b/>
          <w:bCs/>
          <w:color w:val="365F91" w:themeColor="accent1" w:themeShade="BF"/>
          <w:sz w:val="28"/>
          <w:szCs w:val="28"/>
        </w:rPr>
      </w:pPr>
      <w:bookmarkStart w:id="4" w:name="_Toc38943820"/>
      <w:bookmarkStart w:id="5" w:name="_Toc39378256"/>
      <w:bookmarkEnd w:id="3"/>
      <w:r>
        <w:br w:type="page"/>
      </w:r>
    </w:p>
    <w:p w14:paraId="4FCB4496" w14:textId="738E227C" w:rsidR="000104C6" w:rsidRPr="000104C6" w:rsidRDefault="000104C6" w:rsidP="00E937B5">
      <w:pPr>
        <w:pStyle w:val="Heading1"/>
        <w:rPr>
          <w:rFonts w:cs="Arial"/>
          <w:color w:val="222222"/>
          <w:szCs w:val="20"/>
          <w:shd w:val="clear" w:color="auto" w:fill="FFFFFF"/>
        </w:rPr>
      </w:pPr>
      <w:bookmarkStart w:id="6" w:name="_Toc45031796"/>
      <w:r>
        <w:lastRenderedPageBreak/>
        <w:t>Introduction</w:t>
      </w:r>
      <w:bookmarkEnd w:id="6"/>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7" w:name="_Toc334854564"/>
      <w:bookmarkStart w:id="8" w:name="_Toc45031797"/>
      <w:bookmarkEnd w:id="4"/>
      <w:bookmarkEnd w:id="5"/>
      <w:r w:rsidRPr="7B2B6F25">
        <w:t>Terms and Acronyms</w:t>
      </w:r>
      <w:bookmarkEnd w:id="7"/>
      <w:bookmarkEnd w:id="8"/>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bl>
    <w:p w14:paraId="0E0DD198" w14:textId="6A973069" w:rsidR="006C26FB" w:rsidRPr="00144DD4" w:rsidRDefault="006C26FB" w:rsidP="00853D5C">
      <w:pPr>
        <w:pStyle w:val="Heading1"/>
      </w:pPr>
      <w:bookmarkStart w:id="9" w:name="_Toc334854565"/>
      <w:bookmarkStart w:id="10" w:name="_Toc45031798"/>
      <w:r w:rsidRPr="7B2B6F25">
        <w:t>Scope</w:t>
      </w:r>
      <w:bookmarkEnd w:id="9"/>
      <w:bookmarkEnd w:id="10"/>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1"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61F9597B"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39358113" w:rsidR="009807DE" w:rsidRPr="006127CA" w:rsidRDefault="006127CA" w:rsidP="00D4648B">
      <w:pPr>
        <w:pStyle w:val="ListParagraph"/>
        <w:numPr>
          <w:ilvl w:val="0"/>
          <w:numId w:val="13"/>
        </w:numPr>
        <w:rPr>
          <w:i/>
        </w:rPr>
      </w:pPr>
      <w:r w:rsidRPr="006127CA">
        <w:rPr>
          <w:i/>
        </w:rPr>
        <w:t>3MF Core Specification – Version 1.2.</w:t>
      </w:r>
      <w:r w:rsidR="00791941">
        <w:rPr>
          <w:i/>
        </w:rPr>
        <w:t>3</w:t>
      </w:r>
    </w:p>
    <w:p w14:paraId="18DA169F" w14:textId="3600284C" w:rsidR="006127CA" w:rsidRPr="006127CA" w:rsidRDefault="006127CA" w:rsidP="00D4648B">
      <w:pPr>
        <w:pStyle w:val="ListParagraph"/>
        <w:numPr>
          <w:ilvl w:val="0"/>
          <w:numId w:val="13"/>
        </w:numPr>
        <w:rPr>
          <w:i/>
        </w:rPr>
      </w:pPr>
      <w:r w:rsidRPr="006127CA">
        <w:rPr>
          <w:i/>
        </w:rPr>
        <w:t>3MF Materials and Properties Extension – Version 1.2</w:t>
      </w:r>
      <w:r w:rsidR="00196C13">
        <w:rPr>
          <w:i/>
        </w:rPr>
        <w:t>.1</w:t>
      </w:r>
    </w:p>
    <w:p w14:paraId="32768A5A" w14:textId="677C4021" w:rsidR="006127CA" w:rsidRPr="006127CA" w:rsidRDefault="006127CA" w:rsidP="00D4648B">
      <w:pPr>
        <w:pStyle w:val="ListParagraph"/>
        <w:numPr>
          <w:ilvl w:val="0"/>
          <w:numId w:val="13"/>
        </w:numPr>
        <w:rPr>
          <w:i/>
        </w:rPr>
      </w:pPr>
      <w:r w:rsidRPr="006127CA">
        <w:rPr>
          <w:i/>
        </w:rPr>
        <w:t>3MF Production Specification – Version 1.1.</w:t>
      </w:r>
      <w:r w:rsidR="00196C13">
        <w:rPr>
          <w:i/>
        </w:rPr>
        <w:t>2</w:t>
      </w:r>
    </w:p>
    <w:p w14:paraId="183FA4FF" w14:textId="2C4C96D3" w:rsidR="006127CA" w:rsidRDefault="006127CA" w:rsidP="00D4648B">
      <w:pPr>
        <w:pStyle w:val="ListParagraph"/>
        <w:numPr>
          <w:ilvl w:val="0"/>
          <w:numId w:val="13"/>
        </w:numPr>
        <w:rPr>
          <w:i/>
        </w:rPr>
      </w:pPr>
      <w:r w:rsidRPr="006127CA">
        <w:rPr>
          <w:i/>
        </w:rPr>
        <w:t>3MF Slice Specification – Version 1.</w:t>
      </w:r>
      <w:r w:rsidR="00196C13">
        <w:rPr>
          <w:i/>
        </w:rPr>
        <w:t>0.2</w:t>
      </w:r>
    </w:p>
    <w:p w14:paraId="1142F020" w14:textId="72571148" w:rsidR="007A69AD" w:rsidRPr="006127CA" w:rsidRDefault="007A69AD" w:rsidP="00D4648B">
      <w:pPr>
        <w:pStyle w:val="ListParagraph"/>
        <w:numPr>
          <w:ilvl w:val="0"/>
          <w:numId w:val="13"/>
        </w:numPr>
        <w:rPr>
          <w:i/>
        </w:rPr>
      </w:pPr>
      <w:r>
        <w:rPr>
          <w:i/>
        </w:rPr>
        <w:t>3MF Beam Lattice Extension – Version 1.0.4</w:t>
      </w:r>
    </w:p>
    <w:p w14:paraId="1997F6EE" w14:textId="16103093" w:rsidR="00A33C34" w:rsidRPr="00144DD4" w:rsidRDefault="4FA9AB4E" w:rsidP="4FA9AB4E">
      <w:pPr>
        <w:pStyle w:val="Heading1"/>
      </w:pPr>
      <w:bookmarkStart w:id="12" w:name="_Toc45031799"/>
      <w:bookmarkEnd w:id="11"/>
      <w:r w:rsidRPr="4FA9AB4E">
        <w:lastRenderedPageBreak/>
        <w:t xml:space="preserve">Test </w:t>
      </w:r>
      <w:r w:rsidR="006127CA">
        <w:t xml:space="preserve">Suite </w:t>
      </w:r>
      <w:r w:rsidRPr="4FA9AB4E">
        <w:t>Organization</w:t>
      </w:r>
      <w:bookmarkEnd w:id="12"/>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593"/>
        <w:gridCol w:w="1101"/>
        <w:gridCol w:w="1100"/>
        <w:gridCol w:w="1254"/>
        <w:gridCol w:w="1143"/>
        <w:gridCol w:w="1274"/>
      </w:tblGrid>
      <w:tr w:rsidR="007A69AD" w:rsidRPr="00DF2E53" w14:paraId="22189F7F" w14:textId="55FD5B5D" w:rsidTr="007A69AD">
        <w:trPr>
          <w:trHeight w:val="467"/>
        </w:trPr>
        <w:tc>
          <w:tcPr>
            <w:tcW w:w="1593" w:type="dxa"/>
            <w:vMerge w:val="restart"/>
            <w:shd w:val="clear" w:color="auto" w:fill="F2F2F2" w:themeFill="background1" w:themeFillShade="F2"/>
          </w:tcPr>
          <w:p w14:paraId="3CD2E8C2" w14:textId="77777777" w:rsidR="007A69AD" w:rsidRDefault="007A69AD" w:rsidP="00FD43E0">
            <w:pPr>
              <w:pStyle w:val="BodyText"/>
              <w:jc w:val="center"/>
              <w:rPr>
                <w:b/>
              </w:rPr>
            </w:pPr>
            <w:r>
              <w:rPr>
                <w:b/>
              </w:rPr>
              <w:t>Suite Name</w:t>
            </w:r>
          </w:p>
        </w:tc>
        <w:tc>
          <w:tcPr>
            <w:tcW w:w="1101" w:type="dxa"/>
            <w:vMerge w:val="restart"/>
            <w:shd w:val="clear" w:color="auto" w:fill="F2F2F2" w:themeFill="background1" w:themeFillShade="F2"/>
          </w:tcPr>
          <w:p w14:paraId="023839CA" w14:textId="77777777" w:rsidR="007A69AD" w:rsidRPr="00DF2E53" w:rsidRDefault="007A69AD" w:rsidP="00FD43E0">
            <w:pPr>
              <w:pStyle w:val="BodyText"/>
              <w:jc w:val="center"/>
              <w:rPr>
                <w:b/>
              </w:rPr>
            </w:pPr>
            <w:r w:rsidRPr="00DF2E53">
              <w:rPr>
                <w:b/>
              </w:rPr>
              <w:t>Core</w:t>
            </w:r>
          </w:p>
        </w:tc>
        <w:tc>
          <w:tcPr>
            <w:tcW w:w="4771" w:type="dxa"/>
            <w:gridSpan w:val="4"/>
            <w:shd w:val="clear" w:color="auto" w:fill="F2F2F2" w:themeFill="background1" w:themeFillShade="F2"/>
          </w:tcPr>
          <w:p w14:paraId="73A6D985" w14:textId="6B7A5AD2" w:rsidR="007A69AD" w:rsidRDefault="007A69AD" w:rsidP="00FD43E0">
            <w:pPr>
              <w:pStyle w:val="BodyText"/>
              <w:jc w:val="center"/>
              <w:rPr>
                <w:b/>
              </w:rPr>
            </w:pPr>
            <w:r>
              <w:rPr>
                <w:b/>
              </w:rPr>
              <w:t>3MF Extensions</w:t>
            </w:r>
          </w:p>
        </w:tc>
      </w:tr>
      <w:tr w:rsidR="007A69AD" w:rsidRPr="00DF2E53" w14:paraId="03D0C6E3" w14:textId="62F3C23E" w:rsidTr="007A69AD">
        <w:tc>
          <w:tcPr>
            <w:tcW w:w="1593" w:type="dxa"/>
            <w:vMerge/>
            <w:shd w:val="clear" w:color="auto" w:fill="F2F2F2" w:themeFill="background1" w:themeFillShade="F2"/>
          </w:tcPr>
          <w:p w14:paraId="25AB7EFD" w14:textId="77777777" w:rsidR="007A69AD" w:rsidRPr="00DF2E53" w:rsidRDefault="007A69AD" w:rsidP="00FD43E0">
            <w:pPr>
              <w:pStyle w:val="BodyText"/>
              <w:jc w:val="center"/>
              <w:rPr>
                <w:b/>
              </w:rPr>
            </w:pPr>
          </w:p>
        </w:tc>
        <w:tc>
          <w:tcPr>
            <w:tcW w:w="1101" w:type="dxa"/>
            <w:vMerge/>
            <w:shd w:val="clear" w:color="auto" w:fill="F2F2F2" w:themeFill="background1" w:themeFillShade="F2"/>
          </w:tcPr>
          <w:p w14:paraId="3F337E10" w14:textId="77777777" w:rsidR="007A69AD" w:rsidRPr="00DF2E53" w:rsidRDefault="007A69AD" w:rsidP="00FD43E0">
            <w:pPr>
              <w:pStyle w:val="BodyText"/>
              <w:jc w:val="center"/>
              <w:rPr>
                <w:b/>
              </w:rPr>
            </w:pPr>
          </w:p>
        </w:tc>
        <w:tc>
          <w:tcPr>
            <w:tcW w:w="1100" w:type="dxa"/>
            <w:shd w:val="clear" w:color="auto" w:fill="F2F2F2" w:themeFill="background1" w:themeFillShade="F2"/>
          </w:tcPr>
          <w:p w14:paraId="3577F099" w14:textId="77777777" w:rsidR="007A69AD" w:rsidRPr="00DF2E53" w:rsidRDefault="007A69AD" w:rsidP="00FD43E0">
            <w:pPr>
              <w:pStyle w:val="BodyText"/>
              <w:jc w:val="center"/>
              <w:rPr>
                <w:b/>
              </w:rPr>
            </w:pPr>
            <w:r w:rsidRPr="00DF2E53">
              <w:rPr>
                <w:b/>
              </w:rPr>
              <w:t>Slice</w:t>
            </w:r>
          </w:p>
        </w:tc>
        <w:tc>
          <w:tcPr>
            <w:tcW w:w="1254" w:type="dxa"/>
            <w:shd w:val="clear" w:color="auto" w:fill="F2F2F2" w:themeFill="background1" w:themeFillShade="F2"/>
          </w:tcPr>
          <w:p w14:paraId="5555EDAE" w14:textId="77777777" w:rsidR="007A69AD" w:rsidRPr="00DF2E53" w:rsidRDefault="007A69AD" w:rsidP="00FD43E0">
            <w:pPr>
              <w:pStyle w:val="BodyText"/>
              <w:jc w:val="center"/>
              <w:rPr>
                <w:b/>
              </w:rPr>
            </w:pPr>
            <w:r w:rsidRPr="00DF2E53">
              <w:rPr>
                <w:b/>
              </w:rPr>
              <w:t>Production</w:t>
            </w:r>
          </w:p>
        </w:tc>
        <w:tc>
          <w:tcPr>
            <w:tcW w:w="1143" w:type="dxa"/>
            <w:shd w:val="clear" w:color="auto" w:fill="F2F2F2" w:themeFill="background1" w:themeFillShade="F2"/>
          </w:tcPr>
          <w:p w14:paraId="5C8C0CB8" w14:textId="77777777" w:rsidR="007A69AD" w:rsidRPr="00DF2E53" w:rsidRDefault="007A69AD" w:rsidP="00FD43E0">
            <w:pPr>
              <w:pStyle w:val="BodyText"/>
              <w:jc w:val="center"/>
              <w:rPr>
                <w:b/>
              </w:rPr>
            </w:pPr>
            <w:r w:rsidRPr="00DF2E53">
              <w:rPr>
                <w:b/>
              </w:rPr>
              <w:t>Material</w:t>
            </w:r>
          </w:p>
        </w:tc>
        <w:tc>
          <w:tcPr>
            <w:tcW w:w="1274" w:type="dxa"/>
            <w:shd w:val="clear" w:color="auto" w:fill="F2F2F2" w:themeFill="background1" w:themeFillShade="F2"/>
          </w:tcPr>
          <w:p w14:paraId="3C6FB956" w14:textId="13CDEA9A" w:rsidR="007A69AD" w:rsidRPr="00DF2E53" w:rsidRDefault="007A69AD" w:rsidP="00FD43E0">
            <w:pPr>
              <w:pStyle w:val="BodyText"/>
              <w:jc w:val="center"/>
              <w:rPr>
                <w:b/>
              </w:rPr>
            </w:pPr>
            <w:r>
              <w:rPr>
                <w:b/>
              </w:rPr>
              <w:t>Beam Lattice</w:t>
            </w:r>
          </w:p>
        </w:tc>
      </w:tr>
      <w:tr w:rsidR="007A69AD" w14:paraId="5E8A1DE8" w14:textId="2525F8E7" w:rsidTr="007A69AD">
        <w:tc>
          <w:tcPr>
            <w:tcW w:w="1593" w:type="dxa"/>
          </w:tcPr>
          <w:p w14:paraId="7B6AB659" w14:textId="77777777" w:rsidR="007A69AD" w:rsidRPr="00DF2E53" w:rsidRDefault="007A69AD" w:rsidP="00FD43E0">
            <w:pPr>
              <w:pStyle w:val="BodyText"/>
              <w:rPr>
                <w:b/>
              </w:rPr>
            </w:pPr>
            <w:r w:rsidRPr="00DF2E53">
              <w:rPr>
                <w:b/>
              </w:rPr>
              <w:t>Test Suite 1</w:t>
            </w:r>
          </w:p>
        </w:tc>
        <w:tc>
          <w:tcPr>
            <w:tcW w:w="1101" w:type="dxa"/>
          </w:tcPr>
          <w:p w14:paraId="47E263E6" w14:textId="77777777" w:rsidR="007A69AD" w:rsidRDefault="007A69AD" w:rsidP="00FD43E0">
            <w:pPr>
              <w:pStyle w:val="BodyText"/>
              <w:jc w:val="center"/>
            </w:pPr>
            <w:r>
              <w:t>•</w:t>
            </w:r>
          </w:p>
        </w:tc>
        <w:tc>
          <w:tcPr>
            <w:tcW w:w="1100" w:type="dxa"/>
          </w:tcPr>
          <w:p w14:paraId="531F5A3A" w14:textId="77777777" w:rsidR="007A69AD" w:rsidRDefault="007A69AD" w:rsidP="00FD43E0">
            <w:pPr>
              <w:pStyle w:val="BodyText"/>
              <w:jc w:val="center"/>
            </w:pPr>
            <w:r>
              <w:t>•</w:t>
            </w:r>
          </w:p>
        </w:tc>
        <w:tc>
          <w:tcPr>
            <w:tcW w:w="1254" w:type="dxa"/>
          </w:tcPr>
          <w:p w14:paraId="74D53D95" w14:textId="77777777" w:rsidR="007A69AD" w:rsidRDefault="007A69AD" w:rsidP="00FD43E0">
            <w:pPr>
              <w:pStyle w:val="BodyText"/>
              <w:jc w:val="center"/>
            </w:pPr>
            <w:r>
              <w:t>•</w:t>
            </w:r>
          </w:p>
        </w:tc>
        <w:tc>
          <w:tcPr>
            <w:tcW w:w="1143" w:type="dxa"/>
          </w:tcPr>
          <w:p w14:paraId="33A86727" w14:textId="77777777" w:rsidR="007A69AD" w:rsidRDefault="007A69AD" w:rsidP="00FD43E0">
            <w:pPr>
              <w:pStyle w:val="BodyText"/>
              <w:jc w:val="center"/>
            </w:pPr>
          </w:p>
        </w:tc>
        <w:tc>
          <w:tcPr>
            <w:tcW w:w="1274" w:type="dxa"/>
          </w:tcPr>
          <w:p w14:paraId="3CCA7588" w14:textId="77777777" w:rsidR="007A69AD" w:rsidRDefault="007A69AD" w:rsidP="00FD43E0">
            <w:pPr>
              <w:pStyle w:val="BodyText"/>
              <w:jc w:val="center"/>
            </w:pPr>
          </w:p>
        </w:tc>
      </w:tr>
      <w:tr w:rsidR="007A69AD" w14:paraId="1130CF80" w14:textId="3E0BC46A" w:rsidTr="007A69AD">
        <w:tc>
          <w:tcPr>
            <w:tcW w:w="1593" w:type="dxa"/>
          </w:tcPr>
          <w:p w14:paraId="73AA25D8" w14:textId="77777777" w:rsidR="007A69AD" w:rsidRPr="00DF2E53" w:rsidRDefault="007A69AD" w:rsidP="00FD43E0">
            <w:pPr>
              <w:pStyle w:val="BodyText"/>
              <w:rPr>
                <w:b/>
              </w:rPr>
            </w:pPr>
            <w:r w:rsidRPr="00DF2E53">
              <w:rPr>
                <w:b/>
              </w:rPr>
              <w:t>Test Suite 2</w:t>
            </w:r>
          </w:p>
        </w:tc>
        <w:tc>
          <w:tcPr>
            <w:tcW w:w="1101" w:type="dxa"/>
          </w:tcPr>
          <w:p w14:paraId="617AC421" w14:textId="77777777" w:rsidR="007A69AD" w:rsidRDefault="007A69AD" w:rsidP="00FD43E0">
            <w:pPr>
              <w:pStyle w:val="BodyText"/>
              <w:jc w:val="center"/>
            </w:pPr>
            <w:r>
              <w:t>•</w:t>
            </w:r>
          </w:p>
        </w:tc>
        <w:tc>
          <w:tcPr>
            <w:tcW w:w="1100" w:type="dxa"/>
          </w:tcPr>
          <w:p w14:paraId="3DC31F26" w14:textId="77777777" w:rsidR="007A69AD" w:rsidRDefault="007A69AD" w:rsidP="00FD43E0">
            <w:pPr>
              <w:pStyle w:val="BodyText"/>
              <w:jc w:val="center"/>
            </w:pPr>
          </w:p>
        </w:tc>
        <w:tc>
          <w:tcPr>
            <w:tcW w:w="1254" w:type="dxa"/>
          </w:tcPr>
          <w:p w14:paraId="018EC3A2" w14:textId="77777777" w:rsidR="007A69AD" w:rsidRDefault="007A69AD" w:rsidP="00FD43E0">
            <w:pPr>
              <w:pStyle w:val="BodyText"/>
              <w:jc w:val="center"/>
            </w:pPr>
            <w:r>
              <w:t>•</w:t>
            </w:r>
          </w:p>
        </w:tc>
        <w:tc>
          <w:tcPr>
            <w:tcW w:w="1143" w:type="dxa"/>
          </w:tcPr>
          <w:p w14:paraId="5CF3D49F" w14:textId="77777777" w:rsidR="007A69AD" w:rsidRDefault="007A69AD" w:rsidP="00FD43E0">
            <w:pPr>
              <w:pStyle w:val="BodyText"/>
              <w:jc w:val="center"/>
            </w:pPr>
            <w:r>
              <w:t>•</w:t>
            </w:r>
          </w:p>
        </w:tc>
        <w:tc>
          <w:tcPr>
            <w:tcW w:w="1274" w:type="dxa"/>
          </w:tcPr>
          <w:p w14:paraId="647AE076" w14:textId="77777777" w:rsidR="007A69AD" w:rsidRDefault="007A69AD" w:rsidP="00FD43E0">
            <w:pPr>
              <w:pStyle w:val="BodyText"/>
              <w:jc w:val="center"/>
            </w:pPr>
          </w:p>
        </w:tc>
      </w:tr>
      <w:tr w:rsidR="007A69AD" w14:paraId="0158FAC1" w14:textId="5901F36B" w:rsidTr="007A69AD">
        <w:tc>
          <w:tcPr>
            <w:tcW w:w="1593" w:type="dxa"/>
          </w:tcPr>
          <w:p w14:paraId="18952A7C" w14:textId="77777777" w:rsidR="007A69AD" w:rsidRPr="00DF2E53" w:rsidRDefault="007A69AD" w:rsidP="00FD43E0">
            <w:pPr>
              <w:pStyle w:val="BodyText"/>
              <w:rPr>
                <w:b/>
              </w:rPr>
            </w:pPr>
            <w:r w:rsidRPr="00DF2E53">
              <w:rPr>
                <w:b/>
              </w:rPr>
              <w:t xml:space="preserve">Test </w:t>
            </w:r>
            <w:r>
              <w:rPr>
                <w:b/>
              </w:rPr>
              <w:t xml:space="preserve">Suite 3 </w:t>
            </w:r>
          </w:p>
        </w:tc>
        <w:tc>
          <w:tcPr>
            <w:tcW w:w="1101" w:type="dxa"/>
          </w:tcPr>
          <w:p w14:paraId="2D8B8761" w14:textId="77777777" w:rsidR="007A69AD" w:rsidRDefault="007A69AD" w:rsidP="00FD43E0">
            <w:pPr>
              <w:pStyle w:val="BodyText"/>
              <w:jc w:val="center"/>
            </w:pPr>
            <w:r>
              <w:t>•</w:t>
            </w:r>
          </w:p>
        </w:tc>
        <w:tc>
          <w:tcPr>
            <w:tcW w:w="1100" w:type="dxa"/>
          </w:tcPr>
          <w:p w14:paraId="5CD54DC8" w14:textId="77777777" w:rsidR="007A69AD" w:rsidRDefault="007A69AD" w:rsidP="00FD43E0">
            <w:pPr>
              <w:pStyle w:val="BodyText"/>
              <w:jc w:val="center"/>
            </w:pPr>
          </w:p>
        </w:tc>
        <w:tc>
          <w:tcPr>
            <w:tcW w:w="1254" w:type="dxa"/>
          </w:tcPr>
          <w:p w14:paraId="7E15DEAC" w14:textId="77777777" w:rsidR="007A69AD" w:rsidRDefault="007A69AD" w:rsidP="00FD43E0">
            <w:pPr>
              <w:pStyle w:val="BodyText"/>
              <w:jc w:val="center"/>
            </w:pPr>
          </w:p>
        </w:tc>
        <w:tc>
          <w:tcPr>
            <w:tcW w:w="1143" w:type="dxa"/>
          </w:tcPr>
          <w:p w14:paraId="280C77B4" w14:textId="77777777" w:rsidR="007A69AD" w:rsidRDefault="007A69AD" w:rsidP="00FD43E0">
            <w:pPr>
              <w:pStyle w:val="BodyText"/>
              <w:jc w:val="center"/>
            </w:pPr>
          </w:p>
        </w:tc>
        <w:tc>
          <w:tcPr>
            <w:tcW w:w="1274" w:type="dxa"/>
          </w:tcPr>
          <w:p w14:paraId="3AE446EF" w14:textId="77777777" w:rsidR="007A69AD" w:rsidRDefault="007A69AD" w:rsidP="00FD43E0">
            <w:pPr>
              <w:pStyle w:val="BodyText"/>
              <w:jc w:val="center"/>
            </w:pPr>
          </w:p>
        </w:tc>
      </w:tr>
      <w:tr w:rsidR="007A69AD" w14:paraId="094522E0" w14:textId="62820A5A" w:rsidTr="007A69AD">
        <w:tc>
          <w:tcPr>
            <w:tcW w:w="1593" w:type="dxa"/>
          </w:tcPr>
          <w:p w14:paraId="4D9860BB" w14:textId="77777777" w:rsidR="007A69AD" w:rsidRPr="00DF2E53" w:rsidRDefault="007A69AD" w:rsidP="00FD43E0">
            <w:pPr>
              <w:pStyle w:val="BodyText"/>
              <w:rPr>
                <w:b/>
              </w:rPr>
            </w:pPr>
            <w:r w:rsidRPr="00DF2E53">
              <w:rPr>
                <w:b/>
              </w:rPr>
              <w:t xml:space="preserve">Test </w:t>
            </w:r>
            <w:r>
              <w:rPr>
                <w:b/>
              </w:rPr>
              <w:t>Suite 4</w:t>
            </w:r>
          </w:p>
        </w:tc>
        <w:tc>
          <w:tcPr>
            <w:tcW w:w="1101" w:type="dxa"/>
          </w:tcPr>
          <w:p w14:paraId="69C3BCA0" w14:textId="77777777" w:rsidR="007A69AD" w:rsidRDefault="007A69AD" w:rsidP="00FD43E0">
            <w:pPr>
              <w:pStyle w:val="BodyText"/>
              <w:jc w:val="center"/>
            </w:pPr>
            <w:r>
              <w:t>•</w:t>
            </w:r>
          </w:p>
        </w:tc>
        <w:tc>
          <w:tcPr>
            <w:tcW w:w="1100" w:type="dxa"/>
          </w:tcPr>
          <w:p w14:paraId="15283180" w14:textId="77777777" w:rsidR="007A69AD" w:rsidRDefault="007A69AD" w:rsidP="00FD43E0">
            <w:pPr>
              <w:pStyle w:val="BodyText"/>
              <w:jc w:val="center"/>
            </w:pPr>
            <w:r>
              <w:t>•</w:t>
            </w:r>
          </w:p>
        </w:tc>
        <w:tc>
          <w:tcPr>
            <w:tcW w:w="1254" w:type="dxa"/>
          </w:tcPr>
          <w:p w14:paraId="41FFBA24" w14:textId="77777777" w:rsidR="007A69AD" w:rsidRDefault="007A69AD" w:rsidP="00FD43E0">
            <w:pPr>
              <w:pStyle w:val="BodyText"/>
              <w:jc w:val="center"/>
            </w:pPr>
          </w:p>
        </w:tc>
        <w:tc>
          <w:tcPr>
            <w:tcW w:w="1143" w:type="dxa"/>
          </w:tcPr>
          <w:p w14:paraId="0A94CB3A" w14:textId="77777777" w:rsidR="007A69AD" w:rsidRDefault="007A69AD" w:rsidP="00FD43E0">
            <w:pPr>
              <w:pStyle w:val="BodyText"/>
              <w:jc w:val="center"/>
            </w:pPr>
          </w:p>
        </w:tc>
        <w:tc>
          <w:tcPr>
            <w:tcW w:w="1274" w:type="dxa"/>
          </w:tcPr>
          <w:p w14:paraId="31D3FC22" w14:textId="77777777" w:rsidR="007A69AD" w:rsidRDefault="007A69AD" w:rsidP="00FD43E0">
            <w:pPr>
              <w:pStyle w:val="BodyText"/>
              <w:jc w:val="center"/>
            </w:pPr>
          </w:p>
        </w:tc>
      </w:tr>
      <w:tr w:rsidR="007A69AD" w14:paraId="74767F86" w14:textId="2C7C6B3C" w:rsidTr="007A69AD">
        <w:tc>
          <w:tcPr>
            <w:tcW w:w="1593" w:type="dxa"/>
          </w:tcPr>
          <w:p w14:paraId="3C57A4B2" w14:textId="77777777" w:rsidR="007A69AD" w:rsidRPr="00DF2E53" w:rsidRDefault="007A69AD" w:rsidP="00FD43E0">
            <w:pPr>
              <w:pStyle w:val="BodyText"/>
              <w:rPr>
                <w:b/>
              </w:rPr>
            </w:pPr>
            <w:r w:rsidRPr="00DF2E53">
              <w:rPr>
                <w:b/>
              </w:rPr>
              <w:t xml:space="preserve">Test </w:t>
            </w:r>
            <w:r>
              <w:rPr>
                <w:b/>
              </w:rPr>
              <w:t>Suite 5</w:t>
            </w:r>
          </w:p>
        </w:tc>
        <w:tc>
          <w:tcPr>
            <w:tcW w:w="1101" w:type="dxa"/>
          </w:tcPr>
          <w:p w14:paraId="095618C9" w14:textId="77777777" w:rsidR="007A69AD" w:rsidRDefault="007A69AD" w:rsidP="00FD43E0">
            <w:pPr>
              <w:pStyle w:val="BodyText"/>
              <w:jc w:val="center"/>
            </w:pPr>
            <w:r>
              <w:t>•</w:t>
            </w:r>
          </w:p>
        </w:tc>
        <w:tc>
          <w:tcPr>
            <w:tcW w:w="1100" w:type="dxa"/>
          </w:tcPr>
          <w:p w14:paraId="47017B82" w14:textId="77777777" w:rsidR="007A69AD" w:rsidRDefault="007A69AD" w:rsidP="00FD43E0">
            <w:pPr>
              <w:pStyle w:val="BodyText"/>
              <w:jc w:val="center"/>
            </w:pPr>
          </w:p>
        </w:tc>
        <w:tc>
          <w:tcPr>
            <w:tcW w:w="1254" w:type="dxa"/>
          </w:tcPr>
          <w:p w14:paraId="1EEC15AD" w14:textId="77777777" w:rsidR="007A69AD" w:rsidRDefault="007A69AD" w:rsidP="00FD43E0">
            <w:pPr>
              <w:pStyle w:val="BodyText"/>
              <w:jc w:val="center"/>
            </w:pPr>
            <w:r>
              <w:t>•</w:t>
            </w:r>
          </w:p>
        </w:tc>
        <w:tc>
          <w:tcPr>
            <w:tcW w:w="1143" w:type="dxa"/>
          </w:tcPr>
          <w:p w14:paraId="62085374" w14:textId="77777777" w:rsidR="007A69AD" w:rsidRDefault="007A69AD" w:rsidP="00FD43E0">
            <w:pPr>
              <w:pStyle w:val="BodyText"/>
              <w:jc w:val="center"/>
            </w:pPr>
          </w:p>
        </w:tc>
        <w:tc>
          <w:tcPr>
            <w:tcW w:w="1274" w:type="dxa"/>
          </w:tcPr>
          <w:p w14:paraId="3C2AB031" w14:textId="77777777" w:rsidR="007A69AD" w:rsidRDefault="007A69AD" w:rsidP="00FD43E0">
            <w:pPr>
              <w:pStyle w:val="BodyText"/>
              <w:jc w:val="center"/>
            </w:pPr>
          </w:p>
        </w:tc>
      </w:tr>
      <w:tr w:rsidR="007A69AD" w14:paraId="7FF2631F" w14:textId="4CB62802" w:rsidTr="007A69AD">
        <w:tc>
          <w:tcPr>
            <w:tcW w:w="1593" w:type="dxa"/>
          </w:tcPr>
          <w:p w14:paraId="01073796" w14:textId="77777777" w:rsidR="007A69AD" w:rsidRPr="00DF2E53" w:rsidRDefault="007A69AD" w:rsidP="00FD43E0">
            <w:pPr>
              <w:pStyle w:val="BodyText"/>
              <w:rPr>
                <w:b/>
              </w:rPr>
            </w:pPr>
            <w:r w:rsidRPr="00DF2E53">
              <w:rPr>
                <w:b/>
              </w:rPr>
              <w:t xml:space="preserve">Test </w:t>
            </w:r>
            <w:r>
              <w:rPr>
                <w:b/>
              </w:rPr>
              <w:t>Suite 6</w:t>
            </w:r>
          </w:p>
        </w:tc>
        <w:tc>
          <w:tcPr>
            <w:tcW w:w="1101" w:type="dxa"/>
          </w:tcPr>
          <w:p w14:paraId="0CEC2B5E" w14:textId="77777777" w:rsidR="007A69AD" w:rsidRDefault="007A69AD" w:rsidP="00FD43E0">
            <w:pPr>
              <w:pStyle w:val="BodyText"/>
              <w:jc w:val="center"/>
            </w:pPr>
            <w:r>
              <w:t>•</w:t>
            </w:r>
          </w:p>
        </w:tc>
        <w:tc>
          <w:tcPr>
            <w:tcW w:w="1100" w:type="dxa"/>
          </w:tcPr>
          <w:p w14:paraId="5B487FA1" w14:textId="77777777" w:rsidR="007A69AD" w:rsidRDefault="007A69AD" w:rsidP="00FD43E0">
            <w:pPr>
              <w:pStyle w:val="BodyText"/>
              <w:jc w:val="center"/>
            </w:pPr>
          </w:p>
        </w:tc>
        <w:tc>
          <w:tcPr>
            <w:tcW w:w="1254" w:type="dxa"/>
          </w:tcPr>
          <w:p w14:paraId="07551799" w14:textId="77777777" w:rsidR="007A69AD" w:rsidRDefault="007A69AD" w:rsidP="00FD43E0">
            <w:pPr>
              <w:pStyle w:val="BodyText"/>
              <w:jc w:val="center"/>
            </w:pPr>
          </w:p>
        </w:tc>
        <w:tc>
          <w:tcPr>
            <w:tcW w:w="1143" w:type="dxa"/>
          </w:tcPr>
          <w:p w14:paraId="66770B1E" w14:textId="77777777" w:rsidR="007A69AD" w:rsidRDefault="007A69AD" w:rsidP="00FD43E0">
            <w:pPr>
              <w:pStyle w:val="BodyText"/>
              <w:jc w:val="center"/>
            </w:pPr>
            <w:r>
              <w:t>•</w:t>
            </w:r>
          </w:p>
        </w:tc>
        <w:tc>
          <w:tcPr>
            <w:tcW w:w="1274" w:type="dxa"/>
          </w:tcPr>
          <w:p w14:paraId="0329B743" w14:textId="77777777" w:rsidR="007A69AD" w:rsidRDefault="007A69AD" w:rsidP="00FD43E0">
            <w:pPr>
              <w:pStyle w:val="BodyText"/>
              <w:jc w:val="center"/>
            </w:pPr>
          </w:p>
        </w:tc>
      </w:tr>
      <w:tr w:rsidR="007A69AD" w14:paraId="5F506B31" w14:textId="77777777" w:rsidTr="007A69AD">
        <w:tc>
          <w:tcPr>
            <w:tcW w:w="1593" w:type="dxa"/>
          </w:tcPr>
          <w:p w14:paraId="00C7C626" w14:textId="10E65382" w:rsidR="007A69AD" w:rsidRPr="00DF2E53" w:rsidRDefault="007A69AD" w:rsidP="00FD43E0">
            <w:pPr>
              <w:pStyle w:val="BodyText"/>
              <w:rPr>
                <w:b/>
              </w:rPr>
            </w:pPr>
            <w:r>
              <w:rPr>
                <w:b/>
              </w:rPr>
              <w:t>Test Suite 7</w:t>
            </w:r>
          </w:p>
        </w:tc>
        <w:tc>
          <w:tcPr>
            <w:tcW w:w="1101" w:type="dxa"/>
          </w:tcPr>
          <w:p w14:paraId="0B093E01" w14:textId="7B3A9B81" w:rsidR="007A69AD" w:rsidRDefault="007A69AD" w:rsidP="00FD43E0">
            <w:pPr>
              <w:pStyle w:val="BodyText"/>
              <w:jc w:val="center"/>
            </w:pPr>
            <w:r>
              <w:t>•</w:t>
            </w:r>
          </w:p>
        </w:tc>
        <w:tc>
          <w:tcPr>
            <w:tcW w:w="1100" w:type="dxa"/>
          </w:tcPr>
          <w:p w14:paraId="7C9C678E" w14:textId="77777777" w:rsidR="007A69AD" w:rsidRDefault="007A69AD" w:rsidP="00FD43E0">
            <w:pPr>
              <w:pStyle w:val="BodyText"/>
              <w:jc w:val="center"/>
            </w:pPr>
          </w:p>
        </w:tc>
        <w:tc>
          <w:tcPr>
            <w:tcW w:w="1254" w:type="dxa"/>
          </w:tcPr>
          <w:p w14:paraId="173DAAF6" w14:textId="77777777" w:rsidR="007A69AD" w:rsidRDefault="007A69AD" w:rsidP="00FD43E0">
            <w:pPr>
              <w:pStyle w:val="BodyText"/>
              <w:jc w:val="center"/>
            </w:pPr>
          </w:p>
        </w:tc>
        <w:tc>
          <w:tcPr>
            <w:tcW w:w="1143" w:type="dxa"/>
          </w:tcPr>
          <w:p w14:paraId="33D45EAF" w14:textId="77777777" w:rsidR="007A69AD" w:rsidRDefault="007A69AD" w:rsidP="00FD43E0">
            <w:pPr>
              <w:pStyle w:val="BodyText"/>
              <w:jc w:val="center"/>
            </w:pPr>
          </w:p>
        </w:tc>
        <w:tc>
          <w:tcPr>
            <w:tcW w:w="1274" w:type="dxa"/>
          </w:tcPr>
          <w:p w14:paraId="754125B4" w14:textId="126CAD5C" w:rsidR="007A69AD" w:rsidRDefault="007A69AD"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3" w:name="_Toc45031800"/>
      <w:r w:rsidRPr="00833FA5">
        <w:rPr>
          <w:rFonts w:eastAsia="Verdana" w:cs="Verdana"/>
        </w:rPr>
        <w:t>Test Case Numbering</w:t>
      </w:r>
      <w:bookmarkEnd w:id="13"/>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5BCEA5E" w:rsidR="009D675A" w:rsidRDefault="009D675A" w:rsidP="00D4648B">
      <w:pPr>
        <w:pStyle w:val="ListParagraph"/>
        <w:numPr>
          <w:ilvl w:val="0"/>
          <w:numId w:val="14"/>
        </w:numPr>
      </w:pPr>
      <w:r>
        <w:t xml:space="preserve">V:  S = Slice Used, </w:t>
      </w:r>
      <w:r w:rsidR="007A69AD">
        <w:t xml:space="preserve">B = Beam Lattice Used, </w:t>
      </w:r>
      <w:r>
        <w:t xml:space="preserve">X = </w:t>
      </w:r>
      <w:r w:rsidR="007A69AD">
        <w:t xml:space="preserve">Neither Beam </w:t>
      </w:r>
      <w:proofErr w:type="gramStart"/>
      <w:r w:rsidR="007A69AD">
        <w:t>or</w:t>
      </w:r>
      <w:proofErr w:type="gramEnd"/>
      <w:r w:rsidR="007A69AD">
        <w:t xml:space="preserve"> </w:t>
      </w:r>
      <w:r>
        <w:t>Slice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5823B07F" w:rsidR="007B3D12" w:rsidRDefault="007B3D12" w:rsidP="00D4648B">
      <w:pPr>
        <w:pStyle w:val="ListParagraph"/>
        <w:numPr>
          <w:ilvl w:val="0"/>
          <w:numId w:val="15"/>
        </w:numPr>
      </w:pPr>
      <w:r w:rsidRPr="006B73CB">
        <w:rPr>
          <w:b/>
        </w:rPr>
        <w:t>P_SP</w:t>
      </w:r>
      <w:r w:rsidR="007B2F54">
        <w:rPr>
          <w:b/>
        </w:rPr>
        <w:t>X</w:t>
      </w:r>
      <w:r w:rsidRPr="006B73CB">
        <w:rPr>
          <w:b/>
        </w:rPr>
        <w:t>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6B780C49" w:rsidR="007B3D12" w:rsidRDefault="007B3D12" w:rsidP="00D4648B">
      <w:pPr>
        <w:pStyle w:val="ListParagraph"/>
        <w:numPr>
          <w:ilvl w:val="0"/>
          <w:numId w:val="15"/>
        </w:numPr>
      </w:pPr>
      <w:r w:rsidRPr="006B73CB">
        <w:rPr>
          <w:b/>
        </w:rPr>
        <w:t>N_</w:t>
      </w:r>
      <w:r w:rsidR="00980DF5">
        <w:rPr>
          <w:b/>
        </w:rPr>
        <w:t>X</w:t>
      </w:r>
      <w:r w:rsidRPr="006B73CB">
        <w:rPr>
          <w:b/>
        </w:rPr>
        <w:t>X</w:t>
      </w:r>
      <w:r w:rsidR="00980DF5">
        <w:rPr>
          <w:b/>
        </w:rPr>
        <w:t>M</w:t>
      </w:r>
      <w:r w:rsidRPr="006B73CB">
        <w:rPr>
          <w:b/>
        </w:rPr>
        <w:t>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777C3B56" w14:textId="4594135D" w:rsidR="007A69AD" w:rsidRDefault="007A69AD" w:rsidP="00D4648B">
      <w:pPr>
        <w:pStyle w:val="ListParagraph"/>
        <w:numPr>
          <w:ilvl w:val="0"/>
          <w:numId w:val="15"/>
        </w:numPr>
      </w:pPr>
      <w:r>
        <w:rPr>
          <w:b/>
        </w:rPr>
        <w:t>P</w:t>
      </w:r>
      <w:r w:rsidR="002077FA">
        <w:rPr>
          <w:b/>
        </w:rPr>
        <w:t>_</w:t>
      </w:r>
      <w:r>
        <w:rPr>
          <w:b/>
        </w:rPr>
        <w:t xml:space="preserve">BXX_0432_01 </w:t>
      </w:r>
      <w:r>
        <w:t>– This is a positive test case 432, iteration 01, that uses the Beam Lattice Extension.</w:t>
      </w:r>
    </w:p>
    <w:p w14:paraId="71269DF5" w14:textId="3EDEE717" w:rsidR="00843261" w:rsidRPr="00052CFD" w:rsidRDefault="00A86150" w:rsidP="00052CFD">
      <w:pPr>
        <w:pStyle w:val="ListParagraph"/>
        <w:ind w:left="0"/>
      </w:pPr>
      <w:r>
        <w:t xml:space="preserve">Test case definitions in this document </w:t>
      </w:r>
      <w:r w:rsidR="002077FA">
        <w:t>may</w:t>
      </w:r>
      <w:r>
        <w:t xml:space="preserve"> use “???” placeholders for the 3MF extension labels, such a</w:t>
      </w:r>
      <w:r w:rsidRPr="00A86150">
        <w:t xml:space="preserve">s P_???_0123_02. </w:t>
      </w:r>
      <w:r>
        <w:t xml:space="preserve">Users should refer to Appendix C to determine the specific </w:t>
      </w:r>
      <w:r w:rsidR="002077FA">
        <w:t>3</w:t>
      </w:r>
      <w:r w:rsidR="0029112F">
        <w:t>MF extension combinations supported for a test case.</w:t>
      </w:r>
      <w:r w:rsidR="00A6558C" w:rsidRPr="00144DD4">
        <w:br w:type="page"/>
      </w:r>
    </w:p>
    <w:p w14:paraId="4BE4FB32" w14:textId="375C75F9" w:rsidR="001B40F5" w:rsidRPr="001054C9" w:rsidRDefault="0093692C" w:rsidP="4FA9AB4E">
      <w:pPr>
        <w:pStyle w:val="Heading2"/>
        <w:rPr>
          <w:rFonts w:eastAsia="Verdana" w:cs="Verdana"/>
        </w:rPr>
      </w:pPr>
      <w:bookmarkStart w:id="14" w:name="_Toc45031801"/>
      <w:r w:rsidRPr="00833FA5">
        <w:rPr>
          <w:rFonts w:eastAsia="Verdana" w:cs="Verdana"/>
        </w:rPr>
        <w:lastRenderedPageBreak/>
        <w:t>Test Case Template</w:t>
      </w:r>
      <w:bookmarkEnd w:id="14"/>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proofErr w:type="spellStart"/>
            <w:r w:rsidR="001B3DF7">
              <w:rPr>
                <w:rFonts w:asciiTheme="minorHAnsi" w:eastAsiaTheme="minorEastAsia" w:hAnsiTheme="minorHAnsi"/>
              </w:rPr>
              <w:t>StartPart</w:t>
            </w:r>
            <w:proofErr w:type="spellEnd"/>
            <w:r w:rsidRPr="7E4BDF2E">
              <w:rPr>
                <w:rFonts w:asciiTheme="minorHAnsi" w:eastAsiaTheme="minorEastAsia" w:hAnsiTheme="minorHAnsi"/>
              </w:rPr>
              <w:t xml:space="preserve"> relationship defined in _</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 xml:space="preserve">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5C347C95"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a consumer as shown below. A</w:t>
      </w:r>
      <w:r w:rsidR="00122CA2">
        <w:t>n example is shown</w:t>
      </w:r>
      <w:r w:rsidR="009D675A">
        <w:t xml:space="preserve"> below. These thumbnails are captured from a variety of applications and are not meant to be used as </w:t>
      </w:r>
      <w:r w:rsidR="00FC546A">
        <w:t>a definitive acceptance criterion</w:t>
      </w:r>
      <w:r w:rsidR="009D675A">
        <w:t>.</w:t>
      </w:r>
      <w:r w:rsidR="00122CA2">
        <w:t xml:space="preserve"> </w:t>
      </w:r>
      <w:r w:rsidR="00CE2397">
        <w:t>Note that shading and other lighting effects used by application may slightly alter the apparent colors.</w:t>
      </w:r>
    </w:p>
    <w:p w14:paraId="3DF371C9" w14:textId="38170543" w:rsidR="00DE076E" w:rsidRDefault="00DE076E" w:rsidP="00144DD4"/>
    <w:p w14:paraId="6631A824" w14:textId="2AB690EE" w:rsidR="00DE076E" w:rsidRPr="00DE076E" w:rsidRDefault="00DE076E" w:rsidP="00CE2397">
      <w:pPr>
        <w:jc w:val="center"/>
      </w:pPr>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73D5D64B" w14:textId="77777777" w:rsidR="00B36A6D" w:rsidRDefault="00B36A6D"/>
    <w:p w14:paraId="2DBCA8E5" w14:textId="50CDCCB9" w:rsidR="00660492" w:rsidRDefault="00B36A6D">
      <w:r>
        <w:t xml:space="preserve">Note that the expected </w:t>
      </w:r>
      <w:r w:rsidR="00660492">
        <w:t xml:space="preserve">result thumbnails were captured using a variety of 3MF display rendering applications including 3D Builder, </w:t>
      </w:r>
      <w:proofErr w:type="spellStart"/>
      <w:r w:rsidR="00660492">
        <w:t>NetFabb</w:t>
      </w:r>
      <w:proofErr w:type="spellEnd"/>
      <w:r w:rsidR="00660492">
        <w:t xml:space="preserve">, 3D Paint, </w:t>
      </w:r>
      <w:proofErr w:type="spellStart"/>
      <w:r w:rsidR="00660492">
        <w:t>QualtyLogic’s</w:t>
      </w:r>
      <w:proofErr w:type="spellEnd"/>
      <w:r w:rsidR="00660492">
        <w:t xml:space="preserve"> 3MF previewer, </w:t>
      </w:r>
      <w:r w:rsidR="002077FA">
        <w:t xml:space="preserve">MeshLab rendered PLY files, </w:t>
      </w:r>
      <w:r w:rsidR="00660492">
        <w:t>and other application</w:t>
      </w:r>
      <w:r w:rsidR="002077FA">
        <w:t>s</w:t>
      </w:r>
      <w:r w:rsidR="00660492">
        <w:t xml:space="preserve">. Each of these applications </w:t>
      </w:r>
      <w:r w:rsidR="00660492">
        <w:lastRenderedPageBreak/>
        <w:t>placed the 3D object in a different orientation and many objects needed to be rotated to show the intent of the test when capturing the thumbnails. Point being that users may need to rotate their 3MF images to get them in alignment with the thumbnail before comparing results and that thumbnail to thumbnail the orientations may differ.</w:t>
      </w:r>
    </w:p>
    <w:p w14:paraId="61C519AB" w14:textId="468B757B" w:rsidR="00A21BEB" w:rsidRDefault="00122CA2" w:rsidP="00A21BEB">
      <w:r>
        <w:t xml:space="preserve">Where the rendered 3MF file might differ between a display and printer, thumbnails of both renderings will be provided. </w:t>
      </w:r>
      <w:r w:rsidR="00CE2397">
        <w:t xml:space="preserve">The </w:t>
      </w:r>
      <w:proofErr w:type="spellStart"/>
      <w:r w:rsidR="00CE2397">
        <w:t>basematerials</w:t>
      </w:r>
      <w:proofErr w:type="spellEnd"/>
      <w:r w:rsidR="00CE2397">
        <w:t xml:space="preserve"> </w:t>
      </w:r>
      <w:proofErr w:type="spellStart"/>
      <w:r w:rsidR="00CE2397">
        <w:t>displaycolor</w:t>
      </w:r>
      <w:proofErr w:type="spellEnd"/>
      <w:r w:rsidR="00CE2397">
        <w:t xml:space="preserve"> attribute and the display properties which can be applied to resources only impact the appearance of the object on a display, not a printer. </w:t>
      </w:r>
      <w:r w:rsidR="002077FA">
        <w:t>So,</w:t>
      </w:r>
      <w:r w:rsidR="00CE2397">
        <w:t xml:space="preserve"> in these situation</w:t>
      </w:r>
      <w:r w:rsidR="00586505">
        <w:t>s</w:t>
      </w:r>
      <w:r w:rsidR="00CE2397">
        <w:t>, the thumbnail labels “Most Robust Rendering” represents the appearance on a display and the rendering labels “</w:t>
      </w:r>
      <w:proofErr w:type="spellStart"/>
      <w:r w:rsidR="00CE2397">
        <w:t>basematerials</w:t>
      </w:r>
      <w:proofErr w:type="spellEnd"/>
      <w:r w:rsidR="00CE2397">
        <w:t xml:space="preserve"> Ignored” represents the appear</w:t>
      </w:r>
      <w:r w:rsidR="002077FA">
        <w:t>ance</w:t>
      </w:r>
      <w:r w:rsidR="00CE2397">
        <w:t xml:space="preserve"> of the printer output assuming a neutral gray colored native material color.</w:t>
      </w:r>
    </w:p>
    <w:p w14:paraId="1283430F" w14:textId="74764456" w:rsidR="007B2F54" w:rsidRDefault="007B2F54" w:rsidP="00A21BEB">
      <w:r>
        <w:rPr>
          <w:noProof/>
        </w:rPr>
        <w:drawing>
          <wp:inline distT="0" distB="0" distL="0" distR="0" wp14:anchorId="184765E7" wp14:editId="5DEDF6C7">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1FD240" w14:textId="3902D895" w:rsidR="00432404" w:rsidRPr="001054C9" w:rsidRDefault="00CC0A84" w:rsidP="00432404">
      <w:pPr>
        <w:pStyle w:val="Heading2"/>
        <w:rPr>
          <w:rFonts w:eastAsia="Verdana" w:cs="Verdana"/>
        </w:rPr>
      </w:pPr>
      <w:bookmarkStart w:id="15" w:name="_Toc45031802"/>
      <w:proofErr w:type="spellStart"/>
      <w:r>
        <w:rPr>
          <w:rFonts w:eastAsia="Verdana" w:cs="Verdana"/>
        </w:rPr>
        <w:t>basematerials</w:t>
      </w:r>
      <w:proofErr w:type="spellEnd"/>
      <w:r w:rsidR="00682770">
        <w:rPr>
          <w:rFonts w:eastAsia="Verdana" w:cs="Verdana"/>
        </w:rPr>
        <w:t xml:space="preserve"> name Attribute Mapping</w:t>
      </w:r>
      <w:bookmarkEnd w:id="15"/>
    </w:p>
    <w:p w14:paraId="75E25EFA" w14:textId="05176F6F" w:rsidR="00432404" w:rsidRDefault="00682770" w:rsidP="00A21BEB">
      <w:r>
        <w:t xml:space="preserve">Some printer implementations may require that the name attribute the </w:t>
      </w:r>
      <w:proofErr w:type="spellStart"/>
      <w:r>
        <w:t>basematerials</w:t>
      </w:r>
      <w:proofErr w:type="spellEnd"/>
      <w:r>
        <w:t xml:space="preserve"> base sub element be mapped to a physical material. The test cases use a standardized format for materials names: material_0, material_1, material_2, etc.</w:t>
      </w:r>
    </w:p>
    <w:p w14:paraId="7A907A65" w14:textId="710047C6" w:rsidR="00682770" w:rsidRDefault="00682770" w:rsidP="00A21BEB">
      <w:r>
        <w:t xml:space="preserve">Implementations can simply map the same physical material to these names. </w:t>
      </w:r>
    </w:p>
    <w:p w14:paraId="4007E39F" w14:textId="77777777" w:rsidR="00122CA2" w:rsidRPr="00C15E7A" w:rsidRDefault="00122CA2" w:rsidP="00A21BEB"/>
    <w:p w14:paraId="1AE2D65E" w14:textId="77777777" w:rsidR="00CE2397" w:rsidRDefault="00CE2397">
      <w:pPr>
        <w:rPr>
          <w:rFonts w:eastAsia="Verdana" w:cs="Verdana"/>
          <w:b/>
          <w:bCs/>
          <w:color w:val="365F91" w:themeColor="accent1" w:themeShade="BF"/>
          <w:sz w:val="28"/>
          <w:szCs w:val="28"/>
        </w:rPr>
      </w:pPr>
      <w:r>
        <w:br w:type="page"/>
      </w:r>
    </w:p>
    <w:p w14:paraId="7849B84D" w14:textId="6F25DED7" w:rsidR="00BE6AF9" w:rsidRPr="008B2F87" w:rsidRDefault="00833FA5" w:rsidP="00833FA5">
      <w:pPr>
        <w:pStyle w:val="Heading1"/>
      </w:pPr>
      <w:r>
        <w:lastRenderedPageBreak/>
        <w:t xml:space="preserve"> </w:t>
      </w:r>
      <w:bookmarkStart w:id="16" w:name="_Toc45031803"/>
      <w:r w:rsidR="00BE6AF9" w:rsidRPr="00833FA5">
        <w:t>Test Case Definitions</w:t>
      </w:r>
      <w:bookmarkEnd w:id="16"/>
    </w:p>
    <w:p w14:paraId="3F305D88" w14:textId="76F0349E" w:rsidR="002C4BC7" w:rsidRPr="00833FA5" w:rsidRDefault="00BF066F" w:rsidP="00833FA5">
      <w:pPr>
        <w:pStyle w:val="Heading2"/>
      </w:pPr>
      <w:r>
        <w:t xml:space="preserve"> </w:t>
      </w:r>
      <w:bookmarkStart w:id="17" w:name="_Toc45031804"/>
      <w:r w:rsidR="00BE6AF9" w:rsidRPr="00833FA5">
        <w:t xml:space="preserve">Positive </w:t>
      </w:r>
      <w:r w:rsidR="002C4BC7" w:rsidRPr="00833FA5">
        <w:t>OPC Test Cases</w:t>
      </w:r>
      <w:bookmarkEnd w:id="17"/>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00687986">
        <w:trPr>
          <w:trHeight w:val="56"/>
        </w:trPr>
        <w:tc>
          <w:tcPr>
            <w:tcW w:w="2628" w:type="dxa"/>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w:t>
            </w:r>
            <w:proofErr w:type="gramStart"/>
            <w:r w:rsidRPr="00EE6072">
              <w:rPr>
                <w:rFonts w:asciiTheme="minorHAnsi" w:eastAsia="Calibri" w:hAnsiTheme="minorHAnsi" w:cs="Calibri"/>
                <w:szCs w:val="20"/>
              </w:rPr>
              <w:t>extension, and</w:t>
            </w:r>
            <w:proofErr w:type="gramEnd"/>
            <w:r w:rsidRPr="00EE6072">
              <w:rPr>
                <w:rFonts w:asciiTheme="minorHAnsi" w:eastAsia="Calibri" w:hAnsiTheme="minorHAnsi" w:cs="Calibri"/>
                <w:szCs w:val="20"/>
              </w:rPr>
              <w:t xml:space="preserve">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r w:rsidR="00687986" w:rsidRPr="004B6742" w14:paraId="759EDB71" w14:textId="77777777" w:rsidTr="7E4BDF2E">
        <w:trPr>
          <w:trHeight w:val="56"/>
        </w:trPr>
        <w:tc>
          <w:tcPr>
            <w:tcW w:w="2628" w:type="dxa"/>
            <w:tcBorders>
              <w:bottom w:val="single" w:sz="4" w:space="0" w:color="auto"/>
            </w:tcBorders>
            <w:shd w:val="clear" w:color="auto" w:fill="D9D9D9" w:themeFill="background1" w:themeFillShade="D9"/>
          </w:tcPr>
          <w:p w14:paraId="6F0D1AD8" w14:textId="2B4CC2C6" w:rsidR="00687986" w:rsidRPr="00EE6072" w:rsidRDefault="00687986" w:rsidP="0068798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CBB2FF" w14:textId="4E1DF339" w:rsidR="00687986" w:rsidRPr="004B6742" w:rsidRDefault="00687986" w:rsidP="001C4231">
            <w:pPr>
              <w:rPr>
                <w:rFonts w:asciiTheme="minorHAnsi" w:eastAsia="Calibri" w:hAnsiTheme="minorHAnsi" w:cs="Calibri"/>
                <w:szCs w:val="20"/>
                <w:lang w:val="es-ES_tradnl"/>
              </w:rPr>
            </w:pPr>
            <w:r w:rsidRPr="004B6742">
              <w:rPr>
                <w:rFonts w:asciiTheme="minorHAnsi" w:eastAsia="Calibri" w:hAnsiTheme="minorHAnsi" w:cs="Calibri"/>
                <w:szCs w:val="20"/>
                <w:lang w:val="es-ES_tradnl"/>
              </w:rPr>
              <w:t xml:space="preserve">ECMA-375,4 </w:t>
            </w:r>
            <w:proofErr w:type="spellStart"/>
            <w:r w:rsidRPr="004B6742">
              <w:rPr>
                <w:rFonts w:asciiTheme="minorHAnsi" w:eastAsia="Calibri" w:hAnsiTheme="minorHAnsi" w:cs="Calibri"/>
                <w:szCs w:val="20"/>
                <w:lang w:val="es-ES_tradnl"/>
              </w:rPr>
              <w:t>Conformance</w:t>
            </w:r>
            <w:proofErr w:type="spellEnd"/>
            <w:r w:rsidRPr="004B6742">
              <w:rPr>
                <w:rFonts w:asciiTheme="minorHAnsi" w:eastAsia="Calibri" w:hAnsiTheme="minorHAnsi" w:cs="Calibri"/>
                <w:szCs w:val="20"/>
                <w:lang w:val="es-ES_tradnl"/>
              </w:rPr>
              <w:t xml:space="preserve"> ID:  </w:t>
            </w:r>
            <w:r w:rsidR="001C4231" w:rsidRPr="004B6742">
              <w:rPr>
                <w:rFonts w:asciiTheme="minorHAnsi" w:eastAsia="Calibri" w:hAnsiTheme="minorHAnsi" w:cs="Calibri"/>
                <w:szCs w:val="20"/>
                <w:lang w:val="es-ES_tradnl"/>
              </w:rPr>
              <w:t>M</w:t>
            </w:r>
            <w:r w:rsidR="001C4231" w:rsidRPr="004B6742">
              <w:rPr>
                <w:rFonts w:asciiTheme="minorHAnsi" w:hAnsiTheme="minorHAnsi"/>
                <w:szCs w:val="20"/>
                <w:lang w:val="es-ES_tradnl"/>
              </w:rPr>
              <w:t>2.9, M2.13, M1.2</w:t>
            </w:r>
          </w:p>
        </w:tc>
      </w:tr>
    </w:tbl>
    <w:p w14:paraId="2220B5AA" w14:textId="218AA69C" w:rsidR="67DCE082" w:rsidRPr="006D0B37" w:rsidRDefault="0003262E" w:rsidP="003162C7">
      <w:pPr>
        <w:pStyle w:val="Heading3"/>
      </w:pPr>
      <w:r>
        <w:t>P_</w:t>
      </w:r>
      <w:r w:rsidR="004360B7">
        <w:t>???_0</w:t>
      </w:r>
      <w:r w:rsidR="4FA9AB4E" w:rsidRPr="00341B49">
        <w:t xml:space="preserve">102 </w:t>
      </w:r>
      <w:r w:rsidR="007C4DB8">
        <w:t>Content Type Overrides</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5E7982">
        <w:tc>
          <w:tcPr>
            <w:tcW w:w="2567" w:type="dxa"/>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w:t>
            </w:r>
            <w:proofErr w:type="gramStart"/>
            <w:r w:rsidRPr="00EE6072">
              <w:rPr>
                <w:rFonts w:asciiTheme="minorHAnsi" w:eastAsia="Calibri" w:hAnsiTheme="minorHAnsi" w:cs="Calibri"/>
                <w:szCs w:val="20"/>
              </w:rPr>
              <w:t>contains</w:t>
            </w:r>
            <w:proofErr w:type="gramEnd"/>
            <w:r w:rsidRPr="00EE6072">
              <w:rPr>
                <w:rFonts w:asciiTheme="minorHAnsi" w:eastAsia="Calibri" w:hAnsiTheme="minorHAnsi" w:cs="Calibri"/>
                <w:szCs w:val="20"/>
              </w:rPr>
              <w:t xml:space="preserve">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r w:rsidR="005E7982" w:rsidRPr="004B6742" w14:paraId="5A4F23F0" w14:textId="77777777" w:rsidTr="007B3D12">
        <w:tc>
          <w:tcPr>
            <w:tcW w:w="2567" w:type="dxa"/>
            <w:tcBorders>
              <w:bottom w:val="single" w:sz="4" w:space="0" w:color="auto"/>
            </w:tcBorders>
            <w:shd w:val="clear" w:color="auto" w:fill="D9D9D9" w:themeFill="background1" w:themeFillShade="D9"/>
          </w:tcPr>
          <w:p w14:paraId="69FE6174" w14:textId="190E5BAA" w:rsidR="005E7982" w:rsidRPr="00EE6072" w:rsidRDefault="005E7982" w:rsidP="005E7982">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3" w:type="dxa"/>
            <w:tcBorders>
              <w:bottom w:val="single" w:sz="4" w:space="0" w:color="auto"/>
            </w:tcBorders>
          </w:tcPr>
          <w:p w14:paraId="5EED8D35" w14:textId="69653304" w:rsidR="005E7982" w:rsidRPr="004B6742" w:rsidRDefault="003567D1" w:rsidP="005E7982">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w:t>
            </w:r>
            <w:proofErr w:type="spellStart"/>
            <w:r w:rsidR="00B00078" w:rsidRPr="004B6742">
              <w:rPr>
                <w:rFonts w:asciiTheme="minorHAnsi" w:eastAsia="Calibri" w:hAnsiTheme="minorHAnsi" w:cs="Calibri"/>
                <w:szCs w:val="20"/>
                <w:lang w:val="es-ES_tradnl"/>
              </w:rPr>
              <w:t>Conformance</w:t>
            </w:r>
            <w:proofErr w:type="spellEnd"/>
            <w:r w:rsidR="00B00078" w:rsidRPr="004B6742">
              <w:rPr>
                <w:rFonts w:asciiTheme="minorHAnsi" w:eastAsia="Calibri" w:hAnsiTheme="minorHAnsi" w:cs="Calibri"/>
                <w:szCs w:val="20"/>
                <w:lang w:val="es-ES_tradnl"/>
              </w:rPr>
              <w:t xml:space="preserve"> ID:  </w:t>
            </w:r>
            <w:r w:rsidR="001E6CA0" w:rsidRPr="004B6742">
              <w:rPr>
                <w:rFonts w:asciiTheme="minorHAnsi" w:eastAsia="Calibri" w:hAnsiTheme="minorHAnsi" w:cs="Calibri"/>
                <w:szCs w:val="20"/>
                <w:lang w:val="es-ES_tradnl"/>
              </w:rPr>
              <w:t xml:space="preserve">M2.4, </w:t>
            </w:r>
            <w:r w:rsidR="001E6CA0" w:rsidRPr="004B6742">
              <w:rPr>
                <w:rFonts w:asciiTheme="minorHAnsi" w:hAnsiTheme="minorHAnsi"/>
                <w:szCs w:val="20"/>
                <w:lang w:val="es-ES_tradnl"/>
              </w:rPr>
              <w:t>M2.12</w:t>
            </w:r>
            <w:r w:rsidR="00B00078" w:rsidRPr="004B6742">
              <w:rPr>
                <w:rFonts w:asciiTheme="minorHAnsi" w:hAnsiTheme="minorHAnsi"/>
                <w:szCs w:val="20"/>
                <w:lang w:val="es-ES_tradnl"/>
              </w:rPr>
              <w:t>,</w:t>
            </w:r>
            <w:r w:rsidR="001E6CA0" w:rsidRPr="004B6742">
              <w:rPr>
                <w:rFonts w:asciiTheme="minorHAnsi" w:hAnsiTheme="minorHAnsi"/>
                <w:szCs w:val="20"/>
                <w:lang w:val="es-ES_tradnl"/>
              </w:rPr>
              <w:t xml:space="preserve"> M2.9</w:t>
            </w:r>
          </w:p>
        </w:tc>
      </w:tr>
    </w:tbl>
    <w:p w14:paraId="1B8C6AA8" w14:textId="71DBEE5B" w:rsidR="67DCE082" w:rsidRPr="00341B49" w:rsidRDefault="00B76BB3" w:rsidP="003162C7">
      <w:pPr>
        <w:pStyle w:val="Heading3"/>
      </w:pPr>
      <w:r w:rsidRPr="004B6742">
        <w:rPr>
          <w:lang w:val="es-ES_tradnl"/>
        </w:rP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3567D1">
        <w:tc>
          <w:tcPr>
            <w:tcW w:w="2567" w:type="dxa"/>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r w:rsidR="003567D1" w14:paraId="4BDAEF7F" w14:textId="77777777" w:rsidTr="00FD43E0">
        <w:tc>
          <w:tcPr>
            <w:tcW w:w="2567" w:type="dxa"/>
            <w:tcBorders>
              <w:bottom w:val="single" w:sz="4" w:space="0" w:color="auto"/>
            </w:tcBorders>
            <w:shd w:val="clear" w:color="auto" w:fill="D9D9D9" w:themeFill="background1" w:themeFillShade="D9"/>
          </w:tcPr>
          <w:p w14:paraId="6E82D83F" w14:textId="34553D05" w:rsidR="003567D1" w:rsidRPr="00EE6072" w:rsidRDefault="003567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Borders>
              <w:bottom w:val="single" w:sz="4" w:space="0" w:color="auto"/>
            </w:tcBorders>
          </w:tcPr>
          <w:p w14:paraId="2CAEE02D" w14:textId="5985809C" w:rsidR="003567D1" w:rsidRPr="00EE6072" w:rsidRDefault="003567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5657B6" w:rsidRPr="00EE6072">
              <w:rPr>
                <w:rFonts w:asciiTheme="minorHAnsi" w:eastAsia="Calibri" w:hAnsiTheme="minorHAnsi" w:cs="Calibri"/>
              </w:rPr>
              <w:t>O2.5</w:t>
            </w: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7A594E">
        <w:tc>
          <w:tcPr>
            <w:tcW w:w="2572" w:type="dxa"/>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r w:rsidR="007A594E" w:rsidRPr="004B6742" w14:paraId="64A5B6B3" w14:textId="77777777" w:rsidTr="00FD43E0">
        <w:tc>
          <w:tcPr>
            <w:tcW w:w="2572" w:type="dxa"/>
            <w:tcBorders>
              <w:bottom w:val="single" w:sz="4" w:space="0" w:color="auto"/>
            </w:tcBorders>
            <w:shd w:val="clear" w:color="auto" w:fill="D9D9D9" w:themeFill="background1" w:themeFillShade="D9"/>
          </w:tcPr>
          <w:p w14:paraId="6E9FDAC9" w14:textId="630DF6E7" w:rsidR="007A594E" w:rsidRPr="00EE6072"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05994982" w14:textId="2D7EE256" w:rsidR="007A594E" w:rsidRPr="004B6742" w:rsidRDefault="007A594E" w:rsidP="007A594E">
            <w:pPr>
              <w:rPr>
                <w:rFonts w:asciiTheme="minorHAnsi" w:eastAsia="Calibri" w:hAnsiTheme="minorHAnsi" w:cs="Calibri"/>
                <w:b/>
                <w:szCs w:val="20"/>
                <w:lang w:val="es-ES_tradnl"/>
              </w:rPr>
            </w:pPr>
            <w:r w:rsidRPr="004B6742">
              <w:rPr>
                <w:rFonts w:asciiTheme="minorHAnsi" w:eastAsia="Calibri" w:hAnsiTheme="minorHAnsi" w:cs="Calibri"/>
                <w:szCs w:val="20"/>
                <w:lang w:val="es-ES_tradnl"/>
              </w:rPr>
              <w:t xml:space="preserve">ECMA-375,4 </w:t>
            </w:r>
            <w:proofErr w:type="spellStart"/>
            <w:r w:rsidRPr="004B6742">
              <w:rPr>
                <w:rFonts w:asciiTheme="minorHAnsi" w:eastAsia="Calibri" w:hAnsiTheme="minorHAnsi" w:cs="Calibri"/>
                <w:szCs w:val="20"/>
                <w:lang w:val="es-ES_tradnl"/>
              </w:rPr>
              <w:t>Conformance</w:t>
            </w:r>
            <w:proofErr w:type="spellEnd"/>
            <w:r w:rsidRPr="004B6742">
              <w:rPr>
                <w:rFonts w:asciiTheme="minorHAnsi" w:eastAsia="Calibri" w:hAnsiTheme="minorHAnsi" w:cs="Calibri"/>
                <w:szCs w:val="20"/>
                <w:lang w:val="es-ES_tradnl"/>
              </w:rPr>
              <w:t xml:space="preserve"> ID:  </w:t>
            </w:r>
            <w:r w:rsidR="00F4309B" w:rsidRPr="004B6742">
              <w:rPr>
                <w:rFonts w:asciiTheme="minorHAnsi" w:hAnsiTheme="minorHAnsi"/>
                <w:szCs w:val="20"/>
                <w:lang w:val="es-ES_tradnl"/>
              </w:rPr>
              <w:t>M1.17, M3.2, O1.4, M2.12</w:t>
            </w:r>
          </w:p>
        </w:tc>
      </w:tr>
    </w:tbl>
    <w:p w14:paraId="3C430428" w14:textId="31FE431E" w:rsidR="0079167D" w:rsidRPr="004B6742" w:rsidRDefault="0079167D">
      <w:pPr>
        <w:rPr>
          <w:rFonts w:asciiTheme="majorHAnsi" w:eastAsiaTheme="majorEastAsia" w:hAnsiTheme="majorHAnsi" w:cstheme="majorBidi"/>
          <w:b/>
          <w:bCs/>
          <w:color w:val="4F81BD" w:themeColor="accent1"/>
          <w:sz w:val="22"/>
          <w:lang w:val="es-ES_tradnl"/>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7A594E">
        <w:tc>
          <w:tcPr>
            <w:tcW w:w="2572" w:type="dxa"/>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r w:rsidR="007A594E" w14:paraId="2C0DBA9A" w14:textId="77777777" w:rsidTr="00FD43E0">
        <w:tc>
          <w:tcPr>
            <w:tcW w:w="2572" w:type="dxa"/>
            <w:tcBorders>
              <w:bottom w:val="single" w:sz="4" w:space="0" w:color="auto"/>
            </w:tcBorders>
            <w:shd w:val="clear" w:color="auto" w:fill="D9D9D9" w:themeFill="background1" w:themeFillShade="D9"/>
          </w:tcPr>
          <w:p w14:paraId="0B92CDAF" w14:textId="2E33AC16"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19E973D7" w14:textId="37A406BB" w:rsidR="007A594E"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A96893" w:rsidRPr="00F84397">
              <w:rPr>
                <w:rFonts w:asciiTheme="minorHAnsi" w:hAnsiTheme="minorHAnsi"/>
                <w:szCs w:val="20"/>
              </w:rPr>
              <w:t>M1.72</w:t>
            </w: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7A594E">
        <w:tc>
          <w:tcPr>
            <w:tcW w:w="2572" w:type="dxa"/>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r w:rsidR="007A594E" w14:paraId="31696326" w14:textId="77777777" w:rsidTr="00FD43E0">
        <w:tc>
          <w:tcPr>
            <w:tcW w:w="2572" w:type="dxa"/>
            <w:tcBorders>
              <w:bottom w:val="single" w:sz="4" w:space="0" w:color="auto"/>
            </w:tcBorders>
            <w:shd w:val="clear" w:color="auto" w:fill="D9D9D9" w:themeFill="background1" w:themeFillShade="D9"/>
          </w:tcPr>
          <w:p w14:paraId="4ED3CAF0" w14:textId="2E11B68D"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2E1D343A" w14:textId="4FA68887" w:rsidR="007A594E" w:rsidRPr="00486EC3"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8A32A2" w:rsidRPr="00F84397">
              <w:rPr>
                <w:rFonts w:asciiTheme="minorHAnsi" w:hAnsiTheme="minorHAnsi"/>
                <w:szCs w:val="20"/>
              </w:rPr>
              <w:t>O1.5</w:t>
            </w: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8" w:name="_Toc45031805"/>
      <w:r w:rsidR="00A21BEB" w:rsidRPr="006D0B37">
        <w:t>Negative OPC Test Cases</w:t>
      </w:r>
      <w:bookmarkEnd w:id="18"/>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007A594E">
        <w:trPr>
          <w:trHeight w:val="56"/>
        </w:trPr>
        <w:tc>
          <w:tcPr>
            <w:tcW w:w="2628" w:type="dxa"/>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r w:rsidR="007A594E" w:rsidRPr="006773B8" w14:paraId="7D3C2C93" w14:textId="77777777" w:rsidTr="7E4BDF2E">
        <w:trPr>
          <w:trHeight w:val="56"/>
        </w:trPr>
        <w:tc>
          <w:tcPr>
            <w:tcW w:w="2628" w:type="dxa"/>
            <w:tcBorders>
              <w:bottom w:val="single" w:sz="4" w:space="0" w:color="auto"/>
            </w:tcBorders>
            <w:shd w:val="clear" w:color="auto" w:fill="D9D9D9" w:themeFill="background1" w:themeFillShade="D9"/>
          </w:tcPr>
          <w:p w14:paraId="34187ED0" w14:textId="6E54B05F"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2AC5B1A1" w14:textId="76DD8460"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6C17FA" w:rsidRPr="00F84397">
              <w:rPr>
                <w:rFonts w:asciiTheme="minorHAnsi" w:hAnsiTheme="minorHAnsi"/>
              </w:rPr>
              <w:t>M1.9</w:t>
            </w: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007A594E">
        <w:trPr>
          <w:trHeight w:val="56"/>
        </w:trPr>
        <w:tc>
          <w:tcPr>
            <w:tcW w:w="2628" w:type="dxa"/>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r w:rsidR="007A594E" w:rsidRPr="006773B8" w14:paraId="7C8DFA8E" w14:textId="77777777" w:rsidTr="7E4BDF2E">
        <w:trPr>
          <w:trHeight w:val="56"/>
        </w:trPr>
        <w:tc>
          <w:tcPr>
            <w:tcW w:w="2628" w:type="dxa"/>
            <w:tcBorders>
              <w:bottom w:val="single" w:sz="4" w:space="0" w:color="auto"/>
            </w:tcBorders>
            <w:shd w:val="clear" w:color="auto" w:fill="D9D9D9" w:themeFill="background1" w:themeFillShade="D9"/>
          </w:tcPr>
          <w:p w14:paraId="154169C1" w14:textId="38E7D99A"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0982DE11" w14:textId="40B35D17"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3E0938" w:rsidRPr="00F84397">
              <w:rPr>
                <w:rFonts w:asciiTheme="minorHAnsi" w:hAnsiTheme="minorHAnsi"/>
              </w:rPr>
              <w:t>M1.10</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007A594E">
        <w:trPr>
          <w:trHeight w:val="56"/>
        </w:trPr>
        <w:tc>
          <w:tcPr>
            <w:tcW w:w="2628" w:type="dxa"/>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w:t>
            </w:r>
            <w:proofErr w:type="spellStart"/>
            <w:r w:rsidR="00471F5A">
              <w:rPr>
                <w:rFonts w:asciiTheme="minorHAnsi" w:eastAsia="Calibri" w:hAnsiTheme="minorHAnsi" w:cs="Calibri"/>
              </w:rPr>
              <w:t>i.e</w:t>
            </w:r>
            <w:proofErr w:type="spellEnd"/>
            <w:r w:rsidR="00471F5A">
              <w:rPr>
                <w:rFonts w:asciiTheme="minorHAnsi" w:eastAsia="Calibri" w:hAnsiTheme="minorHAnsi" w:cs="Calibri"/>
              </w:rPr>
              <w:t xml:space="preserve"> </w:t>
            </w:r>
            <w:r w:rsidR="00471F5A" w:rsidRPr="00471F5A">
              <w:rPr>
                <w:rFonts w:asciiTheme="minorHAnsi" w:eastAsia="Calibri" w:hAnsiTheme="minorHAnsi" w:cs="Calibri"/>
              </w:rPr>
              <w:t>?cow=&amp;</w:t>
            </w:r>
            <w:proofErr w:type="spellStart"/>
            <w:r w:rsidR="00471F5A" w:rsidRPr="00471F5A">
              <w:rPr>
                <w:rFonts w:asciiTheme="minorHAnsi" w:eastAsia="Calibri" w:hAnsiTheme="minorHAnsi" w:cs="Calibri"/>
              </w:rPr>
              <w:t>quot;Moo&amp;quot</w:t>
            </w:r>
            <w:proofErr w:type="spellEnd"/>
            <w:r w:rsidR="00471F5A" w:rsidRPr="00471F5A">
              <w:rPr>
                <w:rFonts w:asciiTheme="minorHAnsi" w:eastAsia="Calibri" w:hAnsiTheme="minorHAnsi" w:cs="Calibri"/>
              </w:rPr>
              <w: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r w:rsidR="007A594E" w:rsidRPr="006773B8" w14:paraId="0D3D8E94" w14:textId="77777777" w:rsidTr="7E4BDF2E">
        <w:trPr>
          <w:trHeight w:val="56"/>
        </w:trPr>
        <w:tc>
          <w:tcPr>
            <w:tcW w:w="2628" w:type="dxa"/>
            <w:tcBorders>
              <w:bottom w:val="single" w:sz="4" w:space="0" w:color="auto"/>
            </w:tcBorders>
            <w:shd w:val="clear" w:color="auto" w:fill="D9D9D9" w:themeFill="background1" w:themeFillShade="D9"/>
          </w:tcPr>
          <w:p w14:paraId="188B79FE" w14:textId="71F59A18"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9D3CBC8" w14:textId="0DA9C835"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427510" w:rsidRPr="00F84397">
              <w:rPr>
                <w:rFonts w:asciiTheme="minorHAnsi" w:hAnsiTheme="minorHAnsi"/>
              </w:rPr>
              <w:t>M1.22</w:t>
            </w:r>
          </w:p>
        </w:tc>
      </w:tr>
    </w:tbl>
    <w:p w14:paraId="010B463A" w14:textId="77777777" w:rsidR="67DCE082" w:rsidRDefault="67DCE082"/>
    <w:p w14:paraId="4D3A9809" w14:textId="77777777" w:rsidR="00A86150" w:rsidRDefault="00A86150">
      <w:pPr>
        <w:rPr>
          <w:rFonts w:eastAsiaTheme="majorEastAsia" w:cstheme="majorBidi"/>
          <w:b/>
          <w:bCs/>
          <w:color w:val="365F91" w:themeColor="accent1" w:themeShade="BF"/>
          <w:szCs w:val="20"/>
        </w:rPr>
      </w:pPr>
      <w:r>
        <w:br w:type="page"/>
      </w:r>
    </w:p>
    <w:p w14:paraId="346EB4DC" w14:textId="45439868" w:rsidR="67DCE082" w:rsidRDefault="00B76BB3" w:rsidP="003162C7">
      <w:pPr>
        <w:pStyle w:val="Heading3"/>
      </w:pPr>
      <w:r>
        <w:lastRenderedPageBreak/>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7A594E">
        <w:tc>
          <w:tcPr>
            <w:tcW w:w="2572" w:type="dxa"/>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43800CF0" w14:textId="576E1DBE" w:rsidR="67DCE082" w:rsidRPr="00F84397" w:rsidRDefault="67DCE082" w:rsidP="67DCE082">
            <w:pPr>
              <w:rPr>
                <w:rFonts w:asciiTheme="minorHAnsi" w:hAnsiTheme="minorHAnsi"/>
              </w:rPr>
            </w:pPr>
          </w:p>
        </w:tc>
      </w:tr>
      <w:tr w:rsidR="00284CDF" w14:paraId="5F426878" w14:textId="77777777" w:rsidTr="00FD43E0">
        <w:tc>
          <w:tcPr>
            <w:tcW w:w="2572" w:type="dxa"/>
            <w:tcBorders>
              <w:bottom w:val="single" w:sz="4" w:space="0" w:color="auto"/>
            </w:tcBorders>
            <w:shd w:val="clear" w:color="auto" w:fill="D9D9D9" w:themeFill="background1" w:themeFillShade="D9"/>
          </w:tcPr>
          <w:p w14:paraId="25DAAC5B" w14:textId="16E9F5E8"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112F4B3" w14:textId="2EF83B5F" w:rsidR="00284CDF" w:rsidRPr="00486EC3" w:rsidRDefault="00284CDF" w:rsidP="00284CDF">
            <w:pPr>
              <w:rPr>
                <w:rFonts w:asciiTheme="minorHAnsi" w:eastAsia="Calibri" w:hAnsiTheme="minorHAnsi" w:cs="Calibri"/>
                <w:b/>
              </w:rPr>
            </w:pPr>
            <w:r w:rsidRPr="00687986">
              <w:rPr>
                <w:rFonts w:asciiTheme="minorHAnsi" w:eastAsia="Calibri" w:hAnsiTheme="minorHAnsi" w:cs="Calibri"/>
                <w:szCs w:val="20"/>
              </w:rPr>
              <w:t xml:space="preserve">ECMA-375,4 Conformance ID:  </w:t>
            </w:r>
            <w:r w:rsidR="009B235D" w:rsidRPr="00F84397">
              <w:rPr>
                <w:rFonts w:asciiTheme="minorHAnsi" w:hAnsiTheme="minorHAnsi"/>
              </w:rPr>
              <w:t>M2.5</w:t>
            </w:r>
          </w:p>
        </w:tc>
      </w:tr>
    </w:tbl>
    <w:p w14:paraId="7DE80522" w14:textId="77777777" w:rsidR="67DCE082" w:rsidRDefault="67DCE082"/>
    <w:p w14:paraId="71869B01" w14:textId="2F0965F7" w:rsidR="67DCE082" w:rsidRDefault="00B76BB3" w:rsidP="003162C7">
      <w:pPr>
        <w:pStyle w:val="Heading3"/>
      </w:pPr>
      <w:r>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284CDF">
        <w:tc>
          <w:tcPr>
            <w:tcW w:w="2572" w:type="dxa"/>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r w:rsidR="00284CDF" w14:paraId="332D7E01" w14:textId="77777777" w:rsidTr="00FD43E0">
        <w:tc>
          <w:tcPr>
            <w:tcW w:w="2572" w:type="dxa"/>
            <w:tcBorders>
              <w:bottom w:val="single" w:sz="4" w:space="0" w:color="auto"/>
            </w:tcBorders>
            <w:shd w:val="clear" w:color="auto" w:fill="D9D9D9" w:themeFill="background1" w:themeFillShade="D9"/>
          </w:tcPr>
          <w:p w14:paraId="0CADB2AD" w14:textId="4DFC2C74"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7EAC4DB1" w14:textId="4129CB8A" w:rsidR="00284CDF" w:rsidRDefault="00284CDF" w:rsidP="00284CDF">
            <w:pPr>
              <w:rPr>
                <w:rFonts w:asciiTheme="minorHAnsi" w:eastAsia="Calibri" w:hAnsiTheme="minorHAnsi" w:cs="Calibri"/>
              </w:rPr>
            </w:pPr>
            <w:r w:rsidRPr="00687986">
              <w:rPr>
                <w:rFonts w:asciiTheme="minorHAnsi" w:eastAsia="Calibri" w:hAnsiTheme="minorHAnsi" w:cs="Calibri"/>
                <w:szCs w:val="20"/>
              </w:rPr>
              <w:t xml:space="preserve">ECMA-375,4 Conformance ID:  </w:t>
            </w:r>
            <w:r w:rsidR="009F4A10" w:rsidRPr="00F84397">
              <w:rPr>
                <w:rFonts w:asciiTheme="minorHAnsi" w:hAnsiTheme="minorHAnsi"/>
              </w:rPr>
              <w:t>M2.6</w:t>
            </w: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 xml:space="preserve">207 Empty </w:t>
      </w:r>
      <w:proofErr w:type="spellStart"/>
      <w:r w:rsidR="7E4BDF2E" w:rsidRPr="003B380A">
        <w:t>Partname</w:t>
      </w:r>
      <w:proofErr w:type="spellEnd"/>
      <w:r w:rsidR="7E4BDF2E" w:rsidRPr="003B380A">
        <w:t xml:space="preserv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 xml:space="preserve">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3068D1">
        <w:tc>
          <w:tcPr>
            <w:tcW w:w="2572" w:type="dxa"/>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content type override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r w:rsidR="003068D1" w14:paraId="0924EDAB" w14:textId="77777777" w:rsidTr="00FD43E0">
        <w:tc>
          <w:tcPr>
            <w:tcW w:w="2572" w:type="dxa"/>
            <w:tcBorders>
              <w:bottom w:val="single" w:sz="4" w:space="0" w:color="auto"/>
            </w:tcBorders>
            <w:shd w:val="clear" w:color="auto" w:fill="D9D9D9" w:themeFill="background1" w:themeFillShade="D9"/>
          </w:tcPr>
          <w:p w14:paraId="78D8035D" w14:textId="6DEADBDB" w:rsidR="003068D1" w:rsidRPr="00F84397" w:rsidRDefault="003068D1" w:rsidP="003068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1205F216" w14:textId="6F0E0AD8" w:rsidR="003068D1" w:rsidRPr="00F84397" w:rsidRDefault="003068D1" w:rsidP="003068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D56D95" w:rsidRPr="00F84397">
              <w:rPr>
                <w:rFonts w:asciiTheme="minorHAnsi" w:hAnsiTheme="minorHAnsi"/>
              </w:rPr>
              <w:t>M2.7</w:t>
            </w:r>
          </w:p>
        </w:tc>
      </w:tr>
    </w:tbl>
    <w:p w14:paraId="18B1EF28" w14:textId="77777777" w:rsidR="4FA9AB4E" w:rsidRDefault="4FA9AB4E"/>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9" w:name="_Toc45031806"/>
      <w:r w:rsidR="00BE6AF9" w:rsidRPr="006D0B37">
        <w:t xml:space="preserve">Positive </w:t>
      </w:r>
      <w:r w:rsidR="002C4BC7" w:rsidRPr="006D0B37">
        <w:t>3MF Core Test Cases</w:t>
      </w:r>
      <w:bookmarkEnd w:id="19"/>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proofErr w:type="spellStart"/>
      <w:r w:rsidR="001B3DF7" w:rsidRPr="003B380A">
        <w:t>StartPart</w:t>
      </w:r>
      <w:proofErr w:type="spellEnd"/>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pointed to by the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001B0766">
        <w:trPr>
          <w:trHeight w:val="56"/>
        </w:trPr>
        <w:tc>
          <w:tcPr>
            <w:tcW w:w="2628" w:type="dxa"/>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r w:rsidR="001B0766" w:rsidRPr="006773B8" w14:paraId="4FF3414B" w14:textId="77777777" w:rsidTr="7E4BDF2E">
        <w:trPr>
          <w:trHeight w:val="56"/>
        </w:trPr>
        <w:tc>
          <w:tcPr>
            <w:tcW w:w="2628" w:type="dxa"/>
            <w:tcBorders>
              <w:bottom w:val="single" w:sz="4" w:space="0" w:color="auto"/>
            </w:tcBorders>
            <w:shd w:val="clear" w:color="auto" w:fill="D9D9D9" w:themeFill="background1" w:themeFillShade="D9"/>
          </w:tcPr>
          <w:p w14:paraId="28A46569" w14:textId="115FAA9A" w:rsidR="001B0766" w:rsidRPr="00F84397" w:rsidRDefault="001B0766" w:rsidP="4FA9AB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D32305" w14:textId="51A839BF" w:rsidR="00406C7A" w:rsidRPr="0017103B" w:rsidRDefault="007F1822" w:rsidP="1465993C">
            <w:pPr>
              <w:rPr>
                <w:rFonts w:asciiTheme="minorHAnsi" w:eastAsiaTheme="minorEastAsia" w:hAnsiTheme="minorHAnsi"/>
                <w:bCs/>
                <w:szCs w:val="20"/>
              </w:rPr>
            </w:pPr>
            <w:hyperlink r:id="rId11" w:anchor="421-Component" w:history="1">
              <w:r w:rsidR="0017103B" w:rsidRPr="0037602A">
                <w:rPr>
                  <w:rStyle w:val="Hyperlink"/>
                  <w:rFonts w:asciiTheme="minorHAnsi" w:eastAsiaTheme="minorEastAsia" w:hAnsiTheme="minorHAnsi"/>
                  <w:bCs/>
                  <w:szCs w:val="20"/>
                </w:rPr>
                <w:t xml:space="preserve">Link to </w:t>
              </w:r>
              <w:r w:rsidR="00AC0773" w:rsidRPr="0037602A">
                <w:rPr>
                  <w:rStyle w:val="Hyperlink"/>
                  <w:rFonts w:asciiTheme="minorHAnsi" w:eastAsiaTheme="minorEastAsia" w:hAnsiTheme="minorHAnsi"/>
                  <w:bCs/>
                  <w:szCs w:val="20"/>
                </w:rPr>
                <w:t>Requ</w:t>
              </w:r>
              <w:r w:rsidR="00195FB0" w:rsidRPr="0037602A">
                <w:rPr>
                  <w:rStyle w:val="Hyperlink"/>
                  <w:rFonts w:asciiTheme="minorHAnsi" w:eastAsiaTheme="minorEastAsia" w:hAnsiTheme="minorHAnsi"/>
                  <w:bCs/>
                  <w:szCs w:val="20"/>
                </w:rPr>
                <w:t xml:space="preserve">irement in 3MF </w:t>
              </w:r>
              <w:r w:rsidR="007271D5" w:rsidRPr="0037602A">
                <w:rPr>
                  <w:rStyle w:val="Hyperlink"/>
                  <w:rFonts w:asciiTheme="minorHAnsi" w:eastAsiaTheme="minorEastAsia" w:hAnsiTheme="minorHAnsi"/>
                  <w:bCs/>
                  <w:szCs w:val="20"/>
                </w:rPr>
                <w:t>Specification</w:t>
              </w:r>
            </w:hyperlink>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8C19375" w14:textId="0BF32461" w:rsidR="0089240A" w:rsidRDefault="0089240A" w:rsidP="4FA9AB4E">
            <w:pPr>
              <w:rPr>
                <w:rFonts w:asciiTheme="minorHAnsi" w:eastAsiaTheme="minorEastAsia" w:hAnsiTheme="minorHAnsi"/>
                <w:szCs w:val="20"/>
              </w:rPr>
            </w:pPr>
            <w:r>
              <w:rPr>
                <w:rFonts w:asciiTheme="minorHAnsi" w:eastAsiaTheme="minorEastAsia" w:hAnsiTheme="minorHAnsi"/>
                <w:szCs w:val="20"/>
              </w:rPr>
              <w:t>02 – Printer should ignore extra thumbnail</w:t>
            </w:r>
          </w:p>
          <w:p w14:paraId="78A4143B" w14:textId="09C752E4" w:rsidR="00A20B5D" w:rsidRDefault="00A20B5D" w:rsidP="00A1486A">
            <w:pPr>
              <w:rPr>
                <w:rFonts w:asciiTheme="minorHAnsi" w:eastAsiaTheme="minorEastAsia" w:hAnsiTheme="minorHAnsi"/>
                <w:szCs w:val="20"/>
              </w:rPr>
            </w:pPr>
            <w:r>
              <w:rPr>
                <w:rFonts w:asciiTheme="minorHAnsi" w:eastAsiaTheme="minorEastAsia" w:hAnsiTheme="minorHAnsi"/>
                <w:szCs w:val="20"/>
              </w:rPr>
              <w:t>03 – Printer should process the file correctly</w:t>
            </w:r>
          </w:p>
          <w:p w14:paraId="4B627B02" w14:textId="3EC3AA67"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04 – Printer should process the file correctly</w:t>
            </w:r>
          </w:p>
        </w:tc>
      </w:tr>
      <w:tr w:rsidR="00E52F6D" w:rsidRPr="00F84397" w14:paraId="725EAB31" w14:textId="77777777" w:rsidTr="007271D5">
        <w:trPr>
          <w:trHeight w:val="56"/>
        </w:trPr>
        <w:tc>
          <w:tcPr>
            <w:tcW w:w="2628" w:type="dxa"/>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Pr>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w:t>
            </w:r>
            <w:proofErr w:type="spellStart"/>
            <w:r>
              <w:rPr>
                <w:rFonts w:asciiTheme="minorHAnsi" w:eastAsiaTheme="minorEastAsia" w:hAnsiTheme="minorHAnsi"/>
                <w:bCs/>
                <w:szCs w:val="20"/>
              </w:rPr>
              <w:t>png</w:t>
            </w:r>
            <w:proofErr w:type="spellEnd"/>
            <w:r>
              <w:rPr>
                <w:rFonts w:asciiTheme="minorHAnsi" w:eastAsiaTheme="minorEastAsia" w:hAnsiTheme="minorHAnsi"/>
                <w:bCs/>
                <w:szCs w:val="20"/>
              </w:rPr>
              <w:t xml:space="preserve">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proofErr w:type="spellStart"/>
            <w:r>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ID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r w:rsidR="007271D5" w:rsidRPr="00F84397" w14:paraId="61453E82" w14:textId="77777777" w:rsidTr="7E4BDF2E">
        <w:trPr>
          <w:trHeight w:val="56"/>
        </w:trPr>
        <w:tc>
          <w:tcPr>
            <w:tcW w:w="2628" w:type="dxa"/>
            <w:tcBorders>
              <w:bottom w:val="single" w:sz="4" w:space="0" w:color="auto"/>
            </w:tcBorders>
            <w:shd w:val="clear" w:color="auto" w:fill="D9D9D9" w:themeFill="background1" w:themeFillShade="D9"/>
          </w:tcPr>
          <w:p w14:paraId="24A2324D" w14:textId="142B866A"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D708903" w14:textId="27939E20" w:rsidR="007271D5" w:rsidRPr="00F84397" w:rsidRDefault="007F1822" w:rsidP="007271D5">
            <w:pPr>
              <w:rPr>
                <w:rFonts w:asciiTheme="minorHAnsi" w:eastAsiaTheme="minorEastAsia" w:hAnsiTheme="minorHAnsi"/>
                <w:b/>
                <w:bCs/>
                <w:szCs w:val="20"/>
              </w:rPr>
            </w:pPr>
            <w:hyperlink r:id="rId12" w:anchor="211-3D-Parts-and-Payload-Relationships" w:history="1">
              <w:r w:rsidR="007271D5" w:rsidRPr="005D6A22">
                <w:rPr>
                  <w:rStyle w:val="Hyperlink"/>
                  <w:rFonts w:asciiTheme="minorHAnsi" w:eastAsiaTheme="minorEastAsia" w:hAnsiTheme="minorHAnsi"/>
                  <w:bCs/>
                  <w:szCs w:val="20"/>
                </w:rPr>
                <w:t>Link to Requirement in 3MF Specification</w:t>
              </w:r>
            </w:hyperlink>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7271D5">
        <w:trPr>
          <w:trHeight w:val="56"/>
        </w:trPr>
        <w:tc>
          <w:tcPr>
            <w:tcW w:w="2628" w:type="dxa"/>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r w:rsidR="007271D5" w:rsidRPr="00F84397" w14:paraId="7844E535" w14:textId="77777777" w:rsidTr="00342C67">
        <w:trPr>
          <w:trHeight w:val="56"/>
        </w:trPr>
        <w:tc>
          <w:tcPr>
            <w:tcW w:w="2628" w:type="dxa"/>
            <w:tcBorders>
              <w:bottom w:val="single" w:sz="4" w:space="0" w:color="auto"/>
            </w:tcBorders>
            <w:shd w:val="clear" w:color="auto" w:fill="D9D9D9" w:themeFill="background1" w:themeFillShade="D9"/>
          </w:tcPr>
          <w:p w14:paraId="45D27133" w14:textId="3C044089"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shd w:val="clear" w:color="auto" w:fill="auto"/>
          </w:tcPr>
          <w:p w14:paraId="354D79C2" w14:textId="1CD4D2E4" w:rsidR="007271D5" w:rsidRPr="00F84397" w:rsidRDefault="007F1822" w:rsidP="007271D5">
            <w:pPr>
              <w:rPr>
                <w:rFonts w:asciiTheme="minorHAnsi" w:eastAsiaTheme="minorEastAsia" w:hAnsiTheme="minorHAnsi"/>
                <w:szCs w:val="20"/>
              </w:rPr>
            </w:pPr>
            <w:hyperlink r:id="rId13" w:anchor="31-Coordinate-Space" w:history="1">
              <w:r w:rsidR="007271D5" w:rsidRPr="00B60845">
                <w:rPr>
                  <w:rStyle w:val="Hyperlink"/>
                  <w:rFonts w:asciiTheme="minorHAnsi" w:eastAsiaTheme="minorEastAsia" w:hAnsiTheme="minorHAnsi"/>
                  <w:bCs/>
                  <w:szCs w:val="20"/>
                </w:rPr>
                <w:t>Link to Requirement in 3MF Specification</w:t>
              </w:r>
            </w:hyperlink>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007271D5">
        <w:trPr>
          <w:trHeight w:val="56"/>
        </w:trPr>
        <w:tc>
          <w:tcPr>
            <w:tcW w:w="2628" w:type="dxa"/>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r w:rsidR="007271D5" w:rsidRPr="00F84397" w14:paraId="68090C18" w14:textId="77777777" w:rsidTr="4FA9AB4E">
        <w:trPr>
          <w:trHeight w:val="56"/>
        </w:trPr>
        <w:tc>
          <w:tcPr>
            <w:tcW w:w="2628" w:type="dxa"/>
            <w:tcBorders>
              <w:bottom w:val="single" w:sz="4" w:space="0" w:color="auto"/>
            </w:tcBorders>
            <w:shd w:val="clear" w:color="auto" w:fill="D9D9D9" w:themeFill="background1" w:themeFillShade="D9"/>
          </w:tcPr>
          <w:p w14:paraId="79F15DA6" w14:textId="7AFFD9A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BA29A5F" w14:textId="4ADEF359" w:rsidR="007271D5" w:rsidRPr="00F84397" w:rsidRDefault="007F1822" w:rsidP="007271D5">
            <w:pPr>
              <w:rPr>
                <w:rFonts w:asciiTheme="minorHAnsi" w:eastAsiaTheme="minorEastAsia" w:hAnsiTheme="minorHAnsi"/>
                <w:b/>
                <w:bCs/>
                <w:szCs w:val="20"/>
              </w:rPr>
            </w:pPr>
            <w:hyperlink r:id="rId14" w:anchor="341-Metadata" w:history="1">
              <w:r w:rsidR="007271D5" w:rsidRPr="002346CA">
                <w:rPr>
                  <w:rStyle w:val="Hyperlink"/>
                  <w:rFonts w:asciiTheme="minorHAnsi" w:eastAsiaTheme="minorEastAsia" w:hAnsiTheme="minorHAnsi"/>
                  <w:bCs/>
                  <w:szCs w:val="20"/>
                </w:rPr>
                <w:t>Link to Requirement in 3MF Specification</w:t>
              </w:r>
            </w:hyperlink>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007271D5">
        <w:trPr>
          <w:trHeight w:val="56"/>
        </w:trPr>
        <w:tc>
          <w:tcPr>
            <w:tcW w:w="2628" w:type="dxa"/>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proofErr w:type="spellStart"/>
            <w:r w:rsidRPr="00F84397">
              <w:rPr>
                <w:rFonts w:asciiTheme="minorHAnsi" w:eastAsiaTheme="minorEastAsia" w:hAnsiTheme="minorHAnsi"/>
                <w:szCs w:val="20"/>
              </w:rPr>
              <w:t>xmlns:v</w:t>
            </w:r>
            <w:proofErr w:type="spellEnd"/>
            <w:r w:rsidRPr="00F84397">
              <w:rPr>
                <w:rFonts w:asciiTheme="minorHAnsi" w:eastAsiaTheme="minorEastAsia" w:hAnsiTheme="minorHAnsi"/>
                <w:szCs w:val="20"/>
              </w:rPr>
              <w:t>="http://schemas.qualitylogic.com/</w:t>
            </w:r>
            <w:proofErr w:type="spellStart"/>
            <w:r w:rsidRPr="00F84397">
              <w:rPr>
                <w:rFonts w:asciiTheme="minorHAnsi" w:eastAsiaTheme="minorEastAsia" w:hAnsiTheme="minorHAnsi"/>
                <w:szCs w:val="20"/>
              </w:rPr>
              <w:t>vendorspecific</w:t>
            </w:r>
            <w:proofErr w:type="spellEnd"/>
            <w:r w:rsidRPr="00F84397">
              <w:rPr>
                <w:rFonts w:asciiTheme="minorHAnsi" w:eastAsiaTheme="minorEastAsia" w:hAnsiTheme="minorHAnsi"/>
                <w:szCs w:val="20"/>
              </w:rPr>
              <w:t xml:space="preserve">"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r w:rsidR="007271D5" w:rsidRPr="00F84397" w14:paraId="35019AB2" w14:textId="77777777" w:rsidTr="7E4BDF2E">
        <w:trPr>
          <w:trHeight w:val="56"/>
        </w:trPr>
        <w:tc>
          <w:tcPr>
            <w:tcW w:w="2628" w:type="dxa"/>
            <w:tcBorders>
              <w:bottom w:val="single" w:sz="4" w:space="0" w:color="auto"/>
            </w:tcBorders>
            <w:shd w:val="clear" w:color="auto" w:fill="D9D9D9" w:themeFill="background1" w:themeFillShade="D9"/>
          </w:tcPr>
          <w:p w14:paraId="0B40EB50" w14:textId="3144E34D"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4900AF7" w14:textId="50F0EAA6" w:rsidR="007271D5" w:rsidRPr="00F84397" w:rsidRDefault="007F1822" w:rsidP="007271D5">
            <w:pPr>
              <w:rPr>
                <w:rFonts w:asciiTheme="minorHAnsi" w:eastAsiaTheme="minorEastAsia" w:hAnsiTheme="minorHAnsi"/>
                <w:b/>
                <w:bCs/>
                <w:szCs w:val="20"/>
              </w:rPr>
            </w:pPr>
            <w:hyperlink r:id="rId15" w:anchor="341-Metadata" w:history="1">
              <w:r w:rsidR="007271D5" w:rsidRPr="00845D45">
                <w:rPr>
                  <w:rStyle w:val="Hyperlink"/>
                  <w:rFonts w:asciiTheme="minorHAnsi" w:eastAsiaTheme="minorEastAsia" w:hAnsiTheme="minorHAnsi"/>
                  <w:bCs/>
                  <w:szCs w:val="20"/>
                </w:rPr>
                <w:t>Link to Requirement in 3MF Specification</w:t>
              </w:r>
            </w:hyperlink>
          </w:p>
        </w:tc>
      </w:tr>
    </w:tbl>
    <w:p w14:paraId="048924B5" w14:textId="77777777" w:rsidR="00A47C64" w:rsidRDefault="00A47C64" w:rsidP="00A47C64"/>
    <w:p w14:paraId="580D8274" w14:textId="77777777" w:rsidR="00A86150" w:rsidRDefault="00A86150">
      <w:pPr>
        <w:rPr>
          <w:rFonts w:eastAsiaTheme="majorEastAsia" w:cstheme="majorBidi"/>
          <w:b/>
          <w:bCs/>
          <w:color w:val="365F91" w:themeColor="accent1" w:themeShade="BF"/>
          <w:szCs w:val="20"/>
        </w:rPr>
      </w:pPr>
      <w:r>
        <w:br w:type="page"/>
      </w:r>
    </w:p>
    <w:p w14:paraId="6B4CA3B4" w14:textId="5BE76B55" w:rsidR="00A47C64" w:rsidRDefault="00B76BB3" w:rsidP="003162C7">
      <w:pPr>
        <w:pStyle w:val="Heading3"/>
      </w:pPr>
      <w:r>
        <w:lastRenderedPageBreak/>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007271D5">
        <w:trPr>
          <w:trHeight w:val="56"/>
        </w:trPr>
        <w:tc>
          <w:tcPr>
            <w:tcW w:w="2628" w:type="dxa"/>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r w:rsidR="007271D5" w:rsidRPr="00F84397" w14:paraId="0C812601" w14:textId="77777777" w:rsidTr="4FA9AB4E">
        <w:trPr>
          <w:trHeight w:val="56"/>
        </w:trPr>
        <w:tc>
          <w:tcPr>
            <w:tcW w:w="2628" w:type="dxa"/>
            <w:tcBorders>
              <w:bottom w:val="single" w:sz="4" w:space="0" w:color="auto"/>
            </w:tcBorders>
            <w:shd w:val="clear" w:color="auto" w:fill="D9D9D9" w:themeFill="background1" w:themeFillShade="D9"/>
          </w:tcPr>
          <w:p w14:paraId="131A3073" w14:textId="16334BA3"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C1665E" w14:textId="46122D5D" w:rsidR="007271D5" w:rsidRPr="00F84397" w:rsidRDefault="007F1822" w:rsidP="007271D5">
            <w:pPr>
              <w:rPr>
                <w:rFonts w:asciiTheme="minorHAnsi" w:eastAsiaTheme="minorEastAsia" w:hAnsiTheme="minorHAnsi"/>
                <w:b/>
                <w:bCs/>
                <w:szCs w:val="20"/>
              </w:rPr>
            </w:pPr>
            <w:hyperlink r:id="rId16" w:anchor="343-Build-Instructions" w:history="1">
              <w:r w:rsidR="007271D5" w:rsidRPr="009C6D8A">
                <w:rPr>
                  <w:rStyle w:val="Hyperlink"/>
                  <w:rFonts w:asciiTheme="minorHAnsi" w:eastAsiaTheme="minorEastAsia" w:hAnsiTheme="minorHAnsi"/>
                  <w:bCs/>
                  <w:szCs w:val="20"/>
                </w:rPr>
                <w:t>Link to Requirement in 3MF Specification</w:t>
              </w:r>
            </w:hyperlink>
          </w:p>
        </w:tc>
      </w:tr>
    </w:tbl>
    <w:p w14:paraId="4106CC64" w14:textId="54552C98" w:rsidR="00A47C64" w:rsidRDefault="00B76BB3" w:rsidP="003162C7">
      <w:pPr>
        <w:pStyle w:val="Heading3"/>
      </w:pPr>
      <w:r>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007271D5">
        <w:trPr>
          <w:trHeight w:val="56"/>
        </w:trPr>
        <w:tc>
          <w:tcPr>
            <w:tcW w:w="2628" w:type="dxa"/>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r w:rsidR="007271D5" w:rsidRPr="00F84397" w14:paraId="5D573DCE" w14:textId="77777777" w:rsidTr="7E4BDF2E">
        <w:trPr>
          <w:trHeight w:val="56"/>
        </w:trPr>
        <w:tc>
          <w:tcPr>
            <w:tcW w:w="2628" w:type="dxa"/>
            <w:tcBorders>
              <w:bottom w:val="single" w:sz="4" w:space="0" w:color="auto"/>
            </w:tcBorders>
            <w:shd w:val="clear" w:color="auto" w:fill="D9D9D9" w:themeFill="background1" w:themeFillShade="D9"/>
          </w:tcPr>
          <w:p w14:paraId="4EE0FC42" w14:textId="01C7F45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83A3D87" w14:textId="15CF0CC8" w:rsidR="007271D5" w:rsidRPr="00F84397" w:rsidRDefault="007F1822" w:rsidP="007271D5">
            <w:pPr>
              <w:rPr>
                <w:rFonts w:asciiTheme="minorHAnsi" w:eastAsiaTheme="minorEastAsia" w:hAnsiTheme="minorHAnsi"/>
                <w:b/>
                <w:bCs/>
                <w:szCs w:val="20"/>
              </w:rPr>
            </w:pPr>
            <w:hyperlink r:id="rId17" w:anchor="342-Resources" w:history="1">
              <w:r w:rsidR="007271D5" w:rsidRPr="004C44E6">
                <w:rPr>
                  <w:rStyle w:val="Hyperlink"/>
                  <w:rFonts w:asciiTheme="minorHAnsi" w:eastAsiaTheme="minorEastAsia" w:hAnsiTheme="minorHAnsi"/>
                  <w:bCs/>
                  <w:szCs w:val="20"/>
                </w:rPr>
                <w:t>Link to Requirement in 3MF Specification</w:t>
              </w:r>
            </w:hyperlink>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007271D5">
        <w:trPr>
          <w:trHeight w:val="56"/>
        </w:trPr>
        <w:tc>
          <w:tcPr>
            <w:tcW w:w="2628" w:type="dxa"/>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r w:rsidR="007271D5" w:rsidRPr="00F84397" w14:paraId="1E9593E8" w14:textId="77777777" w:rsidTr="7E4BDF2E">
        <w:trPr>
          <w:trHeight w:val="56"/>
        </w:trPr>
        <w:tc>
          <w:tcPr>
            <w:tcW w:w="2628" w:type="dxa"/>
            <w:tcBorders>
              <w:bottom w:val="single" w:sz="4" w:space="0" w:color="auto"/>
            </w:tcBorders>
            <w:shd w:val="clear" w:color="auto" w:fill="D9D9D9" w:themeFill="background1" w:themeFillShade="D9"/>
          </w:tcPr>
          <w:p w14:paraId="3D79D5E5" w14:textId="7FC497F1"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9361" w14:textId="61769C0E" w:rsidR="007271D5" w:rsidRPr="00F84397" w:rsidRDefault="007F1822" w:rsidP="007271D5">
            <w:pPr>
              <w:rPr>
                <w:rFonts w:asciiTheme="minorHAnsi" w:eastAsiaTheme="minorEastAsia" w:hAnsiTheme="minorHAnsi"/>
                <w:b/>
                <w:bCs/>
                <w:szCs w:val="20"/>
              </w:rPr>
            </w:pPr>
            <w:hyperlink r:id="rId18" w:anchor="343-Build-Instructions" w:history="1">
              <w:r w:rsidR="007271D5" w:rsidRPr="003D3DD3">
                <w:rPr>
                  <w:rStyle w:val="Hyperlink"/>
                  <w:rFonts w:asciiTheme="minorHAnsi" w:eastAsiaTheme="minorEastAsia" w:hAnsiTheme="minorHAnsi"/>
                  <w:bCs/>
                  <w:szCs w:val="20"/>
                </w:rPr>
                <w:t>Link to Requirement in 3MF Specification</w:t>
              </w:r>
            </w:hyperlink>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30643A6B"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proofErr w:type="spellStart"/>
            <w:r w:rsidR="00CC0A84">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007271D5">
        <w:trPr>
          <w:trHeight w:val="56"/>
        </w:trPr>
        <w:tc>
          <w:tcPr>
            <w:tcW w:w="2628" w:type="dxa"/>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w:t>
            </w:r>
            <w:proofErr w:type="gramStart"/>
            <w:r w:rsidRPr="00F84397">
              <w:rPr>
                <w:rFonts w:asciiTheme="minorHAnsi" w:eastAsiaTheme="minorEastAsia" w:hAnsiTheme="minorHAnsi"/>
                <w:szCs w:val="20"/>
              </w:rPr>
              <w:t>the color red</w:t>
            </w:r>
            <w:proofErr w:type="gramEnd"/>
            <w:r w:rsidRPr="00F84397">
              <w:rPr>
                <w:rFonts w:asciiTheme="minorHAnsi" w:eastAsiaTheme="minorEastAsia" w:hAnsiTheme="minorHAnsi"/>
                <w:szCs w:val="20"/>
              </w:rPr>
              <w:t xml:space="preserve"> in the object element via a reference to the </w:t>
            </w:r>
            <w:proofErr w:type="spellStart"/>
            <w:r w:rsidRPr="00F84397">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definition</w:t>
            </w:r>
            <w:r w:rsidR="0078344F">
              <w:rPr>
                <w:rFonts w:asciiTheme="minorHAnsi" w:eastAsiaTheme="minorEastAsia" w:hAnsiTheme="minorHAnsi"/>
                <w:szCs w:val="20"/>
              </w:rPr>
              <w:t xml:space="preserve">. Include </w:t>
            </w:r>
            <w:proofErr w:type="spellStart"/>
            <w:r w:rsidR="0078344F">
              <w:rPr>
                <w:rFonts w:asciiTheme="minorHAnsi" w:eastAsiaTheme="minorEastAsia" w:hAnsiTheme="minorHAnsi"/>
                <w:szCs w:val="20"/>
              </w:rPr>
              <w:t>pid</w:t>
            </w:r>
            <w:proofErr w:type="spellEnd"/>
            <w:r w:rsidR="0078344F">
              <w:rPr>
                <w:rFonts w:asciiTheme="minorHAnsi" w:eastAsiaTheme="minorEastAsia" w:hAnsiTheme="minorHAnsi"/>
                <w:szCs w:val="20"/>
              </w:rPr>
              <w:t xml:space="preserve">,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xml:space="preserve">. NOTE: </w:t>
            </w:r>
            <w:proofErr w:type="spellStart"/>
            <w:r w:rsidR="000220E9">
              <w:rPr>
                <w:rFonts w:asciiTheme="minorHAnsi" w:eastAsiaTheme="minorEastAsia" w:hAnsiTheme="minorHAnsi"/>
                <w:szCs w:val="20"/>
              </w:rPr>
              <w:t>Basematerials</w:t>
            </w:r>
            <w:proofErr w:type="spellEnd"/>
            <w:r w:rsidR="000220E9">
              <w:rPr>
                <w:rFonts w:asciiTheme="minorHAnsi" w:eastAsiaTheme="minorEastAsia" w:hAnsiTheme="minorHAnsi"/>
                <w:szCs w:val="20"/>
              </w:rPr>
              <w:t xml:space="preserve">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r w:rsidR="007271D5" w:rsidRPr="00F84397" w14:paraId="38748425" w14:textId="77777777" w:rsidTr="7E4BDF2E">
        <w:trPr>
          <w:trHeight w:val="56"/>
        </w:trPr>
        <w:tc>
          <w:tcPr>
            <w:tcW w:w="2628" w:type="dxa"/>
            <w:tcBorders>
              <w:bottom w:val="single" w:sz="4" w:space="0" w:color="auto"/>
            </w:tcBorders>
            <w:shd w:val="clear" w:color="auto" w:fill="D9D9D9" w:themeFill="background1" w:themeFillShade="D9"/>
          </w:tcPr>
          <w:p w14:paraId="0503C0F3" w14:textId="71DCD44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0DCCBE" w14:textId="565ECB95" w:rsidR="007271D5" w:rsidRPr="00F84397" w:rsidRDefault="007F1822" w:rsidP="007271D5">
            <w:pPr>
              <w:rPr>
                <w:rFonts w:asciiTheme="minorHAnsi" w:eastAsiaTheme="minorEastAsia" w:hAnsiTheme="minorHAnsi"/>
                <w:b/>
                <w:bCs/>
                <w:szCs w:val="20"/>
              </w:rPr>
            </w:pPr>
            <w:hyperlink r:id="rId19" w:anchor="342-Resources" w:history="1">
              <w:r w:rsidR="007271D5" w:rsidRPr="00CD246A">
                <w:rPr>
                  <w:rStyle w:val="Hyperlink"/>
                  <w:rFonts w:asciiTheme="minorHAnsi" w:eastAsiaTheme="minorEastAsia" w:hAnsiTheme="minorHAnsi"/>
                  <w:bCs/>
                  <w:szCs w:val="20"/>
                </w:rPr>
                <w:t>Link to Requirement in 3MF Specification</w:t>
              </w:r>
            </w:hyperlink>
          </w:p>
        </w:tc>
      </w:tr>
    </w:tbl>
    <w:p w14:paraId="5CD9F1EF" w14:textId="77777777" w:rsidR="00A47C64" w:rsidRDefault="00A47C64" w:rsidP="00A47C64"/>
    <w:p w14:paraId="0F5923C2" w14:textId="77777777" w:rsidR="00A86150" w:rsidRDefault="00B76BB3" w:rsidP="003162C7">
      <w:pPr>
        <w:pStyle w:val="Heading3"/>
      </w:pPr>
      <w:r>
        <w:t xml:space="preserve"> </w:t>
      </w:r>
    </w:p>
    <w:p w14:paraId="277D76A6" w14:textId="77777777" w:rsidR="00A86150" w:rsidRDefault="00A86150">
      <w:pPr>
        <w:rPr>
          <w:rFonts w:eastAsiaTheme="majorEastAsia" w:cstheme="majorBidi"/>
          <w:b/>
          <w:bCs/>
          <w:color w:val="365F91" w:themeColor="accent1" w:themeShade="BF"/>
          <w:szCs w:val="20"/>
        </w:rPr>
      </w:pPr>
      <w:r>
        <w:br w:type="page"/>
      </w:r>
    </w:p>
    <w:p w14:paraId="2123FE9E" w14:textId="69BD8AA9" w:rsidR="00A47C64" w:rsidRDefault="0003262E" w:rsidP="003162C7">
      <w:pPr>
        <w:pStyle w:val="Heading3"/>
      </w:pPr>
      <w:r>
        <w:lastRenderedPageBreak/>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007271D5">
        <w:trPr>
          <w:trHeight w:val="56"/>
        </w:trPr>
        <w:tc>
          <w:tcPr>
            <w:tcW w:w="2628" w:type="dxa"/>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r w:rsidR="007271D5" w:rsidRPr="00F84397" w14:paraId="40F10094" w14:textId="77777777" w:rsidTr="7E4BDF2E">
        <w:trPr>
          <w:trHeight w:val="56"/>
        </w:trPr>
        <w:tc>
          <w:tcPr>
            <w:tcW w:w="2628" w:type="dxa"/>
            <w:tcBorders>
              <w:bottom w:val="single" w:sz="4" w:space="0" w:color="auto"/>
            </w:tcBorders>
            <w:shd w:val="clear" w:color="auto" w:fill="D9D9D9" w:themeFill="background1" w:themeFillShade="D9"/>
          </w:tcPr>
          <w:p w14:paraId="4E52EF53" w14:textId="3DE2C148"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EB42B61" w14:textId="19739DBD" w:rsidR="007271D5" w:rsidRPr="00F84397" w:rsidRDefault="007F1822" w:rsidP="007271D5">
            <w:pPr>
              <w:rPr>
                <w:rFonts w:asciiTheme="minorHAnsi" w:eastAsiaTheme="minorEastAsia" w:hAnsiTheme="minorHAnsi"/>
                <w:b/>
                <w:bCs/>
                <w:szCs w:val="20"/>
              </w:rPr>
            </w:pPr>
            <w:hyperlink r:id="rId20" w:anchor="611-JPEG-Images" w:history="1">
              <w:r w:rsidR="007271D5" w:rsidRPr="006A23C9">
                <w:rPr>
                  <w:rStyle w:val="Hyperlink"/>
                  <w:rFonts w:asciiTheme="minorHAnsi" w:eastAsiaTheme="minorEastAsia" w:hAnsiTheme="minorHAnsi"/>
                  <w:bCs/>
                  <w:szCs w:val="20"/>
                </w:rPr>
                <w:t>Link to Requirement in 3MF Specification</w:t>
              </w:r>
            </w:hyperlink>
          </w:p>
        </w:tc>
      </w:tr>
    </w:tbl>
    <w:p w14:paraId="5241AB94" w14:textId="6F094B08" w:rsidR="00B142E0" w:rsidRDefault="00B142E0" w:rsidP="00A47C64"/>
    <w:p w14:paraId="136FE274" w14:textId="46D74FD2" w:rsidR="007112E1" w:rsidRDefault="00B76BB3" w:rsidP="00E91707">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w:t>
            </w:r>
            <w:proofErr w:type="spellStart"/>
            <w:r w:rsidR="7E4BDF2E" w:rsidRPr="00F84397">
              <w:rPr>
                <w:rFonts w:asciiTheme="minorHAnsi" w:eastAsiaTheme="minorEastAsia" w:hAnsiTheme="minorHAnsi"/>
                <w:szCs w:val="20"/>
              </w:rPr>
              <w:t>solidsupport</w:t>
            </w:r>
            <w:proofErr w:type="spellEnd"/>
            <w:r w:rsidR="7E4BDF2E" w:rsidRPr="00F84397">
              <w:rPr>
                <w:rFonts w:asciiTheme="minorHAnsi" w:eastAsiaTheme="minorEastAsia" w:hAnsiTheme="minorHAnsi"/>
                <w:szCs w:val="20"/>
              </w:rPr>
              <w: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2E484D14" w:rsidR="00244F19" w:rsidRDefault="00B142E0" w:rsidP="4FA9AB4E">
            <w:pPr>
              <w:rPr>
                <w:rFonts w:asciiTheme="minorHAnsi" w:eastAsiaTheme="minorEastAsia" w:hAnsiTheme="minorHAnsi"/>
                <w:szCs w:val="20"/>
              </w:rPr>
            </w:pPr>
            <w:r>
              <w:rPr>
                <w:rFonts w:asciiTheme="minorHAnsi" w:eastAsiaTheme="minorEastAsia" w:hAnsiTheme="minorHAnsi"/>
                <w:szCs w:val="20"/>
              </w:rPr>
              <w:t>01 – Printer should process correctly, although rendering of support m</w:t>
            </w:r>
            <w:r w:rsidR="002757E1">
              <w:rPr>
                <w:rFonts w:asciiTheme="minorHAnsi" w:eastAsiaTheme="minorEastAsia" w:hAnsiTheme="minorHAnsi"/>
                <w:szCs w:val="20"/>
              </w:rPr>
              <w:t>a</w:t>
            </w:r>
            <w:r>
              <w:rPr>
                <w:rFonts w:asciiTheme="minorHAnsi" w:eastAsiaTheme="minorEastAsia" w:hAnsiTheme="minorHAnsi"/>
                <w:szCs w:val="20"/>
              </w:rPr>
              <w:t xml:space="preserve">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007271D5">
        <w:trPr>
          <w:trHeight w:val="56"/>
        </w:trPr>
        <w:tc>
          <w:tcPr>
            <w:tcW w:w="2628" w:type="dxa"/>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r w:rsidR="007271D5" w:rsidRPr="00F84397" w14:paraId="076AB76D" w14:textId="77777777" w:rsidTr="7E4BDF2E">
        <w:trPr>
          <w:trHeight w:val="56"/>
        </w:trPr>
        <w:tc>
          <w:tcPr>
            <w:tcW w:w="2628" w:type="dxa"/>
            <w:tcBorders>
              <w:bottom w:val="single" w:sz="4" w:space="0" w:color="auto"/>
            </w:tcBorders>
            <w:shd w:val="clear" w:color="auto" w:fill="D9D9D9" w:themeFill="background1" w:themeFillShade="D9"/>
          </w:tcPr>
          <w:p w14:paraId="07BFA1F6" w14:textId="1D13B79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B5181B" w14:textId="35EAC527" w:rsidR="007271D5" w:rsidRPr="00F84397" w:rsidRDefault="007F1822" w:rsidP="007271D5">
            <w:pPr>
              <w:rPr>
                <w:rFonts w:asciiTheme="minorHAnsi" w:eastAsiaTheme="minorEastAsia" w:hAnsiTheme="minorHAnsi"/>
                <w:b/>
                <w:bCs/>
                <w:szCs w:val="20"/>
              </w:rPr>
            </w:pPr>
            <w:hyperlink r:id="rId21" w:anchor="41-Meshes" w:history="1">
              <w:r w:rsidR="007271D5" w:rsidRPr="002248A9">
                <w:rPr>
                  <w:rStyle w:val="Hyperlink"/>
                  <w:rFonts w:asciiTheme="minorHAnsi" w:eastAsiaTheme="minorEastAsia" w:hAnsiTheme="minorHAnsi"/>
                  <w:bCs/>
                  <w:szCs w:val="20"/>
                </w:rPr>
                <w:t>Link to Requirement in 3MF Specification</w:t>
              </w:r>
            </w:hyperlink>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007271D5">
        <w:trPr>
          <w:trHeight w:val="56"/>
        </w:trPr>
        <w:tc>
          <w:tcPr>
            <w:tcW w:w="2628" w:type="dxa"/>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r w:rsidR="007271D5" w:rsidRPr="00F84397" w14:paraId="61E94FEC" w14:textId="77777777" w:rsidTr="7E4BDF2E">
        <w:trPr>
          <w:trHeight w:val="56"/>
        </w:trPr>
        <w:tc>
          <w:tcPr>
            <w:tcW w:w="2628" w:type="dxa"/>
            <w:tcBorders>
              <w:bottom w:val="single" w:sz="4" w:space="0" w:color="auto"/>
            </w:tcBorders>
            <w:shd w:val="clear" w:color="auto" w:fill="D9D9D9" w:themeFill="background1" w:themeFillShade="D9"/>
          </w:tcPr>
          <w:p w14:paraId="7A1E5A47" w14:textId="58FF0A6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A3FAA" w14:textId="620B7A57" w:rsidR="007271D5" w:rsidRPr="00F84397" w:rsidRDefault="007F1822" w:rsidP="007271D5">
            <w:pPr>
              <w:rPr>
                <w:rFonts w:asciiTheme="minorHAnsi" w:eastAsiaTheme="minorEastAsia" w:hAnsiTheme="minorHAnsi"/>
                <w:b/>
                <w:bCs/>
                <w:szCs w:val="20"/>
              </w:rPr>
            </w:pPr>
            <w:hyperlink r:id="rId22" w:anchor="234-Whitespace" w:history="1">
              <w:r w:rsidR="007271D5" w:rsidRPr="00DE2BCC">
                <w:rPr>
                  <w:rStyle w:val="Hyperlink"/>
                  <w:rFonts w:asciiTheme="minorHAnsi" w:eastAsiaTheme="minorEastAsia" w:hAnsiTheme="minorHAnsi"/>
                  <w:bCs/>
                  <w:szCs w:val="20"/>
                </w:rPr>
                <w:t>Link to Requirement in 3MF Specification</w:t>
              </w:r>
            </w:hyperlink>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7271D5">
        <w:tc>
          <w:tcPr>
            <w:tcW w:w="2569" w:type="dxa"/>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 from the model element</w:t>
            </w:r>
          </w:p>
          <w:p w14:paraId="2CD5B6F9" w14:textId="3E25B1F5" w:rsidR="2BEC71CE" w:rsidRPr="00F84397" w:rsidRDefault="2BEC71CE">
            <w:pPr>
              <w:rPr>
                <w:rFonts w:asciiTheme="minorHAnsi" w:hAnsiTheme="minorHAnsi"/>
              </w:rPr>
            </w:pPr>
          </w:p>
        </w:tc>
      </w:tr>
      <w:tr w:rsidR="007271D5" w:rsidRPr="00F84397" w14:paraId="749AEA4E" w14:textId="77777777" w:rsidTr="00FD43E0">
        <w:tc>
          <w:tcPr>
            <w:tcW w:w="2569" w:type="dxa"/>
            <w:tcBorders>
              <w:bottom w:val="single" w:sz="4" w:space="0" w:color="auto"/>
            </w:tcBorders>
            <w:shd w:val="clear" w:color="auto" w:fill="D9D9D9" w:themeFill="background1" w:themeFillShade="D9"/>
          </w:tcPr>
          <w:p w14:paraId="60C6FDB0" w14:textId="2846EF4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FF2E2A" w14:textId="2C435592" w:rsidR="007271D5" w:rsidRPr="00F84397" w:rsidRDefault="007F1822" w:rsidP="007271D5">
            <w:pPr>
              <w:rPr>
                <w:rFonts w:asciiTheme="minorHAnsi" w:eastAsiaTheme="minorEastAsia" w:hAnsiTheme="minorHAnsi"/>
                <w:b/>
                <w:bCs/>
              </w:rPr>
            </w:pPr>
            <w:hyperlink r:id="rId23" w:anchor="235-Language" w:history="1">
              <w:r w:rsidR="007271D5" w:rsidRPr="00227C28">
                <w:rPr>
                  <w:rStyle w:val="Hyperlink"/>
                  <w:rFonts w:asciiTheme="minorHAnsi" w:eastAsiaTheme="minorEastAsia" w:hAnsiTheme="minorHAnsi"/>
                  <w:bCs/>
                  <w:szCs w:val="20"/>
                </w:rPr>
                <w:t>Link to Requirement in 3MF Specification</w:t>
              </w:r>
            </w:hyperlink>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lastRenderedPageBreak/>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7271D5">
        <w:tc>
          <w:tcPr>
            <w:tcW w:w="2569" w:type="dxa"/>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 xml:space="preserve">both adjacent in XY </w:t>
            </w:r>
            <w:proofErr w:type="gramStart"/>
            <w:r w:rsidR="00314972">
              <w:rPr>
                <w:rFonts w:asciiTheme="minorHAnsi" w:eastAsia="Calibri" w:hAnsiTheme="minorHAnsi" w:cs="Calibri"/>
              </w:rPr>
              <w:t>space, and</w:t>
            </w:r>
            <w:proofErr w:type="gramEnd"/>
            <w:r w:rsidR="00314972">
              <w:rPr>
                <w:rFonts w:asciiTheme="minorHAnsi" w:eastAsia="Calibri" w:hAnsiTheme="minorHAnsi" w:cs="Calibri"/>
              </w:rPr>
              <w:t xml:space="preserve">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r w:rsidR="007271D5" w:rsidRPr="00F84397" w14:paraId="6BA9C8C4" w14:textId="77777777" w:rsidTr="00FD43E0">
        <w:tc>
          <w:tcPr>
            <w:tcW w:w="2569" w:type="dxa"/>
            <w:tcBorders>
              <w:bottom w:val="single" w:sz="4" w:space="0" w:color="auto"/>
            </w:tcBorders>
            <w:shd w:val="clear" w:color="auto" w:fill="D9D9D9" w:themeFill="background1" w:themeFillShade="D9"/>
          </w:tcPr>
          <w:p w14:paraId="446DD33C" w14:textId="021C0BA1"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44D7C63" w14:textId="542EF250" w:rsidR="007271D5" w:rsidRPr="00F84397" w:rsidRDefault="007F1822" w:rsidP="007271D5">
            <w:pPr>
              <w:rPr>
                <w:rFonts w:asciiTheme="minorHAnsi" w:eastAsiaTheme="minorEastAsia" w:hAnsiTheme="minorHAnsi"/>
                <w:b/>
                <w:bCs/>
              </w:rPr>
            </w:pPr>
            <w:hyperlink r:id="rId24" w:anchor="3431-Item-Element" w:history="1">
              <w:r w:rsidR="007271D5" w:rsidRPr="00FA3B97">
                <w:rPr>
                  <w:rStyle w:val="Hyperlink"/>
                  <w:rFonts w:asciiTheme="minorHAnsi" w:eastAsiaTheme="minorEastAsia" w:hAnsiTheme="minorHAnsi"/>
                  <w:bCs/>
                  <w:szCs w:val="20"/>
                </w:rPr>
                <w:t>Link to Requirement in 3MF Specification</w:t>
              </w:r>
            </w:hyperlink>
          </w:p>
        </w:tc>
      </w:tr>
    </w:tbl>
    <w:p w14:paraId="7F4DE5B7" w14:textId="547F8144" w:rsidR="2BEC71CE" w:rsidRDefault="2BEC71CE"/>
    <w:p w14:paraId="0B52E5AB" w14:textId="08324D09" w:rsidR="2BEC71CE" w:rsidRDefault="00B76BB3" w:rsidP="003162C7">
      <w:pPr>
        <w:pStyle w:val="Heading3"/>
      </w:pPr>
      <w:r>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7271D5">
        <w:tc>
          <w:tcPr>
            <w:tcW w:w="2569" w:type="dxa"/>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Pr>
          <w:p w14:paraId="5DD7B4C6" w14:textId="0D5AA75C" w:rsidR="2BEC71CE" w:rsidRDefault="4FA9AB4E" w:rsidP="000B1929">
            <w:pPr>
              <w:rPr>
                <w:rFonts w:asciiTheme="minorHAnsi" w:eastAsiaTheme="minorEastAsia" w:hAnsiTheme="minorHAnsi"/>
                <w:bCs/>
              </w:rPr>
            </w:pPr>
            <w:r w:rsidRPr="00F84397">
              <w:rPr>
                <w:rFonts w:asciiTheme="minorHAnsi" w:eastAsiaTheme="minorEastAsia" w:hAnsiTheme="minorHAnsi"/>
                <w:b/>
                <w:bCs/>
              </w:rPr>
              <w:t xml:space="preserve">01 – </w:t>
            </w:r>
            <w:r w:rsidR="005530AA" w:rsidRPr="005530AA">
              <w:rPr>
                <w:rFonts w:asciiTheme="minorHAnsi" w:eastAsiaTheme="minorEastAsia" w:hAnsiTheme="minorHAnsi"/>
                <w:bCs/>
              </w:rPr>
              <w:t>This is a</w:t>
            </w:r>
            <w:r w:rsidR="005530AA">
              <w:rPr>
                <w:rFonts w:asciiTheme="minorHAnsi" w:eastAsiaTheme="minorEastAsia" w:hAnsiTheme="minorHAnsi"/>
                <w:bCs/>
              </w:rPr>
              <w:t xml:space="preserve"> very limited test of the </w:t>
            </w:r>
            <w:r w:rsidR="000B1929">
              <w:rPr>
                <w:rFonts w:asciiTheme="minorHAnsi" w:eastAsiaTheme="minorEastAsia" w:hAnsiTheme="minorHAnsi"/>
                <w:bCs/>
              </w:rPr>
              <w:t>fill rule outlined in the core specification which defines the behavior when two features in the same mesh intersect. Define two mesh objects each with overlapping features. The first is a composite mesh object with a cube containing an embedded cylinder with 3 surfaces coplanar to the cube. The second is a composite mesh object with a cylinder intersecting a torus ring.</w:t>
            </w:r>
          </w:p>
          <w:p w14:paraId="0594E57B" w14:textId="77777777" w:rsidR="000B1929" w:rsidRDefault="000B1929" w:rsidP="000B1929">
            <w:pPr>
              <w:rPr>
                <w:rFonts w:asciiTheme="minorHAnsi" w:hAnsiTheme="minorHAnsi"/>
              </w:rPr>
            </w:pPr>
          </w:p>
          <w:p w14:paraId="1AFD6E1F" w14:textId="373EF6F5" w:rsidR="000B1929" w:rsidRPr="00F84397" w:rsidRDefault="000B1929" w:rsidP="000B1929">
            <w:pPr>
              <w:rPr>
                <w:rFonts w:asciiTheme="minorHAnsi" w:hAnsiTheme="minorHAnsi"/>
              </w:rPr>
            </w:pPr>
          </w:p>
        </w:tc>
      </w:tr>
      <w:tr w:rsidR="007271D5" w:rsidRPr="00F84397" w14:paraId="012B24B0" w14:textId="77777777" w:rsidTr="00FD43E0">
        <w:tc>
          <w:tcPr>
            <w:tcW w:w="2569" w:type="dxa"/>
            <w:tcBorders>
              <w:bottom w:val="single" w:sz="4" w:space="0" w:color="auto"/>
            </w:tcBorders>
            <w:shd w:val="clear" w:color="auto" w:fill="D9D9D9" w:themeFill="background1" w:themeFillShade="D9"/>
          </w:tcPr>
          <w:p w14:paraId="24112F8A" w14:textId="2FD619F4"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2599162" w14:textId="0809037C" w:rsidR="007271D5" w:rsidRPr="00F84397" w:rsidRDefault="007F1822" w:rsidP="007271D5">
            <w:pPr>
              <w:rPr>
                <w:rFonts w:asciiTheme="minorHAnsi" w:eastAsiaTheme="minorEastAsia" w:hAnsiTheme="minorHAnsi"/>
                <w:b/>
                <w:bCs/>
              </w:rPr>
            </w:pPr>
            <w:hyperlink r:id="rId25" w:anchor="411-Fill-Rule" w:history="1">
              <w:r w:rsidR="007271D5" w:rsidRPr="00405205">
                <w:rPr>
                  <w:rStyle w:val="Hyperlink"/>
                  <w:rFonts w:asciiTheme="minorHAnsi" w:eastAsiaTheme="minorEastAsia" w:hAnsiTheme="minorHAnsi"/>
                  <w:bCs/>
                  <w:szCs w:val="20"/>
                </w:rPr>
                <w:t>Link to Requirement in 3MF Specification</w:t>
              </w:r>
            </w:hyperlink>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7271D5">
        <w:tc>
          <w:tcPr>
            <w:tcW w:w="2570" w:type="dxa"/>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Define test file where model </w:t>
            </w:r>
            <w:proofErr w:type="spellStart"/>
            <w:r w:rsidRPr="00F84397">
              <w:rPr>
                <w:rFonts w:asciiTheme="minorHAnsi" w:eastAsiaTheme="minorEastAsia" w:hAnsiTheme="minorHAnsi"/>
              </w:rPr>
              <w:t>lang</w:t>
            </w:r>
            <w:proofErr w:type="spellEnd"/>
            <w:r w:rsidRPr="00F84397">
              <w:rPr>
                <w:rFonts w:asciiTheme="minorHAnsi" w:eastAsiaTheme="minorEastAsia" w:hAnsiTheme="minorHAnsi"/>
              </w:rPr>
              <w:t xml:space="preserve">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r w:rsidR="007271D5" w:rsidRPr="00F84397" w14:paraId="3CA5C02A" w14:textId="77777777" w:rsidTr="00FD43E0">
        <w:tc>
          <w:tcPr>
            <w:tcW w:w="2570" w:type="dxa"/>
            <w:tcBorders>
              <w:bottom w:val="single" w:sz="4" w:space="0" w:color="auto"/>
            </w:tcBorders>
            <w:shd w:val="clear" w:color="auto" w:fill="D9D9D9" w:themeFill="background1" w:themeFillShade="D9"/>
          </w:tcPr>
          <w:p w14:paraId="37108843" w14:textId="09FC221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104831A8" w14:textId="46B544E1" w:rsidR="007271D5" w:rsidRPr="00F84397" w:rsidRDefault="007F1822" w:rsidP="007271D5">
            <w:pPr>
              <w:rPr>
                <w:rFonts w:asciiTheme="minorHAnsi" w:eastAsiaTheme="minorEastAsia" w:hAnsiTheme="minorHAnsi"/>
                <w:b/>
                <w:bCs/>
              </w:rPr>
            </w:pPr>
            <w:hyperlink r:id="rId26" w:anchor="235-Language" w:history="1">
              <w:r w:rsidR="007271D5" w:rsidRPr="000B3F61">
                <w:rPr>
                  <w:rStyle w:val="Hyperlink"/>
                  <w:rFonts w:asciiTheme="minorHAnsi" w:eastAsiaTheme="minorEastAsia" w:hAnsiTheme="minorHAnsi"/>
                  <w:bCs/>
                  <w:szCs w:val="20"/>
                </w:rPr>
                <w:t>Link to Requirement in 3MF Specification</w:t>
              </w:r>
            </w:hyperlink>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7271D5">
        <w:tc>
          <w:tcPr>
            <w:tcW w:w="2570" w:type="dxa"/>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r w:rsidR="007271D5" w:rsidRPr="00F84397" w14:paraId="1FFB01C6" w14:textId="77777777" w:rsidTr="00FD43E0">
        <w:tc>
          <w:tcPr>
            <w:tcW w:w="2570" w:type="dxa"/>
            <w:tcBorders>
              <w:bottom w:val="single" w:sz="4" w:space="0" w:color="auto"/>
            </w:tcBorders>
            <w:shd w:val="clear" w:color="auto" w:fill="D9D9D9" w:themeFill="background1" w:themeFillShade="D9"/>
          </w:tcPr>
          <w:p w14:paraId="032336E1" w14:textId="4E4CCF8C"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78FD1427" w14:textId="6DE88A4C" w:rsidR="007271D5" w:rsidRPr="00F84397" w:rsidRDefault="007F1822" w:rsidP="007271D5">
            <w:pPr>
              <w:rPr>
                <w:rFonts w:asciiTheme="minorHAnsi" w:eastAsiaTheme="minorEastAsia" w:hAnsiTheme="minorHAnsi"/>
                <w:b/>
                <w:bCs/>
                <w:szCs w:val="20"/>
              </w:rPr>
            </w:pPr>
            <w:hyperlink r:id="rId27" w:anchor="41-Meshes" w:history="1">
              <w:r w:rsidR="007271D5" w:rsidRPr="00C16146">
                <w:rPr>
                  <w:rStyle w:val="Hyperlink"/>
                  <w:rFonts w:asciiTheme="minorHAnsi" w:eastAsiaTheme="minorEastAsia" w:hAnsiTheme="minorHAnsi"/>
                  <w:bCs/>
                  <w:szCs w:val="20"/>
                </w:rPr>
                <w:t>Link to Requirement in 3MF Specification</w:t>
              </w:r>
            </w:hyperlink>
          </w:p>
        </w:tc>
      </w:tr>
    </w:tbl>
    <w:p w14:paraId="07465313" w14:textId="547F8144" w:rsidR="7C5CCD5D" w:rsidRDefault="7C5CCD5D"/>
    <w:p w14:paraId="4859D41B" w14:textId="1E1BF45B" w:rsidR="7C5CCD5D" w:rsidRDefault="00B76BB3" w:rsidP="003162C7">
      <w:pPr>
        <w:pStyle w:val="Heading3"/>
      </w:pPr>
      <w:r>
        <w:lastRenderedPageBreak/>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7271D5">
        <w:tc>
          <w:tcPr>
            <w:tcW w:w="2570" w:type="dxa"/>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26A3D6FF" w:rsidR="00D74D95" w:rsidRPr="00F84397" w:rsidRDefault="007271D5" w:rsidP="007271D5">
            <w:pPr>
              <w:tabs>
                <w:tab w:val="left" w:pos="2800"/>
              </w:tabs>
              <w:rPr>
                <w:rFonts w:asciiTheme="minorHAnsi" w:hAnsiTheme="minorHAnsi"/>
                <w:szCs w:val="20"/>
              </w:rPr>
            </w:pPr>
            <w:r>
              <w:rPr>
                <w:rFonts w:asciiTheme="minorHAnsi" w:hAnsiTheme="minorHAnsi"/>
                <w:szCs w:val="20"/>
              </w:rPr>
              <w:tab/>
            </w:r>
          </w:p>
        </w:tc>
      </w:tr>
      <w:tr w:rsidR="007271D5" w:rsidRPr="00F84397" w14:paraId="3257F7A2" w14:textId="77777777" w:rsidTr="00D74D95">
        <w:tc>
          <w:tcPr>
            <w:tcW w:w="2570" w:type="dxa"/>
            <w:tcBorders>
              <w:bottom w:val="single" w:sz="4" w:space="0" w:color="auto"/>
            </w:tcBorders>
            <w:shd w:val="clear" w:color="auto" w:fill="D9D9D9" w:themeFill="background1" w:themeFillShade="D9"/>
          </w:tcPr>
          <w:p w14:paraId="28549E7F" w14:textId="506AC0F0"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1512DD4" w14:textId="470BB4AD" w:rsidR="007271D5" w:rsidRPr="007271D5" w:rsidRDefault="007F1822" w:rsidP="007271D5">
            <w:pPr>
              <w:rPr>
                <w:rFonts w:asciiTheme="minorHAnsi" w:eastAsiaTheme="minorEastAsia" w:hAnsiTheme="minorHAnsi"/>
                <w:b/>
                <w:bCs/>
                <w:szCs w:val="20"/>
              </w:rPr>
            </w:pPr>
            <w:hyperlink r:id="rId28" w:anchor="611-JPEG-Images" w:history="1">
              <w:r w:rsidR="007271D5" w:rsidRPr="005D0729">
                <w:rPr>
                  <w:rStyle w:val="Hyperlink"/>
                  <w:rFonts w:asciiTheme="minorHAnsi" w:eastAsiaTheme="minorEastAsia" w:hAnsiTheme="minorHAnsi"/>
                  <w:bCs/>
                  <w:szCs w:val="20"/>
                </w:rPr>
                <w:t>Link to Requirement in 3MF Specification</w:t>
              </w:r>
            </w:hyperlink>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7271D5">
        <w:tc>
          <w:tcPr>
            <w:tcW w:w="2564" w:type="dxa"/>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w:t>
            </w:r>
            <w:proofErr w:type="spellStart"/>
            <w:r w:rsidRPr="00F84397">
              <w:rPr>
                <w:rFonts w:asciiTheme="minorHAnsi" w:eastAsiaTheme="minorEastAsia" w:hAnsiTheme="minorHAnsi"/>
                <w:szCs w:val="20"/>
              </w:rPr>
              <w:t>tRNS</w:t>
            </w:r>
            <w:proofErr w:type="spellEnd"/>
            <w:r w:rsidRPr="00F84397">
              <w:rPr>
                <w:rFonts w:asciiTheme="minorHAnsi" w:eastAsiaTheme="minorEastAsia" w:hAnsiTheme="minorHAnsi"/>
                <w:szCs w:val="20"/>
              </w:rPr>
              <w:t> and </w:t>
            </w:r>
            <w:proofErr w:type="spellStart"/>
            <w:r w:rsidRPr="00F84397">
              <w:rPr>
                <w:rFonts w:asciiTheme="minorHAnsi" w:eastAsiaTheme="minorEastAsia" w:hAnsiTheme="minorHAnsi"/>
                <w:szCs w:val="20"/>
              </w:rPr>
              <w:t>iCCP</w:t>
            </w:r>
            <w:proofErr w:type="spellEnd"/>
            <w:r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 xml:space="preserve">with one of the MUST ignore items: </w:t>
            </w:r>
            <w:proofErr w:type="spellStart"/>
            <w:r w:rsidRPr="00F84397">
              <w:rPr>
                <w:rFonts w:asciiTheme="minorHAnsi" w:eastAsiaTheme="minorEastAsia" w:hAnsiTheme="minorHAnsi"/>
                <w:szCs w:val="20"/>
              </w:rPr>
              <w:t>sRGM</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cHRM</w:t>
            </w:r>
            <w:proofErr w:type="spellEnd"/>
            <w:r w:rsidRPr="00F84397">
              <w:rPr>
                <w:rFonts w:asciiTheme="minorHAnsi" w:eastAsiaTheme="minorEastAsia" w:hAnsiTheme="minorHAnsi"/>
                <w:szCs w:val="20"/>
              </w:rPr>
              <w:t>, </w:t>
            </w:r>
            <w:proofErr w:type="spellStart"/>
            <w:r w:rsidRPr="00F84397">
              <w:rPr>
                <w:rFonts w:asciiTheme="minorHAnsi" w:eastAsiaTheme="minorEastAsia" w:hAnsiTheme="minorHAnsi"/>
                <w:szCs w:val="20"/>
              </w:rPr>
              <w:t>gAMA</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sBIT</w:t>
            </w:r>
            <w:proofErr w:type="spellEnd"/>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r w:rsidR="007271D5" w:rsidRPr="00F84397" w14:paraId="67A3C970" w14:textId="77777777" w:rsidTr="00FD43E0">
        <w:tc>
          <w:tcPr>
            <w:tcW w:w="2564" w:type="dxa"/>
            <w:tcBorders>
              <w:bottom w:val="single" w:sz="4" w:space="0" w:color="auto"/>
            </w:tcBorders>
            <w:shd w:val="clear" w:color="auto" w:fill="D9D9D9" w:themeFill="background1" w:themeFillShade="D9"/>
          </w:tcPr>
          <w:p w14:paraId="4F9F4ABD" w14:textId="72539BBB"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6" w:type="dxa"/>
            <w:tcBorders>
              <w:bottom w:val="single" w:sz="4" w:space="0" w:color="auto"/>
            </w:tcBorders>
          </w:tcPr>
          <w:p w14:paraId="2D030356" w14:textId="0B6BF132" w:rsidR="007271D5" w:rsidRPr="001D7F7D" w:rsidRDefault="007F1822" w:rsidP="007271D5">
            <w:pPr>
              <w:rPr>
                <w:rFonts w:asciiTheme="minorHAnsi" w:eastAsiaTheme="minorEastAsia" w:hAnsiTheme="minorHAnsi"/>
                <w:b/>
                <w:szCs w:val="20"/>
              </w:rPr>
            </w:pPr>
            <w:hyperlink r:id="rId29" w:anchor="612-PNG-Images" w:history="1">
              <w:r w:rsidR="007271D5" w:rsidRPr="00CD4E0E">
                <w:rPr>
                  <w:rStyle w:val="Hyperlink"/>
                  <w:rFonts w:asciiTheme="minorHAnsi" w:eastAsiaTheme="minorEastAsia" w:hAnsiTheme="minorHAnsi"/>
                  <w:bCs/>
                  <w:szCs w:val="20"/>
                </w:rPr>
                <w:t>Link to Requirement in 3MF Specification</w:t>
              </w:r>
            </w:hyperlink>
          </w:p>
        </w:tc>
      </w:tr>
    </w:tbl>
    <w:p w14:paraId="0FFF859B" w14:textId="547F8144" w:rsidR="7C5CCD5D" w:rsidRDefault="7C5CCD5D"/>
    <w:p w14:paraId="269E256F" w14:textId="62E394EB" w:rsidR="7C5CCD5D" w:rsidRDefault="00B76BB3" w:rsidP="003162C7">
      <w:pPr>
        <w:pStyle w:val="Heading3"/>
      </w:pPr>
      <w:r>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680115">
        <w:tc>
          <w:tcPr>
            <w:tcW w:w="2570" w:type="dxa"/>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680115" w:rsidRPr="00F84397" w14:paraId="5F0F9439" w14:textId="77777777" w:rsidTr="00FD43E0">
        <w:tc>
          <w:tcPr>
            <w:tcW w:w="2570" w:type="dxa"/>
            <w:tcBorders>
              <w:bottom w:val="single" w:sz="4" w:space="0" w:color="auto"/>
            </w:tcBorders>
            <w:shd w:val="clear" w:color="auto" w:fill="D9D9D9" w:themeFill="background1" w:themeFillShade="D9"/>
          </w:tcPr>
          <w:p w14:paraId="71360892" w14:textId="5516FF3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0F3ABB8" w14:textId="2B623A65" w:rsidR="00680115" w:rsidRPr="00F84397" w:rsidRDefault="007F1822" w:rsidP="00680115">
            <w:pPr>
              <w:rPr>
                <w:rFonts w:asciiTheme="minorHAnsi" w:eastAsiaTheme="minorEastAsia" w:hAnsiTheme="minorHAnsi"/>
                <w:b/>
                <w:bCs/>
                <w:szCs w:val="20"/>
              </w:rPr>
            </w:pPr>
            <w:hyperlink r:id="rId30" w:anchor="Chapter-5-Material-Resources" w:history="1">
              <w:r w:rsidR="00680115" w:rsidRPr="008973E1">
                <w:rPr>
                  <w:rStyle w:val="Hyperlink"/>
                  <w:rFonts w:asciiTheme="minorHAnsi" w:eastAsiaTheme="minorEastAsia" w:hAnsiTheme="minorHAnsi"/>
                  <w:bCs/>
                  <w:szCs w:val="20"/>
                </w:rPr>
                <w:t>Link to Requirement in 3MF Specification</w:t>
              </w:r>
            </w:hyperlink>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680115">
        <w:tc>
          <w:tcPr>
            <w:tcW w:w="2570" w:type="dxa"/>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r w:rsidR="00680115" w:rsidRPr="00F84397" w14:paraId="47CEB1EE" w14:textId="77777777" w:rsidTr="00FD43E0">
        <w:tc>
          <w:tcPr>
            <w:tcW w:w="2570" w:type="dxa"/>
            <w:tcBorders>
              <w:bottom w:val="single" w:sz="4" w:space="0" w:color="auto"/>
            </w:tcBorders>
            <w:shd w:val="clear" w:color="auto" w:fill="D9D9D9" w:themeFill="background1" w:themeFillShade="D9"/>
          </w:tcPr>
          <w:p w14:paraId="43D0428F" w14:textId="352C315E"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796307B" w14:textId="0937B473" w:rsidR="00680115" w:rsidRPr="00F84397" w:rsidRDefault="007F1822" w:rsidP="00680115">
            <w:pPr>
              <w:rPr>
                <w:rFonts w:asciiTheme="minorHAnsi" w:eastAsiaTheme="minorEastAsia" w:hAnsiTheme="minorHAnsi"/>
                <w:b/>
                <w:bCs/>
              </w:rPr>
            </w:pPr>
            <w:hyperlink r:id="rId31" w:anchor="22-Part-Naming-Recommendations" w:history="1">
              <w:r w:rsidR="00680115" w:rsidRPr="001A010B">
                <w:rPr>
                  <w:rStyle w:val="Hyperlink"/>
                  <w:rFonts w:asciiTheme="minorHAnsi" w:eastAsiaTheme="minorEastAsia" w:hAnsiTheme="minorHAnsi"/>
                  <w:bCs/>
                  <w:szCs w:val="20"/>
                </w:rPr>
                <w:t>Link to Requirement in 3MF Specification</w:t>
              </w:r>
            </w:hyperlink>
          </w:p>
        </w:tc>
      </w:tr>
    </w:tbl>
    <w:p w14:paraId="4BCB95B8" w14:textId="379662CA" w:rsidR="00AB2488" w:rsidRDefault="00AB2488">
      <w:pPr>
        <w:rPr>
          <w:rFonts w:eastAsiaTheme="majorEastAsia" w:cstheme="majorBidi"/>
          <w:b/>
          <w:bCs/>
          <w:color w:val="365F91" w:themeColor="accent1" w:themeShade="BF"/>
          <w:szCs w:val="20"/>
        </w:rPr>
      </w:pPr>
    </w:p>
    <w:p w14:paraId="3A437580" w14:textId="77777777" w:rsidR="00C10F76" w:rsidRDefault="00C10F76">
      <w:pPr>
        <w:rPr>
          <w:rFonts w:eastAsiaTheme="majorEastAsia" w:cstheme="majorBidi"/>
          <w:b/>
          <w:bCs/>
          <w:color w:val="365F91" w:themeColor="accent1" w:themeShade="BF"/>
          <w:szCs w:val="20"/>
        </w:rPr>
      </w:pPr>
      <w:r>
        <w:br w:type="page"/>
      </w:r>
    </w:p>
    <w:p w14:paraId="5A4655D5" w14:textId="15F38509" w:rsidR="7C5CCD5D" w:rsidRDefault="0003262E" w:rsidP="003162C7">
      <w:pPr>
        <w:pStyle w:val="Heading3"/>
      </w:pPr>
      <w:r>
        <w:lastRenderedPageBreak/>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680115">
        <w:tc>
          <w:tcPr>
            <w:tcW w:w="2574" w:type="dxa"/>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r w:rsidR="00680115" w:rsidRPr="00F84397" w14:paraId="2EC3C580" w14:textId="77777777" w:rsidTr="00FD43E0">
        <w:tc>
          <w:tcPr>
            <w:tcW w:w="2574" w:type="dxa"/>
            <w:tcBorders>
              <w:bottom w:val="single" w:sz="4" w:space="0" w:color="auto"/>
            </w:tcBorders>
            <w:shd w:val="clear" w:color="auto" w:fill="D9D9D9" w:themeFill="background1" w:themeFillShade="D9"/>
          </w:tcPr>
          <w:p w14:paraId="172275C7" w14:textId="6CCB210B"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76" w:type="dxa"/>
            <w:tcBorders>
              <w:bottom w:val="single" w:sz="4" w:space="0" w:color="auto"/>
            </w:tcBorders>
          </w:tcPr>
          <w:p w14:paraId="200D069F" w14:textId="12631D35" w:rsidR="00680115" w:rsidRPr="00D2250B" w:rsidRDefault="007F1822" w:rsidP="00680115">
            <w:pPr>
              <w:rPr>
                <w:rFonts w:asciiTheme="minorHAnsi" w:eastAsiaTheme="minorEastAsia" w:hAnsiTheme="minorHAnsi"/>
                <w:b/>
              </w:rPr>
            </w:pPr>
            <w:hyperlink r:id="rId32" w:anchor="33-3D-Matrices" w:history="1">
              <w:r w:rsidR="00680115" w:rsidRPr="00A12F18">
                <w:rPr>
                  <w:rStyle w:val="Hyperlink"/>
                  <w:rFonts w:asciiTheme="minorHAnsi" w:eastAsiaTheme="minorEastAsia" w:hAnsiTheme="minorHAnsi"/>
                  <w:bCs/>
                  <w:szCs w:val="20"/>
                </w:rPr>
                <w:t>Link to Requirement in 3MF Specification</w:t>
              </w:r>
            </w:hyperlink>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680115">
        <w:tc>
          <w:tcPr>
            <w:tcW w:w="2569" w:type="dxa"/>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r w:rsidR="00680115" w:rsidRPr="00F84397" w14:paraId="1E5BDE4D" w14:textId="77777777" w:rsidTr="00FD43E0">
        <w:tc>
          <w:tcPr>
            <w:tcW w:w="2569" w:type="dxa"/>
            <w:tcBorders>
              <w:bottom w:val="single" w:sz="4" w:space="0" w:color="auto"/>
            </w:tcBorders>
            <w:shd w:val="clear" w:color="auto" w:fill="D9D9D9" w:themeFill="background1" w:themeFillShade="D9"/>
          </w:tcPr>
          <w:p w14:paraId="54270282" w14:textId="5292EF94"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77980745" w14:textId="7A4244E8" w:rsidR="00680115" w:rsidRPr="00F84397" w:rsidRDefault="007F1822" w:rsidP="00680115">
            <w:pPr>
              <w:rPr>
                <w:rFonts w:asciiTheme="minorHAnsi" w:eastAsiaTheme="minorEastAsia" w:hAnsiTheme="minorHAnsi"/>
                <w:b/>
                <w:bCs/>
                <w:szCs w:val="20"/>
              </w:rPr>
            </w:pPr>
            <w:hyperlink r:id="rId33" w:anchor="3431-Item-Element" w:history="1">
              <w:r w:rsidR="00680115" w:rsidRPr="00AE3214">
                <w:rPr>
                  <w:rStyle w:val="Hyperlink"/>
                  <w:rFonts w:asciiTheme="minorHAnsi" w:eastAsiaTheme="minorEastAsia" w:hAnsiTheme="minorHAnsi"/>
                  <w:bCs/>
                  <w:szCs w:val="20"/>
                </w:rPr>
                <w:t>Link to Requirement in 3MF Specification</w:t>
              </w:r>
            </w:hyperlink>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680115">
        <w:tc>
          <w:tcPr>
            <w:tcW w:w="2565" w:type="dxa"/>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778E9DB3" w14:textId="77777777" w:rsidR="7C5CCD5D" w:rsidRDefault="7E4BDF2E" w:rsidP="00AB2488">
            <w:pPr>
              <w:rPr>
                <w:rFonts w:asciiTheme="minorHAnsi" w:eastAsiaTheme="minorEastAsia" w:hAnsiTheme="minorHAnsi"/>
                <w:b/>
                <w:bCs/>
              </w:rPr>
            </w:pPr>
            <w:r w:rsidRPr="00F84397">
              <w:rPr>
                <w:rFonts w:asciiTheme="minorHAnsi" w:eastAsiaTheme="minorEastAsia" w:hAnsiTheme="minorHAnsi"/>
                <w:b/>
                <w:bCs/>
              </w:rPr>
              <w:t xml:space="preserve"> </w:t>
            </w:r>
          </w:p>
          <w:p w14:paraId="2078FAA4" w14:textId="61006FB6" w:rsidR="00412969" w:rsidRPr="00F84397" w:rsidRDefault="00412969" w:rsidP="00AB2488">
            <w:pPr>
              <w:rPr>
                <w:rFonts w:asciiTheme="minorHAnsi" w:hAnsiTheme="minorHAnsi"/>
              </w:rPr>
            </w:pPr>
            <w:r w:rsidRPr="00412969">
              <w:rPr>
                <w:rFonts w:asciiTheme="minorHAnsi" w:hAnsiTheme="minorHAnsi"/>
                <w:b/>
              </w:rPr>
              <w:t>02</w:t>
            </w:r>
            <w:r>
              <w:rPr>
                <w:rFonts w:asciiTheme="minorHAnsi" w:hAnsiTheme="minorHAnsi"/>
              </w:rPr>
              <w:t xml:space="preserve"> </w:t>
            </w:r>
            <w:r w:rsidR="009421F0">
              <w:rPr>
                <w:rFonts w:asciiTheme="minorHAnsi" w:hAnsiTheme="minorHAnsi"/>
              </w:rPr>
              <w:t>–</w:t>
            </w:r>
            <w:r>
              <w:rPr>
                <w:rFonts w:asciiTheme="minorHAnsi" w:hAnsiTheme="minorHAnsi"/>
              </w:rPr>
              <w:t xml:space="preserve"> </w:t>
            </w:r>
            <w:r w:rsidR="009421F0">
              <w:rPr>
                <w:rFonts w:asciiTheme="minorHAnsi" w:hAnsiTheme="minorHAnsi"/>
              </w:rPr>
              <w:t>illustrate overlapping objects that have plains that are coplanar and show which material should have precedence (that last one rendered).</w:t>
            </w:r>
          </w:p>
        </w:tc>
      </w:tr>
      <w:tr w:rsidR="00680115" w:rsidRPr="00F84397" w14:paraId="44755DC8" w14:textId="77777777" w:rsidTr="00FD43E0">
        <w:tc>
          <w:tcPr>
            <w:tcW w:w="2565" w:type="dxa"/>
            <w:tcBorders>
              <w:bottom w:val="single" w:sz="4" w:space="0" w:color="auto"/>
            </w:tcBorders>
            <w:shd w:val="clear" w:color="auto" w:fill="D9D9D9" w:themeFill="background1" w:themeFillShade="D9"/>
          </w:tcPr>
          <w:p w14:paraId="0EE129C6" w14:textId="3E2CB39F"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6F0C430E" w14:textId="2227299B" w:rsidR="00680115" w:rsidRPr="00F84397" w:rsidRDefault="007F1822" w:rsidP="00680115">
            <w:pPr>
              <w:rPr>
                <w:rFonts w:asciiTheme="minorHAnsi" w:eastAsiaTheme="minorEastAsia" w:hAnsiTheme="minorHAnsi"/>
                <w:b/>
                <w:bCs/>
              </w:rPr>
            </w:pPr>
            <w:hyperlink r:id="rId34" w:anchor="3431-Item-Element" w:history="1">
              <w:r w:rsidR="00680115" w:rsidRPr="008A15C3">
                <w:rPr>
                  <w:rStyle w:val="Hyperlink"/>
                  <w:rFonts w:asciiTheme="minorHAnsi" w:eastAsiaTheme="minorEastAsia" w:hAnsiTheme="minorHAnsi"/>
                  <w:bCs/>
                  <w:szCs w:val="20"/>
                </w:rPr>
                <w:t>Link to Requirement in 3MF Specification</w:t>
              </w:r>
            </w:hyperlink>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680115">
        <w:tc>
          <w:tcPr>
            <w:tcW w:w="2570" w:type="dxa"/>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Include a </w:t>
            </w:r>
            <w:proofErr w:type="spellStart"/>
            <w:r w:rsidRPr="00F84397">
              <w:rPr>
                <w:rFonts w:asciiTheme="minorHAnsi" w:eastAsiaTheme="minorEastAsia" w:hAnsiTheme="minorHAnsi"/>
              </w:rPr>
              <w:t>Part</w:t>
            </w:r>
            <w:r w:rsidR="00D47FF2">
              <w:rPr>
                <w:rFonts w:asciiTheme="minorHAnsi" w:eastAsiaTheme="minorEastAsia" w:hAnsiTheme="minorHAnsi"/>
              </w:rPr>
              <w:t>N</w:t>
            </w:r>
            <w:r w:rsidRPr="00F84397">
              <w:rPr>
                <w:rFonts w:asciiTheme="minorHAnsi" w:eastAsiaTheme="minorEastAsia" w:hAnsiTheme="minorHAnsi"/>
              </w:rPr>
              <w:t>umber</w:t>
            </w:r>
            <w:proofErr w:type="spellEnd"/>
            <w:r w:rsidRPr="00F84397">
              <w:rPr>
                <w:rFonts w:asciiTheme="minorHAnsi" w:eastAsiaTheme="minorEastAsia" w:hAnsiTheme="minorHAnsi"/>
              </w:rPr>
              <w:t xml:space="preserve"> attribute in object element in a test file</w:t>
            </w:r>
          </w:p>
          <w:p w14:paraId="667730CF" w14:textId="2E1BB684" w:rsidR="7C5CCD5D" w:rsidRPr="00F84397" w:rsidRDefault="7C5CCD5D" w:rsidP="00AB2488">
            <w:pPr>
              <w:rPr>
                <w:rFonts w:asciiTheme="minorHAnsi" w:hAnsiTheme="minorHAnsi"/>
              </w:rPr>
            </w:pPr>
          </w:p>
        </w:tc>
      </w:tr>
      <w:tr w:rsidR="00680115" w:rsidRPr="00F84397" w14:paraId="17CE3E2A" w14:textId="77777777" w:rsidTr="00FD43E0">
        <w:tc>
          <w:tcPr>
            <w:tcW w:w="2570" w:type="dxa"/>
            <w:tcBorders>
              <w:bottom w:val="single" w:sz="4" w:space="0" w:color="auto"/>
            </w:tcBorders>
            <w:shd w:val="clear" w:color="auto" w:fill="D9D9D9" w:themeFill="background1" w:themeFillShade="D9"/>
          </w:tcPr>
          <w:p w14:paraId="59DC8A98" w14:textId="5F83C7D7"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7CBDC8D3" w14:textId="3E5DE410" w:rsidR="00680115" w:rsidRPr="00F84397" w:rsidRDefault="007F1822" w:rsidP="00680115">
            <w:pPr>
              <w:rPr>
                <w:rFonts w:asciiTheme="minorHAnsi" w:eastAsiaTheme="minorEastAsia" w:hAnsiTheme="minorHAnsi"/>
                <w:b/>
                <w:bCs/>
              </w:rPr>
            </w:pPr>
            <w:hyperlink r:id="rId35" w:anchor="Chapter-4-Object-Resources" w:history="1">
              <w:r w:rsidR="00680115" w:rsidRPr="006A31B9">
                <w:rPr>
                  <w:rStyle w:val="Hyperlink"/>
                  <w:rFonts w:asciiTheme="minorHAnsi" w:eastAsiaTheme="minorEastAsia" w:hAnsiTheme="minorHAnsi"/>
                  <w:bCs/>
                  <w:szCs w:val="20"/>
                </w:rPr>
                <w:t>Link to Requirement in 3MF Specification</w:t>
              </w:r>
            </w:hyperlink>
          </w:p>
        </w:tc>
      </w:tr>
    </w:tbl>
    <w:p w14:paraId="028E193C" w14:textId="77777777" w:rsidR="00AF0C2C" w:rsidRDefault="00AF0C2C" w:rsidP="00AF0C2C"/>
    <w:p w14:paraId="0AA14A2F" w14:textId="77777777" w:rsidR="00C10F76" w:rsidRDefault="00C10F76">
      <w:pPr>
        <w:rPr>
          <w:rFonts w:eastAsiaTheme="majorEastAsia" w:cstheme="majorBidi"/>
          <w:b/>
          <w:bCs/>
          <w:color w:val="365F91" w:themeColor="accent1" w:themeShade="BF"/>
          <w:szCs w:val="20"/>
        </w:rPr>
      </w:pPr>
      <w:r>
        <w:br w:type="page"/>
      </w:r>
    </w:p>
    <w:p w14:paraId="206AD423" w14:textId="48FF7110" w:rsidR="00AF0C2C" w:rsidRDefault="00B76BB3" w:rsidP="003162C7">
      <w:pPr>
        <w:pStyle w:val="Heading3"/>
      </w:pPr>
      <w:r>
        <w:lastRenderedPageBreak/>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680115">
        <w:tc>
          <w:tcPr>
            <w:tcW w:w="2570" w:type="dxa"/>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r w:rsidR="00680115" w:rsidRPr="00F84397" w14:paraId="71AC4C69" w14:textId="77777777" w:rsidTr="00FD43E0">
        <w:tc>
          <w:tcPr>
            <w:tcW w:w="2570" w:type="dxa"/>
            <w:tcBorders>
              <w:bottom w:val="single" w:sz="4" w:space="0" w:color="auto"/>
            </w:tcBorders>
            <w:shd w:val="clear" w:color="auto" w:fill="D9D9D9" w:themeFill="background1" w:themeFillShade="D9"/>
          </w:tcPr>
          <w:p w14:paraId="7959FBFA" w14:textId="6602C137"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0C248FC6" w14:textId="2D44384C" w:rsidR="00680115" w:rsidRPr="00F84397" w:rsidRDefault="007F1822" w:rsidP="00680115">
            <w:pPr>
              <w:rPr>
                <w:rFonts w:asciiTheme="minorHAnsi" w:eastAsiaTheme="minorEastAsia" w:hAnsiTheme="minorHAnsi"/>
                <w:b/>
                <w:bCs/>
                <w:szCs w:val="20"/>
              </w:rPr>
            </w:pPr>
            <w:hyperlink r:id="rId36" w:anchor="v41-Meshes" w:history="1">
              <w:r w:rsidR="00680115" w:rsidRPr="005F39DA">
                <w:rPr>
                  <w:rStyle w:val="Hyperlink"/>
                  <w:rFonts w:asciiTheme="minorHAnsi" w:eastAsiaTheme="minorEastAsia" w:hAnsiTheme="minorHAnsi"/>
                  <w:bCs/>
                  <w:szCs w:val="20"/>
                </w:rPr>
                <w:t>Link to Requirement in 3MF Specification</w:t>
              </w:r>
            </w:hyperlink>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680115">
        <w:tc>
          <w:tcPr>
            <w:tcW w:w="2570" w:type="dxa"/>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r w:rsidR="00680115" w:rsidRPr="00F84397" w14:paraId="7F069687" w14:textId="77777777" w:rsidTr="00FD43E0">
        <w:tc>
          <w:tcPr>
            <w:tcW w:w="2570" w:type="dxa"/>
            <w:tcBorders>
              <w:bottom w:val="single" w:sz="4" w:space="0" w:color="auto"/>
            </w:tcBorders>
            <w:shd w:val="clear" w:color="auto" w:fill="D9D9D9" w:themeFill="background1" w:themeFillShade="D9"/>
          </w:tcPr>
          <w:p w14:paraId="199DB4D7" w14:textId="26976723"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522F6370" w14:textId="0DF9224A" w:rsidR="00680115" w:rsidRPr="00F84397" w:rsidRDefault="007F1822" w:rsidP="00680115">
            <w:pPr>
              <w:rPr>
                <w:rFonts w:asciiTheme="minorHAnsi" w:eastAsiaTheme="minorEastAsia" w:hAnsiTheme="minorHAnsi"/>
                <w:b/>
                <w:bCs/>
              </w:rPr>
            </w:pPr>
            <w:hyperlink r:id="rId37" w:anchor="41-Meshes" w:history="1">
              <w:r w:rsidR="00680115" w:rsidRPr="00556A3B">
                <w:rPr>
                  <w:rStyle w:val="Hyperlink"/>
                  <w:rFonts w:asciiTheme="minorHAnsi" w:eastAsiaTheme="minorEastAsia" w:hAnsiTheme="minorHAnsi"/>
                  <w:bCs/>
                  <w:szCs w:val="20"/>
                </w:rPr>
                <w:t>Link to Requirement in 3MF Specification</w:t>
              </w:r>
            </w:hyperlink>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680115">
        <w:tc>
          <w:tcPr>
            <w:tcW w:w="2570" w:type="dxa"/>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r w:rsidR="00680115" w:rsidRPr="00F84397" w14:paraId="569003DC" w14:textId="77777777" w:rsidTr="00FD43E0">
        <w:tc>
          <w:tcPr>
            <w:tcW w:w="2570" w:type="dxa"/>
            <w:tcBorders>
              <w:bottom w:val="single" w:sz="4" w:space="0" w:color="auto"/>
            </w:tcBorders>
            <w:shd w:val="clear" w:color="auto" w:fill="D9D9D9" w:themeFill="background1" w:themeFillShade="D9"/>
          </w:tcPr>
          <w:p w14:paraId="199BB96B" w14:textId="4B9124A1"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6250DD3" w14:textId="6471FF8D" w:rsidR="00680115" w:rsidRPr="00F84397" w:rsidRDefault="007F1822" w:rsidP="00680115">
            <w:pPr>
              <w:rPr>
                <w:rFonts w:asciiTheme="minorHAnsi" w:eastAsiaTheme="minorEastAsia" w:hAnsiTheme="minorHAnsi"/>
                <w:b/>
                <w:bCs/>
              </w:rPr>
            </w:pPr>
            <w:hyperlink r:id="rId38" w:anchor="4131-Vertex" w:history="1">
              <w:r w:rsidR="00680115" w:rsidRPr="00A90DF8">
                <w:rPr>
                  <w:rStyle w:val="Hyperlink"/>
                  <w:rFonts w:asciiTheme="minorHAnsi" w:eastAsiaTheme="minorEastAsia" w:hAnsiTheme="minorHAnsi"/>
                  <w:bCs/>
                  <w:szCs w:val="20"/>
                </w:rPr>
                <w:t>Link to Requirement in 3MF Specification</w:t>
              </w:r>
            </w:hyperlink>
          </w:p>
        </w:tc>
      </w:tr>
    </w:tbl>
    <w:p w14:paraId="63273540" w14:textId="6026931A" w:rsidR="00B142E0" w:rsidRDefault="00B142E0" w:rsidP="00AF0C2C"/>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680115">
        <w:tc>
          <w:tcPr>
            <w:tcW w:w="2570" w:type="dxa"/>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r w:rsidR="00680115" w:rsidRPr="00F84397" w14:paraId="3E34C275" w14:textId="77777777" w:rsidTr="00FD43E0">
        <w:tc>
          <w:tcPr>
            <w:tcW w:w="2570" w:type="dxa"/>
            <w:tcBorders>
              <w:bottom w:val="single" w:sz="4" w:space="0" w:color="auto"/>
            </w:tcBorders>
            <w:shd w:val="clear" w:color="auto" w:fill="D9D9D9" w:themeFill="background1" w:themeFillShade="D9"/>
          </w:tcPr>
          <w:p w14:paraId="530E2C81" w14:textId="47D10BF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1CE30D8" w14:textId="70BB8D49" w:rsidR="00680115" w:rsidRPr="001D7F7D" w:rsidRDefault="007F1822" w:rsidP="00680115">
            <w:pPr>
              <w:rPr>
                <w:rFonts w:asciiTheme="minorHAnsi" w:eastAsiaTheme="minorEastAsia" w:hAnsiTheme="minorHAnsi"/>
                <w:b/>
                <w:szCs w:val="20"/>
              </w:rPr>
            </w:pPr>
            <w:hyperlink r:id="rId39" w:anchor="611-JPEG-Images" w:history="1">
              <w:r w:rsidR="00680115" w:rsidRPr="001361A1">
                <w:rPr>
                  <w:rStyle w:val="Hyperlink"/>
                  <w:rFonts w:asciiTheme="minorHAnsi" w:eastAsiaTheme="minorEastAsia" w:hAnsiTheme="minorHAnsi"/>
                  <w:bCs/>
                  <w:szCs w:val="20"/>
                </w:rPr>
                <w:t>Link to Requirement in 3MF Specification</w:t>
              </w:r>
            </w:hyperlink>
          </w:p>
        </w:tc>
      </w:tr>
    </w:tbl>
    <w:p w14:paraId="58F6CFB5" w14:textId="77777777" w:rsidR="0070321A" w:rsidRDefault="0070321A" w:rsidP="0070321A"/>
    <w:p w14:paraId="0E3C9668" w14:textId="2AF21338" w:rsidR="0070321A" w:rsidRDefault="0070321A" w:rsidP="003162C7">
      <w:pPr>
        <w:pStyle w:val="Heading3"/>
      </w:pPr>
      <w:r>
        <w:lastRenderedPageBreak/>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680115">
        <w:tc>
          <w:tcPr>
            <w:tcW w:w="2570" w:type="dxa"/>
            <w:shd w:val="clear" w:color="auto" w:fill="D9D9D9" w:themeFill="background1" w:themeFillShade="D9"/>
          </w:tcPr>
          <w:p w14:paraId="1A3B7ACA"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10C9059B" w14:textId="77777777" w:rsidR="0070321A" w:rsidRPr="00F84397" w:rsidRDefault="0070321A" w:rsidP="00244765">
            <w:pPr>
              <w:rPr>
                <w:rFonts w:asciiTheme="minorHAnsi" w:hAnsiTheme="minorHAnsi"/>
                <w:szCs w:val="20"/>
              </w:rPr>
            </w:pPr>
          </w:p>
        </w:tc>
        <w:tc>
          <w:tcPr>
            <w:tcW w:w="6780" w:type="dxa"/>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r w:rsidR="00680115" w:rsidRPr="00F84397" w14:paraId="5B2D4314" w14:textId="77777777" w:rsidTr="00FD43E0">
        <w:tc>
          <w:tcPr>
            <w:tcW w:w="2570" w:type="dxa"/>
            <w:tcBorders>
              <w:bottom w:val="single" w:sz="4" w:space="0" w:color="auto"/>
            </w:tcBorders>
            <w:shd w:val="clear" w:color="auto" w:fill="D9D9D9" w:themeFill="background1" w:themeFillShade="D9"/>
          </w:tcPr>
          <w:p w14:paraId="1AD78305" w14:textId="7CD4B3FC"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8CA124F" w14:textId="32101FDE" w:rsidR="00680115" w:rsidRPr="001D7F7D" w:rsidRDefault="007F1822" w:rsidP="00680115">
            <w:pPr>
              <w:rPr>
                <w:rFonts w:asciiTheme="minorHAnsi" w:eastAsiaTheme="minorEastAsia" w:hAnsiTheme="minorHAnsi"/>
                <w:b/>
                <w:szCs w:val="20"/>
              </w:rPr>
            </w:pPr>
            <w:hyperlink r:id="rId40" w:anchor="611-JPEG-Images" w:history="1">
              <w:r w:rsidR="00680115" w:rsidRPr="00A83873">
                <w:rPr>
                  <w:rStyle w:val="Hyperlink"/>
                  <w:rFonts w:asciiTheme="minorHAnsi" w:eastAsiaTheme="minorEastAsia" w:hAnsiTheme="minorHAnsi"/>
                  <w:bCs/>
                  <w:szCs w:val="20"/>
                </w:rPr>
                <w:t>Link to Requirement in 3MF Specification</w:t>
              </w:r>
            </w:hyperlink>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680115">
        <w:tc>
          <w:tcPr>
            <w:tcW w:w="2570" w:type="dxa"/>
            <w:shd w:val="clear" w:color="auto" w:fill="D9D9D9" w:themeFill="background1" w:themeFillShade="D9"/>
          </w:tcPr>
          <w:p w14:paraId="710FC1B2"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62F5D1BB" w14:textId="77777777" w:rsidR="004108A8" w:rsidRPr="00F84397" w:rsidRDefault="004108A8" w:rsidP="00173711">
            <w:pPr>
              <w:rPr>
                <w:rFonts w:asciiTheme="minorHAnsi" w:hAnsiTheme="minorHAnsi"/>
                <w:szCs w:val="20"/>
              </w:rPr>
            </w:pPr>
          </w:p>
        </w:tc>
        <w:tc>
          <w:tcPr>
            <w:tcW w:w="6780" w:type="dxa"/>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 xml:space="preserve">Define a custom part with no </w:t>
            </w:r>
            <w:proofErr w:type="spellStart"/>
            <w:r w:rsidR="009D3E2D">
              <w:rPr>
                <w:rFonts w:asciiTheme="minorHAnsi" w:eastAsiaTheme="minorEastAsia" w:hAnsiTheme="minorHAnsi"/>
                <w:szCs w:val="20"/>
              </w:rPr>
              <w:t>mustPreserve</w:t>
            </w:r>
            <w:proofErr w:type="spellEnd"/>
            <w:r w:rsidR="009D3E2D">
              <w:rPr>
                <w:rFonts w:asciiTheme="minorHAnsi" w:eastAsiaTheme="minorEastAsia" w:hAnsiTheme="minorHAnsi"/>
                <w:szCs w:val="20"/>
              </w:rPr>
              <w:t xml:space="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 xml:space="preserve">Define a custom part with a </w:t>
            </w:r>
            <w:proofErr w:type="spellStart"/>
            <w:r>
              <w:rPr>
                <w:rFonts w:asciiTheme="minorHAnsi" w:eastAsiaTheme="minorEastAsia" w:hAnsiTheme="minorHAnsi"/>
                <w:szCs w:val="20"/>
              </w:rPr>
              <w:t>mustPreserve</w:t>
            </w:r>
            <w:proofErr w:type="spellEnd"/>
            <w:r>
              <w:rPr>
                <w:rFonts w:asciiTheme="minorHAnsi" w:eastAsiaTheme="minorEastAsia" w:hAnsiTheme="minorHAnsi"/>
                <w:szCs w:val="20"/>
              </w:rPr>
              <w:t xml:space="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r w:rsidR="00680115" w:rsidRPr="00F84397" w14:paraId="33DC9AEB" w14:textId="77777777" w:rsidTr="00FD43E0">
        <w:tc>
          <w:tcPr>
            <w:tcW w:w="2570" w:type="dxa"/>
            <w:tcBorders>
              <w:bottom w:val="single" w:sz="4" w:space="0" w:color="auto"/>
            </w:tcBorders>
            <w:shd w:val="clear" w:color="auto" w:fill="D9D9D9" w:themeFill="background1" w:themeFillShade="D9"/>
          </w:tcPr>
          <w:p w14:paraId="39ED2CF3" w14:textId="211D9ED2"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AE23A1F" w14:textId="513B4A20" w:rsidR="00680115" w:rsidRPr="001D7F7D" w:rsidRDefault="007F1822" w:rsidP="00680115">
            <w:pPr>
              <w:rPr>
                <w:rFonts w:asciiTheme="minorHAnsi" w:eastAsiaTheme="minorEastAsia" w:hAnsiTheme="minorHAnsi"/>
                <w:b/>
                <w:szCs w:val="20"/>
              </w:rPr>
            </w:pPr>
            <w:hyperlink r:id="rId41" w:anchor="611-JPEG-Images" w:history="1">
              <w:r w:rsidR="00680115" w:rsidRPr="005953D4">
                <w:rPr>
                  <w:rStyle w:val="Hyperlink"/>
                  <w:rFonts w:asciiTheme="minorHAnsi" w:eastAsiaTheme="minorEastAsia" w:hAnsiTheme="minorHAnsi"/>
                  <w:bCs/>
                  <w:szCs w:val="20"/>
                </w:rPr>
                <w:t>Link to Requirement in 3MF Specification</w:t>
              </w:r>
            </w:hyperlink>
          </w:p>
        </w:tc>
      </w:tr>
    </w:tbl>
    <w:p w14:paraId="01CE3CF0" w14:textId="77777777" w:rsidR="00F32038" w:rsidRDefault="00F32038" w:rsidP="1465993C"/>
    <w:p w14:paraId="0096609B" w14:textId="77777777" w:rsidR="00C10F76" w:rsidRDefault="00C10F76">
      <w:pPr>
        <w:rPr>
          <w:rFonts w:eastAsiaTheme="majorEastAsia" w:cstheme="majorBidi"/>
          <w:b/>
          <w:bCs/>
          <w:color w:val="365F91" w:themeColor="accent1" w:themeShade="BF"/>
          <w:szCs w:val="20"/>
        </w:rPr>
      </w:pPr>
      <w:r>
        <w:br w:type="page"/>
      </w:r>
    </w:p>
    <w:p w14:paraId="5054AF95" w14:textId="68A7989B" w:rsidR="00A272CF" w:rsidRDefault="0003262E" w:rsidP="003162C7">
      <w:pPr>
        <w:pStyle w:val="Heading3"/>
      </w:pPr>
      <w:r>
        <w:lastRenderedPageBreak/>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w:t>
            </w:r>
            <w:proofErr w:type="gramStart"/>
            <w:r>
              <w:rPr>
                <w:rFonts w:asciiTheme="minorHAnsi" w:hAnsiTheme="minorHAnsi"/>
                <w:szCs w:val="20"/>
              </w:rPr>
              <w:t>is allowed to</w:t>
            </w:r>
            <w:proofErr w:type="gramEnd"/>
            <w:r>
              <w:rPr>
                <w:rFonts w:asciiTheme="minorHAnsi" w:hAnsiTheme="minorHAnsi"/>
                <w:szCs w:val="20"/>
              </w:rPr>
              <w:t xml:space="preserve">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883950">
        <w:tc>
          <w:tcPr>
            <w:tcW w:w="2570" w:type="dxa"/>
            <w:shd w:val="clear" w:color="auto" w:fill="D9D9D9" w:themeFill="background1" w:themeFillShade="D9"/>
          </w:tcPr>
          <w:p w14:paraId="50C9159F"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009F3804" w14:textId="77777777" w:rsidR="00A272CF" w:rsidRPr="00F84397" w:rsidRDefault="00A272CF" w:rsidP="00173711">
            <w:pPr>
              <w:rPr>
                <w:rFonts w:asciiTheme="minorHAnsi" w:hAnsiTheme="minorHAnsi"/>
                <w:szCs w:val="20"/>
              </w:rPr>
            </w:pPr>
          </w:p>
        </w:tc>
        <w:tc>
          <w:tcPr>
            <w:tcW w:w="6780" w:type="dxa"/>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r w:rsidR="00883950" w:rsidRPr="00F84397" w14:paraId="55A2092E" w14:textId="77777777" w:rsidTr="00FD43E0">
        <w:tc>
          <w:tcPr>
            <w:tcW w:w="2570" w:type="dxa"/>
            <w:tcBorders>
              <w:bottom w:val="single" w:sz="4" w:space="0" w:color="auto"/>
            </w:tcBorders>
            <w:shd w:val="clear" w:color="auto" w:fill="D9D9D9" w:themeFill="background1" w:themeFillShade="D9"/>
          </w:tcPr>
          <w:p w14:paraId="69B133A1" w14:textId="4B5D10FD" w:rsidR="00883950" w:rsidRPr="00F84397" w:rsidRDefault="00883950" w:rsidP="00883950">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E16A418" w14:textId="199D5FFE" w:rsidR="00883950" w:rsidRDefault="007F1822" w:rsidP="00883950">
            <w:pPr>
              <w:rPr>
                <w:rFonts w:asciiTheme="minorHAnsi" w:eastAsiaTheme="minorEastAsia" w:hAnsiTheme="minorHAnsi"/>
                <w:b/>
                <w:szCs w:val="20"/>
              </w:rPr>
            </w:pPr>
            <w:hyperlink r:id="rId42" w:anchor="341-Metadata" w:history="1">
              <w:r w:rsidR="00883950" w:rsidRPr="005953D4">
                <w:rPr>
                  <w:rStyle w:val="Hyperlink"/>
                  <w:rFonts w:asciiTheme="minorHAnsi" w:eastAsiaTheme="minorEastAsia" w:hAnsiTheme="minorHAnsi"/>
                  <w:bCs/>
                  <w:szCs w:val="20"/>
                </w:rPr>
                <w:t>Link to Requirement in 3MF Specification</w:t>
              </w:r>
            </w:hyperlink>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CreationDate</w:t>
            </w:r>
            <w:proofErr w:type="spellEnd"/>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LicenseTerms</w:t>
            </w:r>
            <w:proofErr w:type="spellEnd"/>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proofErr w:type="spellStart"/>
            <w:r>
              <w:rPr>
                <w:rFonts w:asciiTheme="minorHAnsi" w:eastAsiaTheme="majorEastAsia" w:hAnsiTheme="minorHAnsi" w:cstheme="minorHAnsi"/>
                <w:b/>
                <w:bCs/>
                <w:color w:val="000000" w:themeColor="text1"/>
                <w:szCs w:val="20"/>
              </w:rPr>
              <w:t>LicenseTerms</w:t>
            </w:r>
            <w:proofErr w:type="spellEnd"/>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697F50DC" w14:textId="77777777" w:rsidR="00C10F76" w:rsidRDefault="00C10F76">
      <w:pPr>
        <w:rPr>
          <w:rFonts w:eastAsiaTheme="majorEastAsia" w:cstheme="majorBidi"/>
          <w:b/>
          <w:bCs/>
          <w:color w:val="365F91" w:themeColor="accent1" w:themeShade="BF"/>
          <w:szCs w:val="20"/>
        </w:rPr>
      </w:pPr>
      <w:r>
        <w:br w:type="page"/>
      </w:r>
    </w:p>
    <w:p w14:paraId="372767E4" w14:textId="2404DC2C" w:rsidR="009B04A2" w:rsidRDefault="009B04A2" w:rsidP="009B04A2">
      <w:pPr>
        <w:pStyle w:val="Heading3"/>
      </w:pPr>
      <w:r>
        <w:lastRenderedPageBreak/>
        <w:t xml:space="preserve">P_???_0338 </w:t>
      </w:r>
      <w:r w:rsidR="00F94393">
        <w:t>Near Zero Volume</w:t>
      </w:r>
    </w:p>
    <w:tbl>
      <w:tblPr>
        <w:tblStyle w:val="TableGrid"/>
        <w:tblW w:w="9648" w:type="dxa"/>
        <w:tblLook w:val="04A0" w:firstRow="1" w:lastRow="0" w:firstColumn="1" w:lastColumn="0" w:noHBand="0" w:noVBand="1"/>
      </w:tblPr>
      <w:tblGrid>
        <w:gridCol w:w="2628"/>
        <w:gridCol w:w="7020"/>
      </w:tblGrid>
      <w:tr w:rsidR="009B04A2" w:rsidRPr="00F84397" w14:paraId="1F2B257F" w14:textId="77777777" w:rsidTr="00B679AF">
        <w:tc>
          <w:tcPr>
            <w:tcW w:w="2628" w:type="dxa"/>
            <w:tcBorders>
              <w:bottom w:val="single" w:sz="4" w:space="0" w:color="auto"/>
            </w:tcBorders>
            <w:shd w:val="clear" w:color="auto" w:fill="D9D9D9" w:themeFill="background1" w:themeFillShade="D9"/>
          </w:tcPr>
          <w:p w14:paraId="7DC97805"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50E4669" w14:textId="77777777" w:rsidR="009B04A2" w:rsidRPr="00F84397" w:rsidRDefault="009B04A2" w:rsidP="00B679AF">
            <w:pPr>
              <w:rPr>
                <w:rFonts w:asciiTheme="minorHAnsi" w:hAnsiTheme="minorHAnsi"/>
                <w:b/>
                <w:szCs w:val="20"/>
              </w:rPr>
            </w:pPr>
          </w:p>
        </w:tc>
        <w:tc>
          <w:tcPr>
            <w:tcW w:w="7020" w:type="dxa"/>
          </w:tcPr>
          <w:p w14:paraId="7FB007E0" w14:textId="71B2A269" w:rsidR="009B04A2" w:rsidRPr="00F84397" w:rsidRDefault="009B04A2" w:rsidP="009B04A2">
            <w:pPr>
              <w:rPr>
                <w:rFonts w:asciiTheme="minorHAnsi" w:hAnsiTheme="minorHAnsi"/>
                <w:szCs w:val="20"/>
              </w:rPr>
            </w:pPr>
            <w:r>
              <w:rPr>
                <w:rFonts w:asciiTheme="minorHAnsi" w:hAnsiTheme="minorHAnsi"/>
                <w:szCs w:val="20"/>
              </w:rPr>
              <w:t xml:space="preserve">Transform that result in </w:t>
            </w:r>
            <w:r w:rsidR="00F94393">
              <w:rPr>
                <w:rFonts w:asciiTheme="minorHAnsi" w:hAnsiTheme="minorHAnsi"/>
                <w:szCs w:val="20"/>
              </w:rPr>
              <w:t xml:space="preserve">near zero volume </w:t>
            </w:r>
            <w:r>
              <w:rPr>
                <w:rFonts w:asciiTheme="minorHAnsi" w:hAnsiTheme="minorHAnsi"/>
                <w:szCs w:val="20"/>
              </w:rPr>
              <w:t>printable object</w:t>
            </w:r>
          </w:p>
        </w:tc>
      </w:tr>
      <w:tr w:rsidR="009B04A2" w:rsidRPr="00F84397" w14:paraId="42E2ECD8" w14:textId="77777777" w:rsidTr="00B679AF">
        <w:trPr>
          <w:trHeight w:val="56"/>
        </w:trPr>
        <w:tc>
          <w:tcPr>
            <w:tcW w:w="2628" w:type="dxa"/>
            <w:shd w:val="clear" w:color="auto" w:fill="D9D9D9" w:themeFill="background1" w:themeFillShade="D9"/>
          </w:tcPr>
          <w:p w14:paraId="554A3C32"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F439CF" w14:textId="77777777" w:rsidR="009B04A2" w:rsidRPr="00F84397" w:rsidRDefault="009B04A2" w:rsidP="00B679AF">
            <w:pPr>
              <w:rPr>
                <w:rFonts w:asciiTheme="minorHAnsi" w:hAnsiTheme="minorHAnsi"/>
                <w:b/>
                <w:szCs w:val="20"/>
              </w:rPr>
            </w:pPr>
          </w:p>
        </w:tc>
        <w:tc>
          <w:tcPr>
            <w:tcW w:w="7020" w:type="dxa"/>
          </w:tcPr>
          <w:p w14:paraId="035A8668" w14:textId="3DEF8394" w:rsidR="009B04A2" w:rsidRPr="00F84397" w:rsidRDefault="009B04A2" w:rsidP="009B04A2">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sidR="00F94393">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9B04A2" w:rsidRPr="00F84397" w14:paraId="38EEEEC7" w14:textId="77777777" w:rsidTr="00B679AF">
        <w:trPr>
          <w:trHeight w:val="56"/>
        </w:trPr>
        <w:tc>
          <w:tcPr>
            <w:tcW w:w="2628" w:type="dxa"/>
            <w:shd w:val="clear" w:color="auto" w:fill="D9D9D9" w:themeFill="background1" w:themeFillShade="D9"/>
          </w:tcPr>
          <w:p w14:paraId="16A4E2A1"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6EAE4" w14:textId="77777777" w:rsidR="009B04A2" w:rsidRPr="00F84397" w:rsidRDefault="009B04A2" w:rsidP="00B679AF">
            <w:pPr>
              <w:rPr>
                <w:rFonts w:asciiTheme="minorHAnsi" w:hAnsiTheme="minorHAnsi"/>
                <w:b/>
                <w:szCs w:val="20"/>
              </w:rPr>
            </w:pPr>
          </w:p>
        </w:tc>
        <w:tc>
          <w:tcPr>
            <w:tcW w:w="7020" w:type="dxa"/>
          </w:tcPr>
          <w:p w14:paraId="7865011C" w14:textId="7BD50F86"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Pr>
                <w:rFonts w:asciiTheme="minorHAnsi" w:eastAsiaTheme="minorEastAsia" w:hAnsiTheme="minorHAnsi"/>
                <w:szCs w:val="20"/>
              </w:rPr>
              <w:t>. Output may be device dependent.</w:t>
            </w:r>
          </w:p>
          <w:p w14:paraId="55E87838" w14:textId="77777777" w:rsidR="009B04A2" w:rsidRDefault="009B04A2" w:rsidP="00B679AF">
            <w:pPr>
              <w:rPr>
                <w:rFonts w:asciiTheme="minorHAnsi" w:eastAsia="Calibri" w:hAnsiTheme="minorHAnsi" w:cs="Calibri"/>
                <w:szCs w:val="20"/>
                <w:highlight w:val="green"/>
              </w:rPr>
            </w:pPr>
          </w:p>
          <w:p w14:paraId="5258EFA8" w14:textId="77777777" w:rsidR="009B04A2" w:rsidRPr="00F84397" w:rsidRDefault="009B04A2" w:rsidP="00B679AF">
            <w:pPr>
              <w:rPr>
                <w:rFonts w:asciiTheme="minorHAnsi" w:hAnsiTheme="minorHAnsi"/>
                <w:b/>
                <w:szCs w:val="20"/>
              </w:rPr>
            </w:pPr>
          </w:p>
        </w:tc>
      </w:tr>
      <w:tr w:rsidR="009B04A2" w:rsidRPr="00F84397" w14:paraId="2C061D87" w14:textId="77777777" w:rsidTr="00B679AF">
        <w:trPr>
          <w:trHeight w:val="56"/>
        </w:trPr>
        <w:tc>
          <w:tcPr>
            <w:tcW w:w="2628" w:type="dxa"/>
            <w:tcBorders>
              <w:bottom w:val="single" w:sz="4" w:space="0" w:color="auto"/>
            </w:tcBorders>
            <w:shd w:val="clear" w:color="auto" w:fill="D9D9D9" w:themeFill="background1" w:themeFillShade="D9"/>
          </w:tcPr>
          <w:p w14:paraId="414B0D9A" w14:textId="77777777"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5A775" w14:textId="4B55B0B3" w:rsidR="009B04A2" w:rsidRPr="00F84397" w:rsidRDefault="007F1822" w:rsidP="00B679AF">
            <w:pPr>
              <w:rPr>
                <w:rFonts w:asciiTheme="minorHAnsi" w:eastAsiaTheme="minorEastAsia" w:hAnsiTheme="minorHAnsi"/>
                <w:b/>
                <w:bCs/>
                <w:szCs w:val="20"/>
              </w:rPr>
            </w:pPr>
            <w:hyperlink r:id="rId43" w:anchor="33-3D-Matrices" w:history="1">
              <w:r w:rsidR="009B04A2" w:rsidRPr="00236B07">
                <w:rPr>
                  <w:rStyle w:val="Hyperlink"/>
                  <w:rFonts w:asciiTheme="minorHAnsi" w:eastAsiaTheme="minorEastAsia" w:hAnsiTheme="minorHAnsi"/>
                  <w:bCs/>
                  <w:szCs w:val="20"/>
                </w:rPr>
                <w:t>Link to Requirement in 3MF Specification</w:t>
              </w:r>
            </w:hyperlink>
          </w:p>
        </w:tc>
      </w:tr>
    </w:tbl>
    <w:p w14:paraId="1D8E2CA8" w14:textId="77777777" w:rsidR="00F94393" w:rsidRDefault="00F94393"/>
    <w:p w14:paraId="74193D50" w14:textId="56D469F3" w:rsidR="00F94393" w:rsidRDefault="00F94393" w:rsidP="00F94393">
      <w:pPr>
        <w:pStyle w:val="Heading3"/>
      </w:pPr>
      <w:r>
        <w:t>P_???_0339 Not Required Extension</w:t>
      </w:r>
    </w:p>
    <w:tbl>
      <w:tblPr>
        <w:tblStyle w:val="TableGrid"/>
        <w:tblW w:w="9648" w:type="dxa"/>
        <w:tblLook w:val="04A0" w:firstRow="1" w:lastRow="0" w:firstColumn="1" w:lastColumn="0" w:noHBand="0" w:noVBand="1"/>
      </w:tblPr>
      <w:tblGrid>
        <w:gridCol w:w="2628"/>
        <w:gridCol w:w="7020"/>
      </w:tblGrid>
      <w:tr w:rsidR="00F94393" w:rsidRPr="00F84397" w14:paraId="467A5C4D" w14:textId="77777777" w:rsidTr="00B679AF">
        <w:tc>
          <w:tcPr>
            <w:tcW w:w="2628" w:type="dxa"/>
            <w:tcBorders>
              <w:bottom w:val="single" w:sz="4" w:space="0" w:color="auto"/>
            </w:tcBorders>
            <w:shd w:val="clear" w:color="auto" w:fill="D9D9D9" w:themeFill="background1" w:themeFillShade="D9"/>
          </w:tcPr>
          <w:p w14:paraId="0752231F"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51A15E1" w14:textId="77777777" w:rsidR="00F94393" w:rsidRPr="00F84397" w:rsidRDefault="00F94393" w:rsidP="00B679AF">
            <w:pPr>
              <w:rPr>
                <w:rFonts w:asciiTheme="minorHAnsi" w:hAnsiTheme="minorHAnsi"/>
                <w:b/>
                <w:szCs w:val="20"/>
              </w:rPr>
            </w:pPr>
          </w:p>
        </w:tc>
        <w:tc>
          <w:tcPr>
            <w:tcW w:w="7020" w:type="dxa"/>
          </w:tcPr>
          <w:p w14:paraId="04C64CBB" w14:textId="335C2BD6" w:rsidR="00F94393" w:rsidRPr="00F84397" w:rsidRDefault="00F94393" w:rsidP="00B679AF">
            <w:pPr>
              <w:rPr>
                <w:rFonts w:asciiTheme="minorHAnsi" w:hAnsiTheme="minorHAnsi"/>
                <w:szCs w:val="20"/>
              </w:rPr>
            </w:pPr>
            <w:r>
              <w:rPr>
                <w:rFonts w:asciiTheme="minorHAnsi" w:hAnsiTheme="minorHAnsi"/>
                <w:szCs w:val="20"/>
              </w:rPr>
              <w:t>Confirm printer will ignore content that is not from a required extension of not supported by the renderer</w:t>
            </w:r>
          </w:p>
        </w:tc>
      </w:tr>
      <w:tr w:rsidR="00F94393" w:rsidRPr="00F84397" w14:paraId="7DFEAE5D" w14:textId="77777777" w:rsidTr="00B679AF">
        <w:trPr>
          <w:trHeight w:val="56"/>
        </w:trPr>
        <w:tc>
          <w:tcPr>
            <w:tcW w:w="2628" w:type="dxa"/>
            <w:shd w:val="clear" w:color="auto" w:fill="D9D9D9" w:themeFill="background1" w:themeFillShade="D9"/>
          </w:tcPr>
          <w:p w14:paraId="5F33E2E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4952F41" w14:textId="77777777" w:rsidR="00F94393" w:rsidRPr="00F84397" w:rsidRDefault="00F94393" w:rsidP="00B679AF">
            <w:pPr>
              <w:rPr>
                <w:rFonts w:asciiTheme="minorHAnsi" w:hAnsiTheme="minorHAnsi"/>
                <w:b/>
                <w:szCs w:val="20"/>
              </w:rPr>
            </w:pPr>
          </w:p>
        </w:tc>
        <w:tc>
          <w:tcPr>
            <w:tcW w:w="7020" w:type="dxa"/>
          </w:tcPr>
          <w:p w14:paraId="4A42C14E" w14:textId="215F54CF" w:rsidR="00F94393" w:rsidRPr="00F84397" w:rsidRDefault="00F94393" w:rsidP="00B679AF">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F94393" w:rsidRPr="00F84397" w14:paraId="4CF0A935" w14:textId="77777777" w:rsidTr="00B679AF">
        <w:trPr>
          <w:trHeight w:val="56"/>
        </w:trPr>
        <w:tc>
          <w:tcPr>
            <w:tcW w:w="2628" w:type="dxa"/>
            <w:shd w:val="clear" w:color="auto" w:fill="D9D9D9" w:themeFill="background1" w:themeFillShade="D9"/>
          </w:tcPr>
          <w:p w14:paraId="2E742E9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A2CBDDC" w14:textId="77777777" w:rsidR="00F94393" w:rsidRPr="00F84397" w:rsidRDefault="00F94393" w:rsidP="00B679AF">
            <w:pPr>
              <w:rPr>
                <w:rFonts w:asciiTheme="minorHAnsi" w:hAnsiTheme="minorHAnsi"/>
                <w:b/>
                <w:szCs w:val="20"/>
              </w:rPr>
            </w:pPr>
          </w:p>
        </w:tc>
        <w:tc>
          <w:tcPr>
            <w:tcW w:w="7020" w:type="dxa"/>
          </w:tcPr>
          <w:p w14:paraId="617C7AAF" w14:textId="320FD35E"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not required and is for 3MF core or extension namespaces. The renderer should ignore the content.</w:t>
            </w:r>
          </w:p>
          <w:p w14:paraId="7F7B7CA3" w14:textId="77777777" w:rsidR="00F94393" w:rsidRDefault="00F94393" w:rsidP="00B679AF">
            <w:pPr>
              <w:rPr>
                <w:rFonts w:asciiTheme="minorHAnsi" w:eastAsia="Calibri" w:hAnsiTheme="minorHAnsi" w:cs="Calibri"/>
                <w:szCs w:val="20"/>
                <w:highlight w:val="green"/>
              </w:rPr>
            </w:pPr>
          </w:p>
          <w:p w14:paraId="3F697D17" w14:textId="77777777" w:rsidR="00F94393" w:rsidRPr="00F84397" w:rsidRDefault="00F94393" w:rsidP="00B679AF">
            <w:pPr>
              <w:rPr>
                <w:rFonts w:asciiTheme="minorHAnsi" w:hAnsiTheme="minorHAnsi"/>
                <w:b/>
                <w:szCs w:val="20"/>
              </w:rPr>
            </w:pPr>
          </w:p>
        </w:tc>
      </w:tr>
      <w:tr w:rsidR="00F94393" w:rsidRPr="00F84397" w14:paraId="04F3B523" w14:textId="77777777" w:rsidTr="00B679AF">
        <w:trPr>
          <w:trHeight w:val="56"/>
        </w:trPr>
        <w:tc>
          <w:tcPr>
            <w:tcW w:w="2628" w:type="dxa"/>
            <w:tcBorders>
              <w:bottom w:val="single" w:sz="4" w:space="0" w:color="auto"/>
            </w:tcBorders>
            <w:shd w:val="clear" w:color="auto" w:fill="D9D9D9" w:themeFill="background1" w:themeFillShade="D9"/>
          </w:tcPr>
          <w:p w14:paraId="47982587" w14:textId="77777777"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2E48CA0" w14:textId="7BF8904D" w:rsidR="00F94393" w:rsidRPr="00F84397" w:rsidRDefault="00F94393" w:rsidP="00B679AF">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334FFF6C" w14:textId="77777777" w:rsidR="000020A9" w:rsidRDefault="000020A9"/>
    <w:p w14:paraId="1F068EB4" w14:textId="0030E81D" w:rsidR="000020A9" w:rsidRDefault="000020A9" w:rsidP="000020A9">
      <w:pPr>
        <w:pStyle w:val="Heading3"/>
      </w:pPr>
      <w:r>
        <w:t xml:space="preserve">P_???_0340 </w:t>
      </w:r>
      <w:r w:rsidR="00C22C53">
        <w:t xml:space="preserve">Invalid Mesh, Valid </w:t>
      </w:r>
      <w:proofErr w:type="spellStart"/>
      <w:r w:rsidR="00C22C53">
        <w:t>Slicestack</w:t>
      </w:r>
      <w:proofErr w:type="spellEnd"/>
    </w:p>
    <w:tbl>
      <w:tblPr>
        <w:tblStyle w:val="TableGrid"/>
        <w:tblW w:w="9648" w:type="dxa"/>
        <w:tblLook w:val="04A0" w:firstRow="1" w:lastRow="0" w:firstColumn="1" w:lastColumn="0" w:noHBand="0" w:noVBand="1"/>
      </w:tblPr>
      <w:tblGrid>
        <w:gridCol w:w="2628"/>
        <w:gridCol w:w="7020"/>
      </w:tblGrid>
      <w:tr w:rsidR="000020A9" w:rsidRPr="00F84397" w14:paraId="5198A690" w14:textId="77777777" w:rsidTr="006F3E85">
        <w:tc>
          <w:tcPr>
            <w:tcW w:w="2628" w:type="dxa"/>
            <w:tcBorders>
              <w:bottom w:val="single" w:sz="4" w:space="0" w:color="auto"/>
            </w:tcBorders>
            <w:shd w:val="clear" w:color="auto" w:fill="D9D9D9" w:themeFill="background1" w:themeFillShade="D9"/>
          </w:tcPr>
          <w:p w14:paraId="599D59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7689A8" w14:textId="77777777" w:rsidR="000020A9" w:rsidRPr="00F84397" w:rsidRDefault="000020A9" w:rsidP="006F3E85">
            <w:pPr>
              <w:rPr>
                <w:rFonts w:asciiTheme="minorHAnsi" w:hAnsiTheme="minorHAnsi"/>
                <w:b/>
                <w:szCs w:val="20"/>
              </w:rPr>
            </w:pPr>
          </w:p>
        </w:tc>
        <w:tc>
          <w:tcPr>
            <w:tcW w:w="7020" w:type="dxa"/>
          </w:tcPr>
          <w:p w14:paraId="7EE24ADA" w14:textId="3F869274" w:rsidR="000020A9" w:rsidRDefault="00565E06" w:rsidP="006F3E85">
            <w:pPr>
              <w:rPr>
                <w:rFonts w:asciiTheme="minorHAnsi" w:hAnsiTheme="minorHAnsi"/>
                <w:szCs w:val="20"/>
              </w:rPr>
            </w:pPr>
            <w:r>
              <w:rPr>
                <w:rFonts w:asciiTheme="minorHAnsi" w:hAnsiTheme="minorHAnsi"/>
                <w:szCs w:val="20"/>
              </w:rPr>
              <w:t>These are sliced test cases that have mesh with anomalies. The expectation is that the files will render correctly on a printer as the mesh is not needed for rendering. Note that in test case 01, 02, and 04 slice stacks have been inserted in the test file that does not match the mesh.</w:t>
            </w:r>
          </w:p>
          <w:p w14:paraId="528BA07C" w14:textId="10288E28" w:rsidR="00565E06" w:rsidRPr="00F84397" w:rsidRDefault="00565E06" w:rsidP="006F3E85">
            <w:pPr>
              <w:rPr>
                <w:rFonts w:asciiTheme="minorHAnsi" w:hAnsiTheme="minorHAnsi"/>
                <w:szCs w:val="20"/>
              </w:rPr>
            </w:pPr>
          </w:p>
        </w:tc>
      </w:tr>
      <w:tr w:rsidR="000020A9" w:rsidRPr="00F84397" w14:paraId="63C8239F" w14:textId="77777777" w:rsidTr="006F3E85">
        <w:trPr>
          <w:trHeight w:val="56"/>
        </w:trPr>
        <w:tc>
          <w:tcPr>
            <w:tcW w:w="2628" w:type="dxa"/>
            <w:shd w:val="clear" w:color="auto" w:fill="D9D9D9" w:themeFill="background1" w:themeFillShade="D9"/>
          </w:tcPr>
          <w:p w14:paraId="683AC3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62098E" w14:textId="77777777" w:rsidR="000020A9" w:rsidRPr="00F84397" w:rsidRDefault="000020A9" w:rsidP="006F3E85">
            <w:pPr>
              <w:rPr>
                <w:rFonts w:asciiTheme="minorHAnsi" w:hAnsiTheme="minorHAnsi"/>
                <w:b/>
                <w:szCs w:val="20"/>
              </w:rPr>
            </w:pPr>
          </w:p>
        </w:tc>
        <w:tc>
          <w:tcPr>
            <w:tcW w:w="7020" w:type="dxa"/>
          </w:tcPr>
          <w:p w14:paraId="19155E1C" w14:textId="0B97DA01" w:rsidR="000020A9" w:rsidRPr="00F84397" w:rsidRDefault="000020A9" w:rsidP="006F3E85">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00565E06">
              <w:rPr>
                <w:rFonts w:asciiTheme="minorHAnsi" w:eastAsia="Calibri" w:hAnsiTheme="minorHAnsi" w:cs="Calibri"/>
                <w:szCs w:val="20"/>
              </w:rPr>
              <w:t xml:space="preserve">to 04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0020A9" w:rsidRPr="00F84397" w14:paraId="23013CE3" w14:textId="77777777" w:rsidTr="006F3E85">
        <w:trPr>
          <w:trHeight w:val="56"/>
        </w:trPr>
        <w:tc>
          <w:tcPr>
            <w:tcW w:w="2628" w:type="dxa"/>
            <w:shd w:val="clear" w:color="auto" w:fill="D9D9D9" w:themeFill="background1" w:themeFillShade="D9"/>
          </w:tcPr>
          <w:p w14:paraId="100B8798"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55D9D39" w14:textId="77777777" w:rsidR="000020A9" w:rsidRPr="00F84397" w:rsidRDefault="000020A9" w:rsidP="006F3E85">
            <w:pPr>
              <w:rPr>
                <w:rFonts w:asciiTheme="minorHAnsi" w:hAnsiTheme="minorHAnsi"/>
                <w:b/>
                <w:szCs w:val="20"/>
              </w:rPr>
            </w:pPr>
          </w:p>
        </w:tc>
        <w:tc>
          <w:tcPr>
            <w:tcW w:w="7020" w:type="dxa"/>
          </w:tcPr>
          <w:p w14:paraId="221C33A6" w14:textId="0E973B01" w:rsidR="00565E06" w:rsidRDefault="00565E06" w:rsidP="00565E06">
            <w:pPr>
              <w:rPr>
                <w:rFonts w:asciiTheme="minorHAnsi" w:hAnsiTheme="minorHAnsi"/>
                <w:szCs w:val="20"/>
              </w:rPr>
            </w:pPr>
            <w:r w:rsidRPr="00E97456">
              <w:rPr>
                <w:rFonts w:asciiTheme="minorHAnsi" w:hAnsiTheme="minorHAnsi"/>
                <w:b/>
                <w:szCs w:val="20"/>
              </w:rPr>
              <w:t>01</w:t>
            </w:r>
            <w:r>
              <w:rPr>
                <w:rFonts w:asciiTheme="minorHAnsi" w:hAnsiTheme="minorHAnsi"/>
                <w:szCs w:val="20"/>
              </w:rPr>
              <w:t xml:space="preserve"> - </w:t>
            </w:r>
            <w:r w:rsidRPr="009A585A">
              <w:rPr>
                <w:rFonts w:asciiTheme="minorHAnsi" w:hAnsiTheme="minorHAnsi"/>
                <w:szCs w:val="20"/>
              </w:rPr>
              <w:t>Create negative volume mesh</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EF634EF" w14:textId="77777777" w:rsidR="00565E06" w:rsidRDefault="00565E06" w:rsidP="00565E06">
            <w:pPr>
              <w:rPr>
                <w:rFonts w:asciiTheme="minorHAnsi" w:hAnsiTheme="minorHAnsi"/>
                <w:szCs w:val="20"/>
              </w:rPr>
            </w:pPr>
          </w:p>
          <w:p w14:paraId="36596F32" w14:textId="795CBAA0" w:rsidR="00565E06" w:rsidRPr="009A585A" w:rsidRDefault="00565E06" w:rsidP="00565E06">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3422D14D" w14:textId="4A5E817C" w:rsidR="000020A9" w:rsidRDefault="000020A9" w:rsidP="006F3E85">
            <w:pPr>
              <w:rPr>
                <w:rFonts w:asciiTheme="minorHAnsi" w:eastAsia="Calibri" w:hAnsiTheme="minorHAnsi" w:cs="Calibri"/>
                <w:szCs w:val="20"/>
                <w:highlight w:val="green"/>
              </w:rPr>
            </w:pPr>
          </w:p>
          <w:p w14:paraId="77C95845" w14:textId="1B27033F" w:rsidR="00565E06" w:rsidRPr="009A585A" w:rsidRDefault="00565E06" w:rsidP="00565E06">
            <w:pPr>
              <w:rPr>
                <w:rFonts w:asciiTheme="minorHAnsi" w:eastAsiaTheme="minorEastAsia" w:hAnsiTheme="minorHAnsi"/>
                <w:szCs w:val="20"/>
              </w:rPr>
            </w:pPr>
            <w:r w:rsidRPr="00B46FF8">
              <w:rPr>
                <w:rFonts w:asciiTheme="minorHAnsi" w:hAnsiTheme="minorHAnsi"/>
                <w:b/>
                <w:szCs w:val="20"/>
              </w:rPr>
              <w:t>0</w:t>
            </w:r>
            <w:r>
              <w:rPr>
                <w:rFonts w:asciiTheme="minorHAnsi" w:hAnsiTheme="minorHAnsi"/>
                <w:b/>
                <w:szCs w:val="20"/>
              </w:rPr>
              <w:t>3</w:t>
            </w:r>
            <w:r>
              <w:rPr>
                <w:rFonts w:asciiTheme="minorHAnsi" w:hAnsiTheme="minorHAnsi"/>
                <w:szCs w:val="20"/>
              </w:rPr>
              <w:t>-</w:t>
            </w:r>
            <w:r w:rsidRPr="009A585A">
              <w:rPr>
                <w:rFonts w:asciiTheme="minorHAnsi" w:hAnsiTheme="minorHAnsi"/>
                <w:szCs w:val="20"/>
              </w:rPr>
              <w:t>Reverse order of vertices such that normal face is pointing inward</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69A484B" w14:textId="77777777" w:rsidR="00565E06" w:rsidRDefault="00565E06" w:rsidP="006F3E85">
            <w:pPr>
              <w:rPr>
                <w:rFonts w:asciiTheme="minorHAnsi" w:eastAsia="Calibri" w:hAnsiTheme="minorHAnsi" w:cs="Calibri"/>
                <w:szCs w:val="20"/>
                <w:highlight w:val="green"/>
              </w:rPr>
            </w:pPr>
          </w:p>
          <w:p w14:paraId="4236D682" w14:textId="27F02B34" w:rsidR="00565E06" w:rsidRPr="00F84397" w:rsidRDefault="00565E06" w:rsidP="00565E06">
            <w:pPr>
              <w:rPr>
                <w:rFonts w:asciiTheme="minorHAnsi" w:hAnsiTheme="minorHAnsi"/>
              </w:rPr>
            </w:pPr>
            <w:r w:rsidRPr="00F84397">
              <w:rPr>
                <w:rFonts w:asciiTheme="minorHAnsi" w:eastAsiaTheme="minorEastAsia" w:hAnsiTheme="minorHAnsi"/>
                <w:b/>
                <w:bCs/>
              </w:rPr>
              <w:t>0</w:t>
            </w:r>
            <w:r>
              <w:rPr>
                <w:rFonts w:asciiTheme="minorHAnsi" w:eastAsiaTheme="minorEastAsia" w:hAnsiTheme="minorHAnsi"/>
                <w:b/>
                <w:bCs/>
              </w:rPr>
              <w:t>4</w:t>
            </w:r>
            <w:r w:rsidRPr="00F84397">
              <w:rPr>
                <w:rFonts w:asciiTheme="minorHAnsi" w:eastAsiaTheme="minorEastAsia" w:hAnsiTheme="minorHAnsi"/>
                <w:b/>
                <w:bCs/>
              </w:rPr>
              <w:t xml:space="preserve">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Create invalid mesh object with only 3 triangles</w:t>
            </w:r>
            <w:r w:rsidR="00E10C15">
              <w:rPr>
                <w:rFonts w:asciiTheme="minorHAnsi" w:eastAsia="Calibri" w:hAnsiTheme="minorHAnsi" w:cs="Calibri"/>
                <w:szCs w:val="20"/>
              </w:rPr>
              <w:t>.</w:t>
            </w:r>
            <w:r w:rsidR="00E10C15">
              <w:rPr>
                <w:rFonts w:asciiTheme="minorHAnsi" w:hAnsiTheme="minorHAnsi"/>
                <w:szCs w:val="20"/>
              </w:rPr>
              <w:t xml:space="preserve"> , but with valid </w:t>
            </w:r>
            <w:proofErr w:type="spellStart"/>
            <w:r w:rsidR="00E10C15">
              <w:rPr>
                <w:rFonts w:asciiTheme="minorHAnsi" w:hAnsiTheme="minorHAnsi"/>
                <w:szCs w:val="20"/>
              </w:rPr>
              <w:t>slicestack</w:t>
            </w:r>
            <w:proofErr w:type="spellEnd"/>
          </w:p>
          <w:p w14:paraId="36C447BF" w14:textId="77777777" w:rsidR="000020A9" w:rsidRPr="00F84397" w:rsidRDefault="000020A9" w:rsidP="006F3E85">
            <w:pPr>
              <w:rPr>
                <w:rFonts w:asciiTheme="minorHAnsi" w:hAnsiTheme="minorHAnsi"/>
                <w:b/>
                <w:szCs w:val="20"/>
              </w:rPr>
            </w:pPr>
          </w:p>
        </w:tc>
      </w:tr>
      <w:tr w:rsidR="000020A9" w:rsidRPr="00F84397" w14:paraId="33182CDD" w14:textId="77777777" w:rsidTr="006F3E85">
        <w:trPr>
          <w:trHeight w:val="56"/>
        </w:trPr>
        <w:tc>
          <w:tcPr>
            <w:tcW w:w="2628" w:type="dxa"/>
            <w:tcBorders>
              <w:bottom w:val="single" w:sz="4" w:space="0" w:color="auto"/>
            </w:tcBorders>
            <w:shd w:val="clear" w:color="auto" w:fill="D9D9D9" w:themeFill="background1" w:themeFillShade="D9"/>
          </w:tcPr>
          <w:p w14:paraId="0189836C" w14:textId="77777777" w:rsidR="000020A9" w:rsidRPr="00F84397" w:rsidRDefault="000020A9" w:rsidP="006F3E8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836722" w14:textId="77777777" w:rsidR="000020A9" w:rsidRPr="00F84397" w:rsidRDefault="000020A9" w:rsidP="006F3E85">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0A5F3E5A" w14:textId="274C406B" w:rsidR="0003262E" w:rsidRDefault="0003262E">
      <w:r>
        <w:br w:type="page"/>
      </w:r>
    </w:p>
    <w:p w14:paraId="068BBFF1" w14:textId="77777777" w:rsidR="00F94393" w:rsidRDefault="00F94393">
      <w:pPr>
        <w:rPr>
          <w:rFonts w:eastAsiaTheme="majorEastAsia" w:cstheme="majorBidi"/>
          <w:b/>
          <w:bCs/>
          <w:color w:val="365F91" w:themeColor="accent1" w:themeShade="BF"/>
          <w:sz w:val="22"/>
        </w:rPr>
      </w:pPr>
    </w:p>
    <w:p w14:paraId="5D566F9C" w14:textId="51000F7E" w:rsidR="00A21BEB" w:rsidRDefault="00C15E7A" w:rsidP="0003262E">
      <w:pPr>
        <w:pStyle w:val="Heading2"/>
        <w:rPr>
          <w:i/>
          <w:iCs/>
        </w:rPr>
      </w:pPr>
      <w:r>
        <w:t xml:space="preserve"> </w:t>
      </w:r>
      <w:bookmarkStart w:id="20" w:name="_Toc45031807"/>
      <w:r w:rsidR="00A21BEB">
        <w:t>Negative 3MF Core Test Cases</w:t>
      </w:r>
      <w:bookmarkEnd w:id="20"/>
      <w:r w:rsidR="00A21BEB">
        <w:t xml:space="preserve"> </w:t>
      </w:r>
    </w:p>
    <w:p w14:paraId="59D56E03" w14:textId="158B6037" w:rsidR="00422510" w:rsidRDefault="0003262E" w:rsidP="003162C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00A57F6B">
        <w:trPr>
          <w:trHeight w:val="56"/>
        </w:trPr>
        <w:tc>
          <w:tcPr>
            <w:tcW w:w="2628" w:type="dxa"/>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Use an incorrect file name in the </w:t>
            </w:r>
            <w:proofErr w:type="spellStart"/>
            <w:r w:rsidRPr="00F84397">
              <w:rPr>
                <w:rFonts w:asciiTheme="minorHAnsi" w:eastAsiaTheme="minorEastAsia" w:hAnsiTheme="minorHAnsi"/>
                <w:szCs w:val="20"/>
              </w:rPr>
              <w:t>StartPath</w:t>
            </w:r>
            <w:proofErr w:type="spellEnd"/>
            <w:r w:rsidRPr="00F84397">
              <w:rPr>
                <w:rFonts w:asciiTheme="minorHAnsi" w:eastAsiaTheme="minorEastAsia" w:hAnsiTheme="minorHAnsi"/>
                <w:szCs w:val="20"/>
              </w:rPr>
              <w:t xml:space="preserve">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with a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4"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r w:rsidR="00A57F6B" w:rsidRPr="00F84397" w14:paraId="36526AFB" w14:textId="77777777" w:rsidTr="7E4BDF2E">
        <w:trPr>
          <w:trHeight w:val="56"/>
        </w:trPr>
        <w:tc>
          <w:tcPr>
            <w:tcW w:w="2628" w:type="dxa"/>
            <w:tcBorders>
              <w:bottom w:val="single" w:sz="4" w:space="0" w:color="auto"/>
            </w:tcBorders>
            <w:shd w:val="clear" w:color="auto" w:fill="D9D9D9" w:themeFill="background1" w:themeFillShade="D9"/>
          </w:tcPr>
          <w:p w14:paraId="051965D5" w14:textId="35551212"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645660" w14:textId="04301373" w:rsidR="00A57F6B" w:rsidRPr="00F84397" w:rsidRDefault="007F1822" w:rsidP="00A57F6B">
            <w:pPr>
              <w:rPr>
                <w:rFonts w:asciiTheme="minorHAnsi" w:eastAsiaTheme="minorEastAsia" w:hAnsiTheme="minorHAnsi"/>
                <w:b/>
                <w:bCs/>
                <w:szCs w:val="20"/>
              </w:rPr>
            </w:pPr>
            <w:hyperlink r:id="rId45" w:anchor="421-Component" w:history="1">
              <w:r w:rsidR="00A57F6B" w:rsidRPr="00A457B6">
                <w:rPr>
                  <w:rStyle w:val="Hyperlink"/>
                  <w:rFonts w:asciiTheme="minorHAnsi" w:eastAsiaTheme="minorEastAsia" w:hAnsiTheme="minorHAnsi"/>
                  <w:bCs/>
                  <w:szCs w:val="20"/>
                </w:rPr>
                <w:t>Link to Requirement in 3MF Specification</w:t>
              </w:r>
            </w:hyperlink>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00A57F6B">
        <w:trPr>
          <w:trHeight w:val="56"/>
        </w:trPr>
        <w:tc>
          <w:tcPr>
            <w:tcW w:w="2628" w:type="dxa"/>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a Thumbnail relationship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with</w:t>
            </w:r>
            <w:r w:rsidRPr="00F84397">
              <w:rPr>
                <w:rFonts w:asciiTheme="minorHAnsi" w:eastAsiaTheme="minorEastAsia" w:hAnsiTheme="minorHAnsi"/>
                <w:b/>
                <w:bCs/>
                <w:szCs w:val="20"/>
              </w:rPr>
              <w:t xml:space="preserve">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6">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r w:rsidR="00A57F6B" w:rsidRPr="00F84397" w14:paraId="24FEE92B" w14:textId="77777777" w:rsidTr="7E4BDF2E">
        <w:trPr>
          <w:trHeight w:val="56"/>
        </w:trPr>
        <w:tc>
          <w:tcPr>
            <w:tcW w:w="2628" w:type="dxa"/>
            <w:tcBorders>
              <w:bottom w:val="single" w:sz="4" w:space="0" w:color="auto"/>
            </w:tcBorders>
            <w:shd w:val="clear" w:color="auto" w:fill="D9D9D9" w:themeFill="background1" w:themeFillShade="D9"/>
          </w:tcPr>
          <w:p w14:paraId="55AA7912" w14:textId="1E5C0C54"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7F389EC" w14:textId="0DB19A80" w:rsidR="00A57F6B" w:rsidRPr="00F84397" w:rsidRDefault="007F1822" w:rsidP="00A57F6B">
            <w:pPr>
              <w:rPr>
                <w:rFonts w:asciiTheme="minorHAnsi" w:eastAsiaTheme="minorEastAsia" w:hAnsiTheme="minorHAnsi"/>
                <w:b/>
                <w:bCs/>
                <w:szCs w:val="20"/>
              </w:rPr>
            </w:pPr>
            <w:hyperlink r:id="rId47" w:anchor="Chapter-5-Material-Resources" w:history="1">
              <w:r w:rsidR="00A57F6B" w:rsidRPr="00801D46">
                <w:rPr>
                  <w:rStyle w:val="Hyperlink"/>
                  <w:rFonts w:asciiTheme="minorHAnsi" w:eastAsiaTheme="minorEastAsia" w:hAnsiTheme="minorHAnsi"/>
                  <w:bCs/>
                  <w:szCs w:val="20"/>
                </w:rPr>
                <w:t>Link to Requirement in 3MF Specification</w:t>
              </w:r>
            </w:hyperlink>
          </w:p>
        </w:tc>
      </w:tr>
    </w:tbl>
    <w:p w14:paraId="3825A9D4" w14:textId="77777777" w:rsidR="00422510" w:rsidRDefault="00422510"/>
    <w:p w14:paraId="4EAAABA4" w14:textId="77777777" w:rsidR="00C10F76" w:rsidRDefault="00C10F76">
      <w:pPr>
        <w:rPr>
          <w:rFonts w:eastAsiaTheme="majorEastAsia" w:cstheme="majorBidi"/>
          <w:b/>
          <w:bCs/>
          <w:color w:val="365F91" w:themeColor="accent1" w:themeShade="BF"/>
          <w:szCs w:val="20"/>
        </w:rPr>
      </w:pPr>
      <w:r>
        <w:br w:type="page"/>
      </w:r>
    </w:p>
    <w:p w14:paraId="0EEBDEA5" w14:textId="544DFB33" w:rsidR="00422510" w:rsidRDefault="0003262E" w:rsidP="003162C7">
      <w:pPr>
        <w:pStyle w:val="Heading3"/>
      </w:pPr>
      <w:r>
        <w:lastRenderedPageBreak/>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00A57F6B">
        <w:trPr>
          <w:trHeight w:val="56"/>
        </w:trPr>
        <w:tc>
          <w:tcPr>
            <w:tcW w:w="2628" w:type="dxa"/>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to “application/vnd.openxmlformats-package.xxxxx-relationships+xml”, such that the content type for “.</w:t>
            </w:r>
            <w:proofErr w:type="spellStart"/>
            <w:r w:rsidRPr="00F84397">
              <w:rPr>
                <w:rFonts w:asciiTheme="minorHAnsi" w:eastAsiaTheme="minorEastAsia" w:hAnsiTheme="minorHAnsi"/>
                <w:szCs w:val="20"/>
              </w:rPr>
              <w:t>rel</w:t>
            </w:r>
            <w:proofErr w:type="spellEnd"/>
            <w:r w:rsidRPr="00F84397">
              <w:rPr>
                <w:rFonts w:asciiTheme="minorHAnsi" w:eastAsiaTheme="minorEastAsia" w:hAnsiTheme="minorHAnsi"/>
                <w:szCs w:val="20"/>
              </w:rPr>
              <w:t>”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to “image/</w:t>
            </w:r>
            <w:proofErr w:type="spellStart"/>
            <w:r w:rsidRPr="00F84397">
              <w:rPr>
                <w:rFonts w:asciiTheme="minorHAnsi" w:eastAsiaTheme="minorEastAsia" w:hAnsiTheme="minorHAnsi"/>
                <w:szCs w:val="20"/>
              </w:rPr>
              <w:t>xxxpng</w:t>
            </w:r>
            <w:proofErr w:type="spellEnd"/>
            <w:r w:rsidRPr="00F84397">
              <w:rPr>
                <w:rFonts w:asciiTheme="minorHAnsi" w:eastAsiaTheme="minorEastAsia" w:hAnsiTheme="minorHAnsi"/>
                <w:szCs w:val="20"/>
              </w:rPr>
              <w:t>”, such that the content type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is invalid</w:t>
            </w:r>
          </w:p>
          <w:p w14:paraId="11E70C64" w14:textId="7A1BC5F1" w:rsidR="00AD1BB9" w:rsidRPr="00F84397" w:rsidRDefault="00AD1BB9" w:rsidP="00443942">
            <w:pPr>
              <w:rPr>
                <w:rFonts w:asciiTheme="minorHAnsi" w:hAnsiTheme="minorHAnsi"/>
                <w:b/>
                <w:szCs w:val="20"/>
              </w:rPr>
            </w:pPr>
          </w:p>
        </w:tc>
      </w:tr>
      <w:tr w:rsidR="00A57F6B" w:rsidRPr="00F84397" w14:paraId="253F2838" w14:textId="77777777" w:rsidTr="7E4BDF2E">
        <w:trPr>
          <w:trHeight w:val="56"/>
        </w:trPr>
        <w:tc>
          <w:tcPr>
            <w:tcW w:w="2628" w:type="dxa"/>
            <w:tcBorders>
              <w:bottom w:val="single" w:sz="4" w:space="0" w:color="auto"/>
            </w:tcBorders>
            <w:shd w:val="clear" w:color="auto" w:fill="D9D9D9" w:themeFill="background1" w:themeFillShade="D9"/>
          </w:tcPr>
          <w:p w14:paraId="235E28A4" w14:textId="328AD8DB"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49EE12" w14:textId="679C4218" w:rsidR="000E3E41" w:rsidRPr="001C1EE0" w:rsidRDefault="00A57F6B" w:rsidP="00A57F6B">
            <w:pPr>
              <w:rPr>
                <w:rFonts w:asciiTheme="minorHAnsi" w:eastAsiaTheme="minorEastAsia" w:hAnsiTheme="minorHAnsi"/>
                <w:bCs/>
                <w:szCs w:val="20"/>
              </w:rPr>
            </w:pPr>
            <w:r>
              <w:rPr>
                <w:rFonts w:asciiTheme="minorHAnsi" w:eastAsiaTheme="minorEastAsia" w:hAnsiTheme="minorHAnsi"/>
                <w:bCs/>
                <w:szCs w:val="20"/>
              </w:rPr>
              <w:t>Link to Requirement in 3MF Specification</w:t>
            </w:r>
            <w:r w:rsidR="001C1EE0">
              <w:rPr>
                <w:rFonts w:asciiTheme="minorHAnsi" w:eastAsiaTheme="minorEastAsia" w:hAnsiTheme="minorHAnsi"/>
                <w:bCs/>
                <w:szCs w:val="20"/>
              </w:rPr>
              <w:t>- Could not find</w:t>
            </w:r>
          </w:p>
        </w:tc>
      </w:tr>
    </w:tbl>
    <w:p w14:paraId="5463C2B0" w14:textId="536B8FA6" w:rsidR="00422510" w:rsidRDefault="0003262E" w:rsidP="003162C7">
      <w:pPr>
        <w:pStyle w:val="Heading3"/>
      </w:pPr>
      <w:r>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00A57F6B">
        <w:trPr>
          <w:trHeight w:val="56"/>
        </w:trPr>
        <w:tc>
          <w:tcPr>
            <w:tcW w:w="2628" w:type="dxa"/>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for the relationship  that points to the </w:t>
            </w:r>
            <w:proofErr w:type="spellStart"/>
            <w:r w:rsidR="001B3DF7">
              <w:rPr>
                <w:rFonts w:asciiTheme="minorHAnsi" w:eastAsiaTheme="minorEastAsia" w:hAnsiTheme="minorHAnsi"/>
                <w:szCs w:val="20"/>
              </w:rPr>
              <w:t>StartPart</w:t>
            </w:r>
            <w:proofErr w:type="spellEnd"/>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r w:rsidR="00A57F6B" w:rsidRPr="00F84397" w14:paraId="3E6666E2" w14:textId="77777777" w:rsidTr="7E4BDF2E">
        <w:trPr>
          <w:trHeight w:val="56"/>
        </w:trPr>
        <w:tc>
          <w:tcPr>
            <w:tcW w:w="2628" w:type="dxa"/>
            <w:tcBorders>
              <w:bottom w:val="single" w:sz="4" w:space="0" w:color="auto"/>
            </w:tcBorders>
            <w:shd w:val="clear" w:color="auto" w:fill="D9D9D9" w:themeFill="background1" w:themeFillShade="D9"/>
          </w:tcPr>
          <w:p w14:paraId="28F24434" w14:textId="2DE9093A"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2F4B3D" w14:textId="633761F6" w:rsidR="00A57F6B" w:rsidRPr="00F84397" w:rsidRDefault="007F1822" w:rsidP="00A57F6B">
            <w:pPr>
              <w:rPr>
                <w:rFonts w:asciiTheme="minorHAnsi" w:eastAsiaTheme="minorEastAsia" w:hAnsiTheme="minorHAnsi"/>
                <w:b/>
                <w:bCs/>
                <w:szCs w:val="20"/>
              </w:rPr>
            </w:pPr>
            <w:hyperlink r:id="rId48" w:anchor="211-3D-Parts-and-Payload-Relationships" w:history="1">
              <w:r w:rsidR="00A57F6B" w:rsidRPr="00870D30">
                <w:rPr>
                  <w:rStyle w:val="Hyperlink"/>
                  <w:rFonts w:asciiTheme="minorHAnsi" w:eastAsiaTheme="minorEastAsia" w:hAnsiTheme="minorHAnsi"/>
                  <w:bCs/>
                  <w:szCs w:val="20"/>
                </w:rPr>
                <w:t>Link to Requirement in 3MF Specification</w:t>
              </w:r>
            </w:hyperlink>
          </w:p>
        </w:tc>
      </w:tr>
    </w:tbl>
    <w:p w14:paraId="17B950F5" w14:textId="77777777" w:rsidR="00C10F76" w:rsidRDefault="00C10F76">
      <w:pPr>
        <w:rPr>
          <w:rFonts w:eastAsiaTheme="majorEastAsia" w:cstheme="majorBidi"/>
          <w:b/>
          <w:bCs/>
          <w:color w:val="365F91" w:themeColor="accent1" w:themeShade="BF"/>
          <w:szCs w:val="20"/>
        </w:rPr>
      </w:pPr>
      <w:r>
        <w:br w:type="page"/>
      </w:r>
    </w:p>
    <w:p w14:paraId="4B761802" w14:textId="3792D9C6" w:rsidR="00422510" w:rsidRDefault="0003262E" w:rsidP="003162C7">
      <w:pPr>
        <w:pStyle w:val="Heading3"/>
      </w:pPr>
      <w:r>
        <w:lastRenderedPageBreak/>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00A57F6B">
        <w:trPr>
          <w:trHeight w:val="56"/>
        </w:trPr>
        <w:tc>
          <w:tcPr>
            <w:tcW w:w="2628" w:type="dxa"/>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r w:rsidR="00A57F6B" w:rsidRPr="00F84397" w14:paraId="7C409EF3" w14:textId="77777777" w:rsidTr="7E4BDF2E">
        <w:trPr>
          <w:trHeight w:val="56"/>
        </w:trPr>
        <w:tc>
          <w:tcPr>
            <w:tcW w:w="2628" w:type="dxa"/>
            <w:tcBorders>
              <w:bottom w:val="single" w:sz="4" w:space="0" w:color="auto"/>
            </w:tcBorders>
            <w:shd w:val="clear" w:color="auto" w:fill="D9D9D9" w:themeFill="background1" w:themeFillShade="D9"/>
          </w:tcPr>
          <w:p w14:paraId="0647546B" w14:textId="22AB3BC5"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E4597" w14:textId="24715457" w:rsidR="00A57F6B" w:rsidRPr="00F84397" w:rsidRDefault="007F1822" w:rsidP="00A57F6B">
            <w:pPr>
              <w:rPr>
                <w:rFonts w:asciiTheme="minorHAnsi" w:eastAsiaTheme="minorEastAsia" w:hAnsiTheme="minorHAnsi"/>
                <w:b/>
                <w:bCs/>
                <w:szCs w:val="20"/>
              </w:rPr>
            </w:pPr>
            <w:hyperlink r:id="rId49" w:anchor="211-3D-Parts-and-Payload-Relationships" w:history="1">
              <w:r w:rsidR="00A57F6B" w:rsidRPr="00176604">
                <w:rPr>
                  <w:rStyle w:val="Hyperlink"/>
                  <w:rFonts w:asciiTheme="minorHAnsi" w:eastAsiaTheme="minorEastAsia" w:hAnsiTheme="minorHAnsi"/>
                  <w:bCs/>
                  <w:szCs w:val="20"/>
                </w:rPr>
                <w:t>Link to Requirement in 3MF Specification</w:t>
              </w:r>
            </w:hyperlink>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00A57F6B">
        <w:trPr>
          <w:trHeight w:val="56"/>
        </w:trPr>
        <w:tc>
          <w:tcPr>
            <w:tcW w:w="2628" w:type="dxa"/>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 xml:space="preserve">Rename the 3dmodel.model.rels file so that it has a name that does not map to the 3dmodel.model part (i.e. </w:t>
            </w:r>
            <w:proofErr w:type="spellStart"/>
            <w:r w:rsidRPr="00F84397">
              <w:rPr>
                <w:rFonts w:asciiTheme="minorHAnsi" w:eastAsiaTheme="minorEastAsia" w:hAnsiTheme="minorHAnsi"/>
                <w:szCs w:val="20"/>
              </w:rPr>
              <w:t>wrongmodel.model.rels</w:t>
            </w:r>
            <w:proofErr w:type="spellEnd"/>
            <w:r w:rsidRPr="00F84397">
              <w:rPr>
                <w:rFonts w:asciiTheme="minorHAnsi" w:eastAsiaTheme="minorEastAsia" w:hAnsiTheme="minorHAnsi"/>
                <w:szCs w:val="20"/>
              </w:rPr>
              <w:t>.)</w:t>
            </w:r>
          </w:p>
          <w:p w14:paraId="3B4E4320" w14:textId="27ED98CF" w:rsidR="007F790C" w:rsidRPr="00F84397" w:rsidRDefault="007F790C" w:rsidP="1465993C">
            <w:pPr>
              <w:rPr>
                <w:rFonts w:asciiTheme="minorHAnsi" w:eastAsiaTheme="minorEastAsia" w:hAnsiTheme="minorHAnsi"/>
                <w:b/>
                <w:bCs/>
                <w:szCs w:val="20"/>
              </w:rPr>
            </w:pPr>
          </w:p>
        </w:tc>
      </w:tr>
      <w:tr w:rsidR="00A57F6B" w:rsidRPr="00F84397" w14:paraId="058C8AD5" w14:textId="77777777" w:rsidTr="7E4BDF2E">
        <w:trPr>
          <w:trHeight w:val="56"/>
        </w:trPr>
        <w:tc>
          <w:tcPr>
            <w:tcW w:w="2628" w:type="dxa"/>
            <w:tcBorders>
              <w:bottom w:val="single" w:sz="4" w:space="0" w:color="auto"/>
            </w:tcBorders>
            <w:shd w:val="clear" w:color="auto" w:fill="D9D9D9" w:themeFill="background1" w:themeFillShade="D9"/>
          </w:tcPr>
          <w:p w14:paraId="1C2350D8" w14:textId="29FB022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1E12671" w14:textId="5415E1B4" w:rsidR="00A57F6B" w:rsidRPr="00F84397" w:rsidRDefault="007F1822" w:rsidP="00A57F6B">
            <w:pPr>
              <w:rPr>
                <w:rFonts w:asciiTheme="minorHAnsi" w:eastAsiaTheme="minorEastAsia" w:hAnsiTheme="minorHAnsi"/>
                <w:b/>
                <w:bCs/>
                <w:szCs w:val="20"/>
              </w:rPr>
            </w:pPr>
            <w:hyperlink r:id="rId50" w:anchor="211-3D-Parts-and-Payload-Relationships" w:history="1">
              <w:r w:rsidR="00A57F6B" w:rsidRPr="006C389F">
                <w:rPr>
                  <w:rStyle w:val="Hyperlink"/>
                  <w:rFonts w:asciiTheme="minorHAnsi" w:eastAsiaTheme="minorEastAsia" w:hAnsiTheme="minorHAnsi"/>
                  <w:bCs/>
                  <w:szCs w:val="20"/>
                </w:rPr>
                <w:t>Link to Requirement in 3MF Specification</w:t>
              </w:r>
            </w:hyperlink>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00A57F6B">
        <w:trPr>
          <w:trHeight w:val="56"/>
        </w:trPr>
        <w:tc>
          <w:tcPr>
            <w:tcW w:w="2628" w:type="dxa"/>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second line of the 3dmodel.model file to include the following attribute definition to the model element:  </w:t>
            </w:r>
            <w:proofErr w:type="spellStart"/>
            <w:r w:rsidRPr="00F84397">
              <w:rPr>
                <w:rFonts w:asciiTheme="minorHAnsi" w:eastAsiaTheme="minorEastAsia" w:hAnsiTheme="minorHAnsi"/>
                <w:szCs w:val="20"/>
              </w:rPr>
              <w:t>xml:space</w:t>
            </w:r>
            <w:proofErr w:type="spellEnd"/>
            <w:r w:rsidRPr="00F84397">
              <w:rPr>
                <w:rFonts w:asciiTheme="minorHAnsi" w:eastAsiaTheme="minorEastAsia" w:hAnsiTheme="minorHAnsi"/>
                <w:szCs w:val="20"/>
              </w:rPr>
              <w:t>="preserve"</w:t>
            </w:r>
          </w:p>
          <w:p w14:paraId="44671028" w14:textId="3DE04B55" w:rsidR="00994B30" w:rsidRPr="00F84397" w:rsidRDefault="00994B30" w:rsidP="007F3C38">
            <w:pPr>
              <w:rPr>
                <w:rFonts w:asciiTheme="minorHAnsi" w:eastAsiaTheme="minorEastAsia" w:hAnsiTheme="minorHAnsi"/>
                <w:b/>
                <w:bCs/>
                <w:szCs w:val="20"/>
              </w:rPr>
            </w:pPr>
          </w:p>
        </w:tc>
      </w:tr>
      <w:tr w:rsidR="00A57F6B" w:rsidRPr="00F84397" w14:paraId="5DDDEBFB" w14:textId="77777777" w:rsidTr="7E4BDF2E">
        <w:trPr>
          <w:trHeight w:val="56"/>
        </w:trPr>
        <w:tc>
          <w:tcPr>
            <w:tcW w:w="2628" w:type="dxa"/>
            <w:tcBorders>
              <w:bottom w:val="single" w:sz="4" w:space="0" w:color="auto"/>
            </w:tcBorders>
            <w:shd w:val="clear" w:color="auto" w:fill="D9D9D9" w:themeFill="background1" w:themeFillShade="D9"/>
          </w:tcPr>
          <w:p w14:paraId="2673A205" w14:textId="17C3A61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1B5D7A" w14:textId="17C3DB51" w:rsidR="00A57F6B" w:rsidRPr="00F84397" w:rsidRDefault="007F1822" w:rsidP="00A57F6B">
            <w:pPr>
              <w:rPr>
                <w:rFonts w:asciiTheme="minorHAnsi" w:eastAsiaTheme="minorEastAsia" w:hAnsiTheme="minorHAnsi"/>
                <w:b/>
                <w:bCs/>
                <w:szCs w:val="20"/>
              </w:rPr>
            </w:pPr>
            <w:hyperlink r:id="rId51" w:anchor="234-Whitespace" w:history="1">
              <w:r w:rsidR="00A57F6B" w:rsidRPr="00E22BC0">
                <w:rPr>
                  <w:rStyle w:val="Hyperlink"/>
                  <w:rFonts w:asciiTheme="minorHAnsi" w:eastAsiaTheme="minorEastAsia" w:hAnsiTheme="minorHAnsi"/>
                  <w:bCs/>
                  <w:szCs w:val="20"/>
                </w:rPr>
                <w:t>Link to Requirement in 3MF Specification</w:t>
              </w:r>
            </w:hyperlink>
          </w:p>
        </w:tc>
      </w:tr>
    </w:tbl>
    <w:p w14:paraId="78351C63" w14:textId="77777777" w:rsidR="00A47C64" w:rsidRDefault="00A47C64" w:rsidP="00A47C64"/>
    <w:p w14:paraId="3893C6BE" w14:textId="77777777" w:rsidR="00A47C64" w:rsidRDefault="00A47C64" w:rsidP="00A47C64"/>
    <w:p w14:paraId="725312DF" w14:textId="77777777" w:rsidR="00C10F76" w:rsidRDefault="00B76BB3" w:rsidP="003162C7">
      <w:pPr>
        <w:pStyle w:val="Heading3"/>
      </w:pPr>
      <w:r>
        <w:t xml:space="preserve"> </w:t>
      </w:r>
    </w:p>
    <w:p w14:paraId="60FE7744" w14:textId="77777777" w:rsidR="00C10F76" w:rsidRDefault="00C10F76">
      <w:pPr>
        <w:rPr>
          <w:rFonts w:eastAsiaTheme="majorEastAsia" w:cstheme="majorBidi"/>
          <w:b/>
          <w:bCs/>
          <w:color w:val="365F91" w:themeColor="accent1" w:themeShade="BF"/>
          <w:szCs w:val="20"/>
        </w:rPr>
      </w:pPr>
      <w:r>
        <w:br w:type="page"/>
      </w:r>
    </w:p>
    <w:p w14:paraId="183C3088" w14:textId="7807DEE2" w:rsidR="00A47C64" w:rsidRDefault="0003262E" w:rsidP="003162C7">
      <w:pPr>
        <w:pStyle w:val="Heading3"/>
      </w:pPr>
      <w:r>
        <w:lastRenderedPageBreak/>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00A57F6B">
        <w:trPr>
          <w:trHeight w:val="56"/>
        </w:trPr>
        <w:tc>
          <w:tcPr>
            <w:tcW w:w="2628" w:type="dxa"/>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r w:rsidR="00A57F6B" w:rsidRPr="00F84397" w14:paraId="4F3EF227" w14:textId="77777777" w:rsidTr="7E4BDF2E">
        <w:trPr>
          <w:trHeight w:val="56"/>
        </w:trPr>
        <w:tc>
          <w:tcPr>
            <w:tcW w:w="2628" w:type="dxa"/>
            <w:tcBorders>
              <w:bottom w:val="single" w:sz="4" w:space="0" w:color="auto"/>
            </w:tcBorders>
            <w:shd w:val="clear" w:color="auto" w:fill="D9D9D9" w:themeFill="background1" w:themeFillShade="D9"/>
          </w:tcPr>
          <w:p w14:paraId="6815AEC4" w14:textId="5CE7D3D1"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2DE8FCA" w14:textId="16450CA7" w:rsidR="00A57F6B" w:rsidRPr="00F84397" w:rsidRDefault="007F1822" w:rsidP="00A57F6B">
            <w:pPr>
              <w:rPr>
                <w:rFonts w:asciiTheme="minorHAnsi" w:eastAsiaTheme="minorEastAsia" w:hAnsiTheme="minorHAnsi"/>
                <w:b/>
                <w:bCs/>
                <w:szCs w:val="20"/>
              </w:rPr>
            </w:pPr>
            <w:hyperlink r:id="rId52" w:anchor="341-Metadata" w:history="1">
              <w:r w:rsidR="00A57F6B" w:rsidRPr="00393844">
                <w:rPr>
                  <w:rStyle w:val="Hyperlink"/>
                  <w:rFonts w:asciiTheme="minorHAnsi" w:eastAsiaTheme="minorEastAsia" w:hAnsiTheme="minorHAnsi"/>
                  <w:bCs/>
                  <w:szCs w:val="20"/>
                </w:rPr>
                <w:t>Link to Requirement in 3MF Specification</w:t>
              </w:r>
            </w:hyperlink>
          </w:p>
        </w:tc>
      </w:tr>
    </w:tbl>
    <w:p w14:paraId="6F744316" w14:textId="77777777" w:rsidR="00A47C64" w:rsidRDefault="00A47C64" w:rsidP="00A47C64"/>
    <w:p w14:paraId="7925B653" w14:textId="5573B312" w:rsidR="00A47C64" w:rsidRDefault="00B76BB3" w:rsidP="003162C7">
      <w:pPr>
        <w:pStyle w:val="Heading3"/>
      </w:pPr>
      <w:r>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00A57F6B">
        <w:trPr>
          <w:trHeight w:val="56"/>
        </w:trPr>
        <w:tc>
          <w:tcPr>
            <w:tcW w:w="2628" w:type="dxa"/>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r w:rsidR="00A57F6B" w:rsidRPr="00F84397" w14:paraId="3FFEE6D9" w14:textId="77777777" w:rsidTr="4FA9AB4E">
        <w:trPr>
          <w:trHeight w:val="56"/>
        </w:trPr>
        <w:tc>
          <w:tcPr>
            <w:tcW w:w="2628" w:type="dxa"/>
            <w:tcBorders>
              <w:bottom w:val="single" w:sz="4" w:space="0" w:color="auto"/>
            </w:tcBorders>
            <w:shd w:val="clear" w:color="auto" w:fill="D9D9D9" w:themeFill="background1" w:themeFillShade="D9"/>
          </w:tcPr>
          <w:p w14:paraId="799DC199" w14:textId="47E025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90C70" w14:textId="406F8D17" w:rsidR="00A57F6B" w:rsidRPr="00F84397" w:rsidRDefault="007F1822" w:rsidP="00A57F6B">
            <w:pPr>
              <w:rPr>
                <w:rFonts w:asciiTheme="minorHAnsi" w:eastAsiaTheme="minorEastAsia" w:hAnsiTheme="minorHAnsi"/>
                <w:b/>
                <w:bCs/>
                <w:szCs w:val="20"/>
              </w:rPr>
            </w:pPr>
            <w:hyperlink r:id="rId53" w:anchor="4141-Triangle" w:history="1">
              <w:r w:rsidR="00A57F6B" w:rsidRPr="00735F6A">
                <w:rPr>
                  <w:rStyle w:val="Hyperlink"/>
                  <w:rFonts w:asciiTheme="minorHAnsi" w:eastAsiaTheme="minorEastAsia" w:hAnsiTheme="minorHAnsi"/>
                  <w:bCs/>
                  <w:szCs w:val="20"/>
                </w:rPr>
                <w:t>Link to Requirement in 3MF Specification</w:t>
              </w:r>
            </w:hyperlink>
          </w:p>
        </w:tc>
      </w:tr>
    </w:tbl>
    <w:p w14:paraId="27655149" w14:textId="77777777" w:rsidR="00A47C64" w:rsidRDefault="00A47C64" w:rsidP="00A47C64"/>
    <w:p w14:paraId="3C4C1FB7" w14:textId="77777777" w:rsidR="00A47C64" w:rsidRDefault="00A47C64" w:rsidP="00A47C64"/>
    <w:p w14:paraId="5EEFED6E" w14:textId="77777777" w:rsidR="0041707B" w:rsidRDefault="00B76BB3" w:rsidP="003162C7">
      <w:pPr>
        <w:pStyle w:val="Heading3"/>
      </w:pPr>
      <w:r>
        <w:t xml:space="preserve"> </w:t>
      </w:r>
    </w:p>
    <w:p w14:paraId="4F3BA690" w14:textId="77777777" w:rsidR="0041707B" w:rsidRDefault="0041707B">
      <w:pPr>
        <w:rPr>
          <w:rFonts w:eastAsiaTheme="majorEastAsia" w:cstheme="majorBidi"/>
          <w:b/>
          <w:bCs/>
          <w:color w:val="365F91" w:themeColor="accent1" w:themeShade="BF"/>
          <w:szCs w:val="20"/>
        </w:rPr>
      </w:pPr>
      <w:r>
        <w:br w:type="page"/>
      </w:r>
    </w:p>
    <w:p w14:paraId="4F697BFC" w14:textId="357471B9" w:rsidR="00A47C64" w:rsidRDefault="0003262E" w:rsidP="003162C7">
      <w:pPr>
        <w:pStyle w:val="Heading3"/>
      </w:pPr>
      <w:r>
        <w:lastRenderedPageBreak/>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00A57F6B">
        <w:trPr>
          <w:trHeight w:val="56"/>
        </w:trPr>
        <w:tc>
          <w:tcPr>
            <w:tcW w:w="2628" w:type="dxa"/>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w:t>
            </w:r>
            <w:proofErr w:type="spellStart"/>
            <w:r w:rsidRPr="00F84397">
              <w:rPr>
                <w:rFonts w:asciiTheme="minorHAnsi" w:eastAsiaTheme="minorEastAsia" w:hAnsiTheme="minorHAnsi"/>
                <w:szCs w:val="20"/>
              </w:rPr>
              <w:t>startv</w:t>
            </w:r>
            <w:proofErr w:type="spellEnd"/>
            <w:r w:rsidRPr="00F84397">
              <w:rPr>
                <w:rFonts w:asciiTheme="minorHAnsi" w:eastAsiaTheme="minorEastAsia" w:hAnsiTheme="minorHAnsi"/>
                <w:szCs w:val="20"/>
              </w:rPr>
              <w:t xml:space="preserve">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r w:rsidR="00A57F6B" w:rsidRPr="00F84397" w14:paraId="03D9BBB7" w14:textId="77777777" w:rsidTr="7E4BDF2E">
        <w:trPr>
          <w:trHeight w:val="56"/>
        </w:trPr>
        <w:tc>
          <w:tcPr>
            <w:tcW w:w="2628" w:type="dxa"/>
            <w:tcBorders>
              <w:bottom w:val="single" w:sz="4" w:space="0" w:color="auto"/>
            </w:tcBorders>
            <w:shd w:val="clear" w:color="auto" w:fill="D9D9D9" w:themeFill="background1" w:themeFillShade="D9"/>
          </w:tcPr>
          <w:p w14:paraId="56F7CBF4" w14:textId="3A23B6FE"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B58419A" w14:textId="573C6220" w:rsidR="00A57F6B" w:rsidRPr="00F84397" w:rsidRDefault="007F1822" w:rsidP="00A57F6B">
            <w:pPr>
              <w:rPr>
                <w:rFonts w:asciiTheme="minorHAnsi" w:eastAsiaTheme="minorEastAsia" w:hAnsiTheme="minorHAnsi"/>
                <w:b/>
                <w:bCs/>
                <w:szCs w:val="20"/>
              </w:rPr>
            </w:pPr>
            <w:hyperlink r:id="rId54" w:anchor="412-Overlapping-order" w:history="1">
              <w:r w:rsidR="00A57F6B" w:rsidRPr="0082191C">
                <w:rPr>
                  <w:rStyle w:val="Hyperlink"/>
                  <w:rFonts w:asciiTheme="minorHAnsi" w:eastAsiaTheme="minorEastAsia" w:hAnsiTheme="minorHAnsi"/>
                  <w:bCs/>
                  <w:szCs w:val="20"/>
                </w:rPr>
                <w:t>Link to Requirement in 3MF Specification</w:t>
              </w:r>
            </w:hyperlink>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 xml:space="preserve">same. </w:t>
            </w:r>
            <w:proofErr w:type="spellStart"/>
            <w:r w:rsidR="001E02EB"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00A57F6B">
        <w:trPr>
          <w:trHeight w:val="56"/>
        </w:trPr>
        <w:tc>
          <w:tcPr>
            <w:tcW w:w="2628" w:type="dxa"/>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r w:rsidR="00A57F6B" w:rsidRPr="00F84397" w14:paraId="7422B4F4" w14:textId="77777777" w:rsidTr="7E4BDF2E">
        <w:trPr>
          <w:trHeight w:val="56"/>
        </w:trPr>
        <w:tc>
          <w:tcPr>
            <w:tcW w:w="2628" w:type="dxa"/>
            <w:tcBorders>
              <w:bottom w:val="single" w:sz="4" w:space="0" w:color="auto"/>
            </w:tcBorders>
            <w:shd w:val="clear" w:color="auto" w:fill="D9D9D9" w:themeFill="background1" w:themeFillShade="D9"/>
          </w:tcPr>
          <w:p w14:paraId="0DB12637" w14:textId="41978478"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013D6C2" w14:textId="75BEB2B9"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Cs/>
                <w:szCs w:val="20"/>
              </w:rPr>
              <w:t>Link to Requirement in 3MF Specification</w:t>
            </w:r>
            <w:r w:rsidR="00E214AD">
              <w:rPr>
                <w:rFonts w:asciiTheme="minorHAnsi" w:eastAsiaTheme="minorEastAsia" w:hAnsiTheme="minorHAnsi"/>
                <w:bCs/>
                <w:szCs w:val="20"/>
              </w:rPr>
              <w:t xml:space="preserve">  OPC</w:t>
            </w:r>
          </w:p>
        </w:tc>
      </w:tr>
    </w:tbl>
    <w:p w14:paraId="5818B86C" w14:textId="1AF7FEF6" w:rsidR="00C15E7A" w:rsidRDefault="00C15E7A">
      <w:pPr>
        <w:rPr>
          <w:rFonts w:eastAsiaTheme="majorEastAsia" w:cstheme="majorBidi"/>
          <w:b/>
          <w:bCs/>
          <w:color w:val="365F91" w:themeColor="accent1" w:themeShade="BF"/>
          <w:szCs w:val="20"/>
        </w:rPr>
      </w:pPr>
    </w:p>
    <w:p w14:paraId="48E87C4E" w14:textId="4BCE5C46" w:rsidR="00A47C64" w:rsidRDefault="00B76BB3" w:rsidP="003162C7">
      <w:pPr>
        <w:pStyle w:val="Heading3"/>
      </w:pPr>
      <w:r>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00A57F6B">
        <w:trPr>
          <w:trHeight w:val="56"/>
        </w:trPr>
        <w:tc>
          <w:tcPr>
            <w:tcW w:w="2628" w:type="dxa"/>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r w:rsidR="00A57F6B" w:rsidRPr="00F84397" w14:paraId="68D6D1BC" w14:textId="77777777" w:rsidTr="7E4BDF2E">
        <w:trPr>
          <w:trHeight w:val="56"/>
        </w:trPr>
        <w:tc>
          <w:tcPr>
            <w:tcW w:w="2628" w:type="dxa"/>
            <w:tcBorders>
              <w:bottom w:val="single" w:sz="4" w:space="0" w:color="auto"/>
            </w:tcBorders>
            <w:shd w:val="clear" w:color="auto" w:fill="D9D9D9" w:themeFill="background1" w:themeFillShade="D9"/>
          </w:tcPr>
          <w:p w14:paraId="30F294A2" w14:textId="00DF006F"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3CCECF" w14:textId="4EA9339F" w:rsidR="00A57F6B" w:rsidRPr="008B2F87" w:rsidRDefault="007F1822" w:rsidP="00A57F6B">
            <w:pPr>
              <w:rPr>
                <w:rFonts w:asciiTheme="minorHAnsi" w:eastAsia="Calibri" w:hAnsiTheme="minorHAnsi" w:cs="Calibri"/>
                <w:b/>
                <w:szCs w:val="20"/>
              </w:rPr>
            </w:pPr>
            <w:hyperlink r:id="rId55" w:anchor="22-Part-Naming-Recommendations" w:history="1">
              <w:r w:rsidR="00A57F6B" w:rsidRPr="000567C9">
                <w:rPr>
                  <w:rStyle w:val="Hyperlink"/>
                  <w:rFonts w:asciiTheme="minorHAnsi" w:eastAsiaTheme="minorEastAsia" w:hAnsiTheme="minorHAnsi"/>
                  <w:bCs/>
                  <w:szCs w:val="20"/>
                </w:rPr>
                <w:t>Link to Requirement in 3MF Specification</w:t>
              </w:r>
            </w:hyperlink>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00A57F6B">
        <w:trPr>
          <w:trHeight w:val="56"/>
        </w:trPr>
        <w:tc>
          <w:tcPr>
            <w:tcW w:w="2628" w:type="dxa"/>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r w:rsidR="00A57F6B" w:rsidRPr="00F84397" w14:paraId="4693C1C2" w14:textId="77777777" w:rsidTr="7E4BDF2E">
        <w:trPr>
          <w:trHeight w:val="56"/>
        </w:trPr>
        <w:tc>
          <w:tcPr>
            <w:tcW w:w="2628" w:type="dxa"/>
            <w:tcBorders>
              <w:bottom w:val="single" w:sz="4" w:space="0" w:color="auto"/>
            </w:tcBorders>
            <w:shd w:val="clear" w:color="auto" w:fill="D9D9D9" w:themeFill="background1" w:themeFillShade="D9"/>
          </w:tcPr>
          <w:p w14:paraId="5491B6E6" w14:textId="349CE1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227948" w14:textId="073001D1" w:rsidR="00A57F6B" w:rsidRPr="00E97456" w:rsidRDefault="007F1822" w:rsidP="00A57F6B">
            <w:pPr>
              <w:rPr>
                <w:rFonts w:asciiTheme="minorHAnsi" w:hAnsiTheme="minorHAnsi"/>
                <w:b/>
                <w:szCs w:val="20"/>
              </w:rPr>
            </w:pPr>
            <w:hyperlink r:id="rId56" w:anchor="41-Meshes" w:history="1">
              <w:r w:rsidR="00A57F6B" w:rsidRPr="00522C5A">
                <w:rPr>
                  <w:rStyle w:val="Hyperlink"/>
                  <w:rFonts w:asciiTheme="minorHAnsi" w:eastAsiaTheme="minorEastAsia" w:hAnsiTheme="minorHAnsi"/>
                  <w:bCs/>
                  <w:szCs w:val="20"/>
                </w:rPr>
                <w:t>Link to Requirement in 3MF Specification</w:t>
              </w:r>
            </w:hyperlink>
          </w:p>
        </w:tc>
      </w:tr>
    </w:tbl>
    <w:p w14:paraId="12E2C191" w14:textId="77777777" w:rsidR="00206EDA" w:rsidRDefault="00206EDA" w:rsidP="00206EDA"/>
    <w:p w14:paraId="624AFF9B" w14:textId="3649319A" w:rsidR="00544C4B" w:rsidRPr="005072AF" w:rsidRDefault="00544C4B" w:rsidP="000A759F">
      <w:pPr>
        <w:pStyle w:val="Heading3"/>
      </w:pPr>
      <w:bookmarkStart w:id="21" w:name="_Toc517687731"/>
      <w:r w:rsidRPr="005072AF">
        <w:t>N_???_417 Prior Object References</w:t>
      </w:r>
      <w:bookmarkEnd w:id="21"/>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4378F6">
        <w:trPr>
          <w:trHeight w:val="56"/>
        </w:trPr>
        <w:tc>
          <w:tcPr>
            <w:tcW w:w="2628" w:type="dxa"/>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4378F6" w:rsidRPr="00F84397" w14:paraId="124E3DEB" w14:textId="77777777" w:rsidTr="00092F5F">
        <w:trPr>
          <w:trHeight w:val="56"/>
        </w:trPr>
        <w:tc>
          <w:tcPr>
            <w:tcW w:w="2628" w:type="dxa"/>
            <w:tcBorders>
              <w:bottom w:val="single" w:sz="4" w:space="0" w:color="auto"/>
            </w:tcBorders>
            <w:shd w:val="clear" w:color="auto" w:fill="D9D9D9" w:themeFill="background1" w:themeFillShade="D9"/>
          </w:tcPr>
          <w:p w14:paraId="3EBD186E" w14:textId="17AC68A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EFE49" w14:textId="63D5B661" w:rsidR="004378F6" w:rsidRPr="00F84397" w:rsidRDefault="007F1822" w:rsidP="004378F6">
            <w:pPr>
              <w:rPr>
                <w:rFonts w:asciiTheme="minorHAnsi" w:eastAsiaTheme="minorEastAsia" w:hAnsiTheme="minorHAnsi"/>
                <w:b/>
                <w:bCs/>
                <w:szCs w:val="20"/>
              </w:rPr>
            </w:pPr>
            <w:hyperlink r:id="rId57" w:anchor="421-Component" w:history="1">
              <w:r w:rsidR="004378F6" w:rsidRPr="004A417F">
                <w:rPr>
                  <w:rStyle w:val="Hyperlink"/>
                  <w:rFonts w:asciiTheme="minorHAnsi" w:eastAsiaTheme="minorEastAsia" w:hAnsiTheme="minorHAnsi"/>
                  <w:bCs/>
                  <w:szCs w:val="20"/>
                </w:rPr>
                <w:t>Link to Requirement in 3MF Specification</w:t>
              </w:r>
            </w:hyperlink>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004378F6">
        <w:trPr>
          <w:trHeight w:val="56"/>
        </w:trPr>
        <w:tc>
          <w:tcPr>
            <w:tcW w:w="2628" w:type="dxa"/>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r w:rsidR="004378F6" w:rsidRPr="00F84397" w14:paraId="1F290A47" w14:textId="77777777" w:rsidTr="7E4BDF2E">
        <w:trPr>
          <w:trHeight w:val="56"/>
        </w:trPr>
        <w:tc>
          <w:tcPr>
            <w:tcW w:w="2628" w:type="dxa"/>
            <w:tcBorders>
              <w:bottom w:val="single" w:sz="4" w:space="0" w:color="auto"/>
            </w:tcBorders>
            <w:shd w:val="clear" w:color="auto" w:fill="D9D9D9" w:themeFill="background1" w:themeFillShade="D9"/>
          </w:tcPr>
          <w:p w14:paraId="65724844" w14:textId="43D3AC7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C4B487E" w14:textId="1A7EB195" w:rsidR="004378F6" w:rsidRPr="00B46FF8" w:rsidRDefault="007F1822" w:rsidP="004378F6">
            <w:pPr>
              <w:rPr>
                <w:rFonts w:asciiTheme="minorHAnsi" w:hAnsiTheme="minorHAnsi"/>
                <w:b/>
                <w:szCs w:val="20"/>
              </w:rPr>
            </w:pPr>
            <w:hyperlink r:id="rId58" w:anchor="41-Meshes" w:history="1">
              <w:r w:rsidR="004378F6" w:rsidRPr="000F3A80">
                <w:rPr>
                  <w:rStyle w:val="Hyperlink"/>
                  <w:rFonts w:asciiTheme="minorHAnsi" w:eastAsiaTheme="minorEastAsia" w:hAnsiTheme="minorHAnsi"/>
                  <w:bCs/>
                  <w:szCs w:val="20"/>
                </w:rPr>
                <w:t>Link to Requirement in 3MF Specification</w:t>
              </w:r>
            </w:hyperlink>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004378F6">
        <w:trPr>
          <w:trHeight w:val="56"/>
        </w:trPr>
        <w:tc>
          <w:tcPr>
            <w:tcW w:w="2628" w:type="dxa"/>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r w:rsidR="004378F6" w:rsidRPr="00F84397" w14:paraId="1D89DF57" w14:textId="77777777" w:rsidTr="7E4BDF2E">
        <w:trPr>
          <w:trHeight w:val="56"/>
        </w:trPr>
        <w:tc>
          <w:tcPr>
            <w:tcW w:w="2628" w:type="dxa"/>
            <w:tcBorders>
              <w:bottom w:val="single" w:sz="4" w:space="0" w:color="auto"/>
            </w:tcBorders>
            <w:shd w:val="clear" w:color="auto" w:fill="D9D9D9" w:themeFill="background1" w:themeFillShade="D9"/>
          </w:tcPr>
          <w:p w14:paraId="796D97D8" w14:textId="36CD6EB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672F2E" w14:textId="01918676" w:rsidR="004378F6" w:rsidRPr="00F84397" w:rsidRDefault="007F1822" w:rsidP="004378F6">
            <w:pPr>
              <w:rPr>
                <w:rFonts w:asciiTheme="minorHAnsi" w:eastAsiaTheme="minorEastAsia" w:hAnsiTheme="minorHAnsi"/>
                <w:b/>
                <w:bCs/>
                <w:szCs w:val="20"/>
              </w:rPr>
            </w:pPr>
            <w:hyperlink r:id="rId59" w:anchor="611-JPEG-Images" w:history="1">
              <w:r w:rsidR="004378F6" w:rsidRPr="00CE6182">
                <w:rPr>
                  <w:rStyle w:val="Hyperlink"/>
                  <w:rFonts w:asciiTheme="minorHAnsi" w:eastAsiaTheme="minorEastAsia" w:hAnsiTheme="minorHAnsi"/>
                  <w:bCs/>
                  <w:szCs w:val="20"/>
                </w:rPr>
                <w:t>Link to Requirement in 3MF Specification</w:t>
              </w:r>
            </w:hyperlink>
          </w:p>
        </w:tc>
      </w:tr>
    </w:tbl>
    <w:p w14:paraId="53213D91" w14:textId="77777777" w:rsidR="00206EDA" w:rsidRDefault="00206EDA" w:rsidP="00206EDA"/>
    <w:p w14:paraId="1033FD7A" w14:textId="77777777" w:rsidR="0041707B" w:rsidRDefault="00B76BB3" w:rsidP="003162C7">
      <w:pPr>
        <w:pStyle w:val="Heading3"/>
      </w:pPr>
      <w:r>
        <w:t xml:space="preserve"> </w:t>
      </w:r>
    </w:p>
    <w:p w14:paraId="7000ACF9" w14:textId="77777777" w:rsidR="0041707B" w:rsidRDefault="0041707B">
      <w:pPr>
        <w:rPr>
          <w:rFonts w:eastAsiaTheme="majorEastAsia" w:cstheme="majorBidi"/>
          <w:b/>
          <w:bCs/>
          <w:color w:val="365F91" w:themeColor="accent1" w:themeShade="BF"/>
          <w:szCs w:val="20"/>
        </w:rPr>
      </w:pPr>
      <w:r>
        <w:br w:type="page"/>
      </w:r>
    </w:p>
    <w:p w14:paraId="3D43B306" w14:textId="358FFD99" w:rsidR="00206EDA" w:rsidRDefault="0003262E" w:rsidP="003162C7">
      <w:pPr>
        <w:pStyle w:val="Heading3"/>
      </w:pPr>
      <w:r>
        <w:lastRenderedPageBreak/>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004378F6">
        <w:trPr>
          <w:trHeight w:val="56"/>
        </w:trPr>
        <w:tc>
          <w:tcPr>
            <w:tcW w:w="2628" w:type="dxa"/>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Include a DTD declaration as </w:t>
            </w:r>
            <w:proofErr w:type="gramStart"/>
            <w:r w:rsidRPr="00F84397">
              <w:rPr>
                <w:rFonts w:asciiTheme="minorHAnsi" w:hAnsiTheme="minorHAnsi"/>
                <w:szCs w:val="20"/>
              </w:rPr>
              <w:t>follows after</w:t>
            </w:r>
            <w:proofErr w:type="gramEnd"/>
            <w:r w:rsidRPr="00F84397">
              <w:rPr>
                <w:rFonts w:asciiTheme="minorHAnsi" w:hAnsiTheme="minorHAnsi"/>
                <w:szCs w:val="20"/>
              </w:rPr>
              <w:t xml:space="preserve">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r w:rsidR="004378F6" w:rsidRPr="00F84397" w14:paraId="42939FF7" w14:textId="77777777" w:rsidTr="7E4BDF2E">
        <w:trPr>
          <w:trHeight w:val="56"/>
        </w:trPr>
        <w:tc>
          <w:tcPr>
            <w:tcW w:w="2628" w:type="dxa"/>
            <w:tcBorders>
              <w:bottom w:val="single" w:sz="4" w:space="0" w:color="auto"/>
            </w:tcBorders>
            <w:shd w:val="clear" w:color="auto" w:fill="D9D9D9" w:themeFill="background1" w:themeFillShade="D9"/>
          </w:tcPr>
          <w:p w14:paraId="33DB313B" w14:textId="61E4DED8"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AFC77FA" w14:textId="275AB10D" w:rsidR="004378F6" w:rsidRPr="00F84397" w:rsidRDefault="007F1822" w:rsidP="004378F6">
            <w:pPr>
              <w:rPr>
                <w:rFonts w:asciiTheme="minorHAnsi" w:eastAsiaTheme="minorEastAsia" w:hAnsiTheme="minorHAnsi"/>
                <w:b/>
                <w:bCs/>
                <w:szCs w:val="20"/>
              </w:rPr>
            </w:pPr>
            <w:hyperlink r:id="rId60" w:anchor="232-XML-Usage" w:history="1">
              <w:r w:rsidR="004378F6" w:rsidRPr="0081774A">
                <w:rPr>
                  <w:rStyle w:val="Hyperlink"/>
                  <w:rFonts w:asciiTheme="minorHAnsi" w:eastAsiaTheme="minorEastAsia" w:hAnsiTheme="minorHAnsi"/>
                  <w:bCs/>
                  <w:szCs w:val="20"/>
                </w:rPr>
                <w:t>Link to Requirement in 3MF Specification</w:t>
              </w:r>
            </w:hyperlink>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004378F6">
        <w:trPr>
          <w:trHeight w:val="56"/>
        </w:trPr>
        <w:tc>
          <w:tcPr>
            <w:tcW w:w="2628" w:type="dxa"/>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277D8F5E" w14:textId="48FBC6A3" w:rsidR="00206EDA" w:rsidRPr="00F84397" w:rsidRDefault="00206EDA" w:rsidP="003C725C">
            <w:pPr>
              <w:rPr>
                <w:rFonts w:asciiTheme="minorHAnsi" w:hAnsiTheme="minorHAnsi"/>
                <w:b/>
                <w:szCs w:val="20"/>
              </w:rPr>
            </w:pPr>
          </w:p>
        </w:tc>
      </w:tr>
      <w:tr w:rsidR="004378F6" w:rsidRPr="00F84397" w14:paraId="194C7468" w14:textId="77777777" w:rsidTr="4FA9AB4E">
        <w:trPr>
          <w:trHeight w:val="56"/>
        </w:trPr>
        <w:tc>
          <w:tcPr>
            <w:tcW w:w="2628" w:type="dxa"/>
            <w:tcBorders>
              <w:bottom w:val="single" w:sz="4" w:space="0" w:color="auto"/>
            </w:tcBorders>
            <w:shd w:val="clear" w:color="auto" w:fill="D9D9D9" w:themeFill="background1" w:themeFillShade="D9"/>
          </w:tcPr>
          <w:p w14:paraId="43209073" w14:textId="170E065D"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5259D0" w14:textId="79813D33" w:rsidR="004378F6" w:rsidRPr="00F84397" w:rsidRDefault="007F1822" w:rsidP="004378F6">
            <w:pPr>
              <w:rPr>
                <w:rFonts w:asciiTheme="minorHAnsi" w:eastAsiaTheme="minorEastAsia" w:hAnsiTheme="minorHAnsi"/>
                <w:b/>
                <w:bCs/>
                <w:szCs w:val="20"/>
              </w:rPr>
            </w:pPr>
            <w:hyperlink r:id="rId61" w:anchor="33-3D-Matrices" w:history="1">
              <w:r w:rsidR="004378F6" w:rsidRPr="00236B07">
                <w:rPr>
                  <w:rStyle w:val="Hyperlink"/>
                  <w:rFonts w:asciiTheme="minorHAnsi" w:eastAsiaTheme="minorEastAsia" w:hAnsiTheme="minorHAnsi"/>
                  <w:bCs/>
                  <w:szCs w:val="20"/>
                </w:rPr>
                <w:t>Link to Requirement in 3MF Specification</w:t>
              </w:r>
            </w:hyperlink>
          </w:p>
        </w:tc>
      </w:tr>
    </w:tbl>
    <w:p w14:paraId="3BD678B7" w14:textId="77777777" w:rsidR="00206EDA" w:rsidRDefault="00206EDA" w:rsidP="00206EDA"/>
    <w:p w14:paraId="1291089D" w14:textId="7255CB36" w:rsidR="00BD759C" w:rsidRDefault="00B76BB3" w:rsidP="003162C7">
      <w:pPr>
        <w:pStyle w:val="Heading3"/>
      </w:pPr>
      <w:r>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4378F6">
        <w:trPr>
          <w:trHeight w:val="56"/>
        </w:trPr>
        <w:tc>
          <w:tcPr>
            <w:tcW w:w="2628" w:type="dxa"/>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–specify the </w:t>
            </w:r>
            <w:proofErr w:type="spellStart"/>
            <w:r w:rsidRPr="00F84397">
              <w:rPr>
                <w:rFonts w:asciiTheme="minorHAnsi" w:eastAsiaTheme="minorEastAsia" w:hAnsiTheme="minorHAnsi"/>
                <w:bCs/>
                <w:szCs w:val="20"/>
              </w:rPr>
              <w:t>lang</w:t>
            </w:r>
            <w:proofErr w:type="spellEnd"/>
            <w:r w:rsidRPr="00F84397">
              <w:rPr>
                <w:rFonts w:asciiTheme="minorHAnsi" w:eastAsiaTheme="minorEastAsia" w:hAnsiTheme="minorHAnsi"/>
                <w:bCs/>
                <w:szCs w:val="20"/>
              </w:rPr>
              <w:t xml:space="preserve">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r w:rsidR="004378F6" w:rsidRPr="00F84397" w14:paraId="10ECF728" w14:textId="77777777" w:rsidTr="00C927FF">
        <w:trPr>
          <w:trHeight w:val="56"/>
        </w:trPr>
        <w:tc>
          <w:tcPr>
            <w:tcW w:w="2628" w:type="dxa"/>
            <w:tcBorders>
              <w:bottom w:val="single" w:sz="4" w:space="0" w:color="auto"/>
            </w:tcBorders>
            <w:shd w:val="clear" w:color="auto" w:fill="D9D9D9" w:themeFill="background1" w:themeFillShade="D9"/>
          </w:tcPr>
          <w:p w14:paraId="6346E15C" w14:textId="248234B4"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140759E" w14:textId="4613FD5B" w:rsidR="004378F6" w:rsidRPr="00F84397" w:rsidRDefault="007F1822" w:rsidP="004378F6">
            <w:pPr>
              <w:rPr>
                <w:rFonts w:asciiTheme="minorHAnsi" w:eastAsiaTheme="minorEastAsia" w:hAnsiTheme="minorHAnsi"/>
                <w:b/>
                <w:bCs/>
                <w:szCs w:val="20"/>
              </w:rPr>
            </w:pPr>
            <w:hyperlink r:id="rId62" w:anchor="232-XML-Usage" w:history="1">
              <w:r w:rsidR="004378F6" w:rsidRPr="00600968">
                <w:rPr>
                  <w:rStyle w:val="Hyperlink"/>
                  <w:rFonts w:asciiTheme="minorHAnsi" w:eastAsiaTheme="minorEastAsia" w:hAnsiTheme="minorHAnsi"/>
                  <w:bCs/>
                  <w:szCs w:val="20"/>
                </w:rPr>
                <w:t>Link to Requirement in 3MF Specification</w:t>
              </w:r>
            </w:hyperlink>
          </w:p>
        </w:tc>
      </w:tr>
    </w:tbl>
    <w:p w14:paraId="12A3167E" w14:textId="77777777" w:rsidR="00022D9D" w:rsidRDefault="00022D9D" w:rsidP="00022D9D"/>
    <w:p w14:paraId="3CA3FC38" w14:textId="77777777" w:rsidR="00653834" w:rsidRDefault="00653834" w:rsidP="00653834"/>
    <w:p w14:paraId="7152A461" w14:textId="77777777" w:rsidR="0041707B" w:rsidRDefault="00653834" w:rsidP="003162C7">
      <w:pPr>
        <w:pStyle w:val="Heading3"/>
      </w:pPr>
      <w:r>
        <w:t xml:space="preserve"> </w:t>
      </w:r>
    </w:p>
    <w:p w14:paraId="6296935E" w14:textId="77777777" w:rsidR="0041707B" w:rsidRDefault="0041707B">
      <w:pPr>
        <w:rPr>
          <w:rFonts w:eastAsiaTheme="majorEastAsia" w:cstheme="majorBidi"/>
          <w:b/>
          <w:bCs/>
          <w:color w:val="365F91" w:themeColor="accent1" w:themeShade="BF"/>
          <w:szCs w:val="20"/>
        </w:rPr>
      </w:pPr>
      <w:r>
        <w:br w:type="page"/>
      </w:r>
    </w:p>
    <w:p w14:paraId="7A0FB5CD" w14:textId="0A7917E6" w:rsidR="00653834" w:rsidRDefault="0003262E" w:rsidP="003162C7">
      <w:pPr>
        <w:pStyle w:val="Heading3"/>
      </w:pPr>
      <w:r>
        <w:lastRenderedPageBreak/>
        <w:t>N_</w:t>
      </w:r>
      <w:r w:rsidR="004360B7">
        <w:t>???_0</w:t>
      </w:r>
      <w:r w:rsidR="001A3EB4">
        <w:t>424 Material</w:t>
      </w:r>
      <w:r w:rsidR="00653834">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012EA1DF" w:rsidR="00653834" w:rsidRPr="00F84397" w:rsidRDefault="00653834" w:rsidP="007B3AF3">
            <w:pPr>
              <w:rPr>
                <w:rFonts w:asciiTheme="minorHAnsi" w:hAnsiTheme="minorHAnsi"/>
                <w:szCs w:val="20"/>
              </w:rPr>
            </w:pPr>
            <w:r>
              <w:rPr>
                <w:rFonts w:asciiTheme="minorHAnsi" w:hAnsiTheme="minorHAnsi"/>
                <w:szCs w:val="20"/>
              </w:rPr>
              <w:t xml:space="preserve">Add </w:t>
            </w:r>
            <w:proofErr w:type="spellStart"/>
            <w:r w:rsidR="00CC0A84">
              <w:rPr>
                <w:rFonts w:asciiTheme="minorHAnsi" w:hAnsiTheme="minorHAnsi"/>
                <w:szCs w:val="20"/>
              </w:rPr>
              <w:t>basematerials</w:t>
            </w:r>
            <w:proofErr w:type="spellEnd"/>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4378F6">
        <w:trPr>
          <w:trHeight w:val="56"/>
        </w:trPr>
        <w:tc>
          <w:tcPr>
            <w:tcW w:w="2628" w:type="dxa"/>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Pr>
          <w:p w14:paraId="70FF89D1" w14:textId="4D0479A0"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proofErr w:type="spellStart"/>
            <w:r w:rsidR="00987FA4">
              <w:rPr>
                <w:rFonts w:asciiTheme="minorHAnsi" w:eastAsiaTheme="minorEastAsia" w:hAnsiTheme="minorHAnsi"/>
                <w:bCs/>
                <w:szCs w:val="20"/>
              </w:rPr>
              <w:t>colorgroup</w:t>
            </w:r>
            <w:proofErr w:type="spellEnd"/>
            <w:r w:rsidR="00E53BA1">
              <w:rPr>
                <w:rFonts w:asciiTheme="minorHAnsi" w:eastAsiaTheme="minorEastAsia" w:hAnsiTheme="minorHAnsi"/>
                <w:bCs/>
                <w:szCs w:val="20"/>
              </w:rPr>
              <w:t xml:space="preserve"> or </w:t>
            </w:r>
            <w:proofErr w:type="spellStart"/>
            <w:r w:rsidR="00CC0A84">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w:t>
            </w:r>
            <w:proofErr w:type="gramStart"/>
            <w:r>
              <w:rPr>
                <w:rFonts w:asciiTheme="minorHAnsi" w:eastAsiaTheme="minorEastAsia" w:hAnsiTheme="minorHAnsi"/>
                <w:bCs/>
                <w:szCs w:val="20"/>
              </w:rPr>
              <w:t>defined, and</w:t>
            </w:r>
            <w:proofErr w:type="gramEnd"/>
            <w:r>
              <w:rPr>
                <w:rFonts w:asciiTheme="minorHAnsi" w:eastAsiaTheme="minorEastAsia" w:hAnsiTheme="minorHAnsi"/>
                <w:bCs/>
                <w:szCs w:val="20"/>
              </w:rPr>
              <w:t xml:space="preserve"> specify a </w:t>
            </w:r>
            <w:proofErr w:type="spellStart"/>
            <w:r>
              <w:rPr>
                <w:rFonts w:asciiTheme="minorHAnsi" w:eastAsiaTheme="minorEastAsia" w:hAnsiTheme="minorHAnsi"/>
                <w:bCs/>
                <w:szCs w:val="20"/>
              </w:rPr>
              <w:t>pid</w:t>
            </w:r>
            <w:proofErr w:type="spellEnd"/>
            <w:r>
              <w:rPr>
                <w:rFonts w:asciiTheme="minorHAnsi" w:eastAsiaTheme="minorEastAsia" w:hAnsiTheme="minorHAnsi"/>
                <w:bCs/>
                <w:szCs w:val="20"/>
              </w:rPr>
              <w:t xml:space="preserve"> and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r w:rsidR="004378F6" w:rsidRPr="00F84397" w14:paraId="32CEF646" w14:textId="77777777" w:rsidTr="007B3AF3">
        <w:trPr>
          <w:trHeight w:val="56"/>
        </w:trPr>
        <w:tc>
          <w:tcPr>
            <w:tcW w:w="2628" w:type="dxa"/>
            <w:tcBorders>
              <w:bottom w:val="single" w:sz="4" w:space="0" w:color="auto"/>
            </w:tcBorders>
            <w:shd w:val="clear" w:color="auto" w:fill="D9D9D9" w:themeFill="background1" w:themeFillShade="D9"/>
          </w:tcPr>
          <w:p w14:paraId="498CA3D0" w14:textId="461B5356"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3753715" w14:textId="769C1237" w:rsidR="004378F6" w:rsidRPr="00F84397" w:rsidRDefault="007F1822" w:rsidP="004378F6">
            <w:pPr>
              <w:rPr>
                <w:rFonts w:asciiTheme="minorHAnsi" w:eastAsiaTheme="minorEastAsia" w:hAnsiTheme="minorHAnsi"/>
                <w:b/>
                <w:bCs/>
                <w:szCs w:val="20"/>
              </w:rPr>
            </w:pPr>
            <w:hyperlink r:id="rId63" w:anchor="Chapter-4-Object-Resources" w:history="1">
              <w:r w:rsidR="004378F6" w:rsidRPr="00DA3555">
                <w:rPr>
                  <w:rStyle w:val="Hyperlink"/>
                  <w:rFonts w:asciiTheme="minorHAnsi" w:eastAsiaTheme="minorEastAsia" w:hAnsiTheme="minorHAnsi"/>
                  <w:bCs/>
                  <w:szCs w:val="20"/>
                </w:rPr>
                <w:t>Link to Requirement in 3MF Specification</w:t>
              </w:r>
            </w:hyperlink>
          </w:p>
        </w:tc>
      </w:tr>
    </w:tbl>
    <w:p w14:paraId="29EC9CC0" w14:textId="77777777" w:rsidR="00244F19" w:rsidRDefault="00244F19"/>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4378F6">
        <w:tc>
          <w:tcPr>
            <w:tcW w:w="2571" w:type="dxa"/>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r w:rsidR="004378F6" w14:paraId="5B53CE6F" w14:textId="77777777" w:rsidTr="00DF0458">
        <w:tc>
          <w:tcPr>
            <w:tcW w:w="2571" w:type="dxa"/>
            <w:tcBorders>
              <w:bottom w:val="single" w:sz="4" w:space="0" w:color="auto"/>
            </w:tcBorders>
            <w:shd w:val="clear" w:color="auto" w:fill="D9D9D9" w:themeFill="background1" w:themeFillShade="D9"/>
          </w:tcPr>
          <w:p w14:paraId="7A2A804C" w14:textId="0A60EB45" w:rsidR="004378F6" w:rsidRPr="00F84397" w:rsidRDefault="004378F6" w:rsidP="004378F6">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4B88D4AD" w14:textId="007F93D0" w:rsidR="004378F6" w:rsidRPr="00F84397" w:rsidRDefault="007F1822" w:rsidP="004378F6">
            <w:pPr>
              <w:rPr>
                <w:rFonts w:asciiTheme="minorHAnsi" w:eastAsiaTheme="minorEastAsia" w:hAnsiTheme="minorHAnsi"/>
                <w:b/>
                <w:bCs/>
              </w:rPr>
            </w:pPr>
            <w:hyperlink r:id="rId64" w:anchor="412-Overlapping-order" w:history="1">
              <w:r w:rsidR="004378F6" w:rsidRPr="002D70F6">
                <w:rPr>
                  <w:rStyle w:val="Hyperlink"/>
                  <w:rFonts w:asciiTheme="minorHAnsi" w:eastAsiaTheme="minorEastAsia" w:hAnsiTheme="minorHAnsi"/>
                  <w:bCs/>
                  <w:szCs w:val="20"/>
                </w:rPr>
                <w:t>Link to Requirement in 3MF Specification</w:t>
              </w:r>
            </w:hyperlink>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4378F6">
        <w:tc>
          <w:tcPr>
            <w:tcW w:w="2570" w:type="dxa"/>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r w:rsidR="004378F6" w:rsidRPr="00F84397" w14:paraId="59FA78AE" w14:textId="77777777" w:rsidTr="00BD6B43">
        <w:tc>
          <w:tcPr>
            <w:tcW w:w="2570" w:type="dxa"/>
            <w:tcBorders>
              <w:bottom w:val="single" w:sz="4" w:space="0" w:color="auto"/>
            </w:tcBorders>
            <w:shd w:val="clear" w:color="auto" w:fill="D9D9D9" w:themeFill="background1" w:themeFillShade="D9"/>
          </w:tcPr>
          <w:p w14:paraId="5072E1A3" w14:textId="42697EE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2470793" w14:textId="06A6AC11" w:rsidR="004378F6" w:rsidRPr="00F84397" w:rsidRDefault="007F1822" w:rsidP="004378F6">
            <w:pPr>
              <w:rPr>
                <w:rFonts w:asciiTheme="minorHAnsi" w:eastAsiaTheme="minorEastAsia" w:hAnsiTheme="minorHAnsi"/>
                <w:b/>
                <w:bCs/>
                <w:szCs w:val="20"/>
              </w:rPr>
            </w:pPr>
            <w:hyperlink r:id="rId65" w:anchor="413-Vertices" w:history="1">
              <w:r w:rsidR="004378F6" w:rsidRPr="000F63B1">
                <w:rPr>
                  <w:rStyle w:val="Hyperlink"/>
                  <w:rFonts w:asciiTheme="minorHAnsi" w:eastAsiaTheme="minorEastAsia" w:hAnsiTheme="minorHAnsi"/>
                  <w:bCs/>
                  <w:szCs w:val="20"/>
                </w:rPr>
                <w:t>Link to Requirement in 3MF Specification</w:t>
              </w:r>
            </w:hyperlink>
          </w:p>
        </w:tc>
      </w:tr>
    </w:tbl>
    <w:p w14:paraId="6F4822BF" w14:textId="51F4BCDD" w:rsidR="000751AB" w:rsidRDefault="000751AB" w:rsidP="000751AB">
      <w:pPr>
        <w:pStyle w:val="Heading3"/>
      </w:pPr>
      <w:r>
        <w:t>N_???_0428 Required Extension</w:t>
      </w:r>
    </w:p>
    <w:tbl>
      <w:tblPr>
        <w:tblStyle w:val="TableGrid"/>
        <w:tblW w:w="9648" w:type="dxa"/>
        <w:tblLook w:val="04A0" w:firstRow="1" w:lastRow="0" w:firstColumn="1" w:lastColumn="0" w:noHBand="0" w:noVBand="1"/>
      </w:tblPr>
      <w:tblGrid>
        <w:gridCol w:w="2628"/>
        <w:gridCol w:w="7020"/>
      </w:tblGrid>
      <w:tr w:rsidR="000751AB" w:rsidRPr="00F84397" w14:paraId="3981B134" w14:textId="77777777" w:rsidTr="00791941">
        <w:tc>
          <w:tcPr>
            <w:tcW w:w="2628" w:type="dxa"/>
            <w:tcBorders>
              <w:bottom w:val="single" w:sz="4" w:space="0" w:color="auto"/>
            </w:tcBorders>
            <w:shd w:val="clear" w:color="auto" w:fill="D9D9D9" w:themeFill="background1" w:themeFillShade="D9"/>
          </w:tcPr>
          <w:p w14:paraId="3D69F71E"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53A0BF2" w14:textId="77777777" w:rsidR="000751AB" w:rsidRPr="00F84397" w:rsidRDefault="000751AB" w:rsidP="00791941">
            <w:pPr>
              <w:rPr>
                <w:rFonts w:asciiTheme="minorHAnsi" w:hAnsiTheme="minorHAnsi"/>
                <w:b/>
                <w:szCs w:val="20"/>
              </w:rPr>
            </w:pPr>
          </w:p>
        </w:tc>
        <w:tc>
          <w:tcPr>
            <w:tcW w:w="7020" w:type="dxa"/>
          </w:tcPr>
          <w:p w14:paraId="3EE918C8" w14:textId="77777777" w:rsidR="000751AB" w:rsidRDefault="000751AB" w:rsidP="00791941">
            <w:pPr>
              <w:rPr>
                <w:rFonts w:asciiTheme="minorHAnsi" w:hAnsiTheme="minorHAnsi"/>
                <w:szCs w:val="20"/>
              </w:rPr>
            </w:pPr>
            <w:r>
              <w:rPr>
                <w:rFonts w:asciiTheme="minorHAnsi" w:hAnsiTheme="minorHAnsi"/>
                <w:szCs w:val="20"/>
              </w:rPr>
              <w:t xml:space="preserve">Confirm printer will generate an error if a required extension is listed in the </w:t>
            </w:r>
            <w:proofErr w:type="spellStart"/>
            <w:r>
              <w:rPr>
                <w:rFonts w:asciiTheme="minorHAnsi" w:hAnsiTheme="minorHAnsi"/>
                <w:szCs w:val="20"/>
              </w:rPr>
              <w:t>requiredextensions</w:t>
            </w:r>
            <w:proofErr w:type="spellEnd"/>
            <w:r>
              <w:rPr>
                <w:rFonts w:asciiTheme="minorHAnsi" w:hAnsiTheme="minorHAnsi"/>
                <w:szCs w:val="20"/>
              </w:rPr>
              <w:t xml:space="preserve"> attribute of the model element that the renderer does not support</w:t>
            </w:r>
          </w:p>
          <w:p w14:paraId="0F6890A5" w14:textId="77777777" w:rsidR="000751AB" w:rsidRPr="00F84397" w:rsidRDefault="000751AB" w:rsidP="00791941">
            <w:pPr>
              <w:rPr>
                <w:rFonts w:asciiTheme="minorHAnsi" w:hAnsiTheme="minorHAnsi"/>
                <w:szCs w:val="20"/>
              </w:rPr>
            </w:pPr>
          </w:p>
        </w:tc>
      </w:tr>
      <w:tr w:rsidR="000751AB" w:rsidRPr="00F84397" w14:paraId="78ECDEFB" w14:textId="77777777" w:rsidTr="00791941">
        <w:trPr>
          <w:trHeight w:val="56"/>
        </w:trPr>
        <w:tc>
          <w:tcPr>
            <w:tcW w:w="2628" w:type="dxa"/>
            <w:shd w:val="clear" w:color="auto" w:fill="D9D9D9" w:themeFill="background1" w:themeFillShade="D9"/>
          </w:tcPr>
          <w:p w14:paraId="3F77F8A0"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889D8B4" w14:textId="77777777" w:rsidR="000751AB" w:rsidRPr="00F84397" w:rsidRDefault="000751AB" w:rsidP="00791941">
            <w:pPr>
              <w:rPr>
                <w:rFonts w:asciiTheme="minorHAnsi" w:hAnsiTheme="minorHAnsi"/>
                <w:b/>
                <w:szCs w:val="20"/>
              </w:rPr>
            </w:pPr>
          </w:p>
        </w:tc>
        <w:tc>
          <w:tcPr>
            <w:tcW w:w="7020" w:type="dxa"/>
          </w:tcPr>
          <w:p w14:paraId="5B4B75A3" w14:textId="77777777" w:rsidR="000751AB" w:rsidRPr="00F84397" w:rsidRDefault="000751AB" w:rsidP="00791941">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generate error</w:t>
            </w:r>
          </w:p>
        </w:tc>
      </w:tr>
      <w:tr w:rsidR="000751AB" w:rsidRPr="00F84397" w14:paraId="701E74A8" w14:textId="77777777" w:rsidTr="00791941">
        <w:trPr>
          <w:trHeight w:val="56"/>
        </w:trPr>
        <w:tc>
          <w:tcPr>
            <w:tcW w:w="2628" w:type="dxa"/>
            <w:shd w:val="clear" w:color="auto" w:fill="D9D9D9" w:themeFill="background1" w:themeFillShade="D9"/>
          </w:tcPr>
          <w:p w14:paraId="32332B2F"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00C8868" w14:textId="77777777" w:rsidR="000751AB" w:rsidRPr="00F84397" w:rsidRDefault="000751AB" w:rsidP="00791941">
            <w:pPr>
              <w:rPr>
                <w:rFonts w:asciiTheme="minorHAnsi" w:hAnsiTheme="minorHAnsi"/>
                <w:b/>
                <w:szCs w:val="20"/>
              </w:rPr>
            </w:pPr>
          </w:p>
        </w:tc>
        <w:tc>
          <w:tcPr>
            <w:tcW w:w="7020" w:type="dxa"/>
          </w:tcPr>
          <w:p w14:paraId="2BD9F1EC"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required. The required extension should be a mock extension.</w:t>
            </w:r>
          </w:p>
          <w:p w14:paraId="6322B330" w14:textId="77777777" w:rsidR="000751AB" w:rsidRDefault="000751AB" w:rsidP="00791941">
            <w:pPr>
              <w:rPr>
                <w:rFonts w:asciiTheme="minorHAnsi" w:eastAsia="Calibri" w:hAnsiTheme="minorHAnsi" w:cs="Calibri"/>
                <w:szCs w:val="20"/>
                <w:highlight w:val="green"/>
              </w:rPr>
            </w:pPr>
          </w:p>
          <w:p w14:paraId="45412B14" w14:textId="77777777" w:rsidR="000751AB" w:rsidRPr="00F84397" w:rsidRDefault="000751AB" w:rsidP="00791941">
            <w:pPr>
              <w:rPr>
                <w:rFonts w:asciiTheme="minorHAnsi" w:hAnsiTheme="minorHAnsi"/>
                <w:b/>
                <w:szCs w:val="20"/>
              </w:rPr>
            </w:pPr>
          </w:p>
        </w:tc>
      </w:tr>
      <w:tr w:rsidR="000751AB" w:rsidRPr="00F84397" w14:paraId="7F2542CC" w14:textId="77777777" w:rsidTr="00791941">
        <w:trPr>
          <w:trHeight w:val="56"/>
        </w:trPr>
        <w:tc>
          <w:tcPr>
            <w:tcW w:w="2628" w:type="dxa"/>
            <w:tcBorders>
              <w:bottom w:val="single" w:sz="4" w:space="0" w:color="auto"/>
            </w:tcBorders>
            <w:shd w:val="clear" w:color="auto" w:fill="D9D9D9" w:themeFill="background1" w:themeFillShade="D9"/>
          </w:tcPr>
          <w:p w14:paraId="5B6E3B6E"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EAC21B" w14:textId="77777777" w:rsidR="000751AB" w:rsidRPr="00F84397" w:rsidRDefault="000751AB" w:rsidP="00791941">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2" w:name="_Toc45031808"/>
      <w:r>
        <w:lastRenderedPageBreak/>
        <w:t xml:space="preserve">Positive 3MF </w:t>
      </w:r>
      <w:r w:rsidR="00590837">
        <w:t>Material</w:t>
      </w:r>
      <w:r w:rsidR="002C4BC7">
        <w:t xml:space="preserve"> Extension Test Cases</w:t>
      </w:r>
      <w:bookmarkEnd w:id="22"/>
    </w:p>
    <w:p w14:paraId="083E8526" w14:textId="0B62FEBC" w:rsidR="003C486F" w:rsidRPr="00A55754" w:rsidRDefault="003C486F" w:rsidP="003C486F">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005A3C20" w:rsidRPr="00A55754">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AB7CFE">
        <w:trPr>
          <w:trHeight w:val="56"/>
        </w:trPr>
        <w:tc>
          <w:tcPr>
            <w:tcW w:w="2628" w:type="dxa"/>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00263F8C" w:rsidRPr="00DC3DB0">
              <w:rPr>
                <w:rFonts w:asciiTheme="minorHAnsi" w:eastAsiaTheme="minorEastAsia" w:hAnsiTheme="minorHAnsi"/>
                <w:bCs/>
                <w:szCs w:val="20"/>
              </w:rPr>
              <w:t>Multiproperties</w:t>
            </w:r>
            <w:proofErr w:type="spellEnd"/>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 xml:space="preserve">ject color. 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Pr="00DC3DB0">
              <w:rPr>
                <w:rFonts w:asciiTheme="minorHAnsi" w:eastAsiaTheme="minorEastAsia" w:hAnsiTheme="minorHAnsi"/>
                <w:bCs/>
                <w:szCs w:val="20"/>
              </w:rPr>
              <w:t>Colorgroup</w:t>
            </w:r>
            <w:proofErr w:type="spellEnd"/>
            <w:r w:rsidRPr="00DC3DB0">
              <w:rPr>
                <w:rFonts w:asciiTheme="minorHAnsi" w:eastAsiaTheme="minorEastAsia" w:hAnsiTheme="minorHAnsi"/>
                <w:bCs/>
                <w:szCs w:val="20"/>
              </w:rPr>
              <w:t xml:space="preserve">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w:t>
            </w:r>
            <w:proofErr w:type="spellStart"/>
            <w:r w:rsidRPr="00937A47">
              <w:rPr>
                <w:rFonts w:asciiTheme="minorHAnsi" w:eastAsiaTheme="minorEastAsia" w:hAnsiTheme="minorHAnsi"/>
                <w:bCs/>
                <w:szCs w:val="20"/>
              </w:rPr>
              <w:t>Multipropertes</w:t>
            </w:r>
            <w:proofErr w:type="spellEnd"/>
            <w:r w:rsidRPr="00937A47">
              <w:rPr>
                <w:rFonts w:asciiTheme="minorHAnsi" w:eastAsiaTheme="minorEastAsia" w:hAnsiTheme="minorHAnsi"/>
                <w:bCs/>
                <w:szCs w:val="20"/>
              </w:rPr>
              <w:t xml:space="preserve"> as a default color where tex2coord pointed to by </w:t>
            </w:r>
            <w:proofErr w:type="spellStart"/>
            <w:r w:rsidRPr="00937A47">
              <w:rPr>
                <w:rFonts w:asciiTheme="minorHAnsi" w:eastAsiaTheme="minorEastAsia" w:hAnsiTheme="minorHAnsi"/>
                <w:bCs/>
                <w:szCs w:val="20"/>
              </w:rPr>
              <w:t>pindex</w:t>
            </w:r>
            <w:proofErr w:type="spellEnd"/>
            <w:r w:rsidRPr="00937A47">
              <w:rPr>
                <w:rFonts w:asciiTheme="minorHAnsi" w:eastAsiaTheme="minorEastAsia" w:hAnsiTheme="minorHAnsi"/>
                <w:bCs/>
                <w:szCs w:val="20"/>
              </w:rPr>
              <w:t xml:space="preserve">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7B47AD0" w14:textId="77777777" w:rsidR="00D634E8"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w:t>
            </w:r>
            <w:proofErr w:type="spellStart"/>
            <w:r w:rsidRPr="007A0441">
              <w:rPr>
                <w:rFonts w:asciiTheme="minorHAnsi" w:eastAsiaTheme="minorEastAsia" w:hAnsiTheme="minorHAnsi"/>
                <w:bCs/>
                <w:szCs w:val="20"/>
              </w:rPr>
              <w:t>tilestyle</w:t>
            </w:r>
            <w:proofErr w:type="spellEnd"/>
            <w:r w:rsidRPr="007A0441">
              <w:rPr>
                <w:rFonts w:asciiTheme="minorHAnsi" w:eastAsiaTheme="minorEastAsia" w:hAnsiTheme="minorHAnsi"/>
                <w:bCs/>
                <w:szCs w:val="20"/>
              </w:rPr>
              <w:t xml:space="preserve"> of “none” </w:t>
            </w:r>
            <w:r w:rsidR="00D634E8" w:rsidRPr="007A0441">
              <w:rPr>
                <w:rFonts w:asciiTheme="minorHAnsi" w:eastAsiaTheme="minorEastAsia" w:hAnsiTheme="minorHAnsi"/>
                <w:bCs/>
                <w:szCs w:val="20"/>
              </w:rPr>
              <w:t xml:space="preserve">as a default color where tex2coord pointed to by </w:t>
            </w:r>
            <w:proofErr w:type="spellStart"/>
            <w:r w:rsidR="00D634E8" w:rsidRPr="007A0441">
              <w:rPr>
                <w:rFonts w:asciiTheme="minorHAnsi" w:eastAsiaTheme="minorEastAsia" w:hAnsiTheme="minorHAnsi"/>
                <w:bCs/>
                <w:szCs w:val="20"/>
              </w:rPr>
              <w:t>pindex</w:t>
            </w:r>
            <w:proofErr w:type="spellEnd"/>
            <w:r w:rsidR="00D634E8" w:rsidRPr="007A0441">
              <w:rPr>
                <w:rFonts w:asciiTheme="minorHAnsi" w:eastAsiaTheme="minorEastAsia" w:hAnsiTheme="minorHAnsi"/>
                <w:bCs/>
                <w:szCs w:val="20"/>
              </w:rPr>
              <w:t xml:space="preserve"> is a u v value greater than 1 1 </w:t>
            </w:r>
            <w:r w:rsidRPr="007A0441">
              <w:rPr>
                <w:rFonts w:asciiTheme="minorHAnsi" w:eastAsiaTheme="minorEastAsia" w:hAnsiTheme="minorHAnsi"/>
                <w:bCs/>
                <w:szCs w:val="20"/>
              </w:rPr>
              <w:t xml:space="preserve">. </w:t>
            </w:r>
          </w:p>
          <w:p w14:paraId="093D5899" w14:textId="335CBC67" w:rsidR="00E507A0" w:rsidRPr="00127DD4" w:rsidRDefault="00E507A0" w:rsidP="00127DD4">
            <w:pPr>
              <w:rPr>
                <w:rFonts w:asciiTheme="minorHAnsi" w:eastAsiaTheme="minorEastAsia" w:hAnsiTheme="minorHAnsi"/>
                <w:bCs/>
                <w:szCs w:val="20"/>
              </w:rPr>
            </w:pPr>
          </w:p>
        </w:tc>
      </w:tr>
      <w:tr w:rsidR="00AB7CFE" w:rsidRPr="00F84397" w14:paraId="3980954D" w14:textId="77777777" w:rsidTr="00130FD1">
        <w:trPr>
          <w:trHeight w:val="56"/>
        </w:trPr>
        <w:tc>
          <w:tcPr>
            <w:tcW w:w="2628" w:type="dxa"/>
            <w:tcBorders>
              <w:bottom w:val="single" w:sz="4" w:space="0" w:color="auto"/>
            </w:tcBorders>
            <w:shd w:val="clear" w:color="auto" w:fill="D9D9D9" w:themeFill="background1" w:themeFillShade="D9"/>
          </w:tcPr>
          <w:p w14:paraId="7C426808" w14:textId="44490B1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A9DF9B0" w14:textId="678B6CE9" w:rsidR="00AB7CFE" w:rsidRPr="002902E0" w:rsidRDefault="007F1822" w:rsidP="00AB7CFE">
            <w:pPr>
              <w:rPr>
                <w:rFonts w:asciiTheme="minorHAnsi" w:eastAsiaTheme="minorEastAsia" w:hAnsiTheme="minorHAnsi"/>
                <w:b/>
                <w:bCs/>
                <w:szCs w:val="20"/>
              </w:rPr>
            </w:pPr>
            <w:hyperlink r:id="rId66" w:anchor="Chapter-4-Object-Resources" w:history="1">
              <w:r w:rsidR="00AB7CFE" w:rsidRPr="00C502BD">
                <w:rPr>
                  <w:rStyle w:val="Hyperlink"/>
                  <w:rFonts w:asciiTheme="minorHAnsi" w:eastAsiaTheme="minorEastAsia" w:hAnsiTheme="minorHAnsi"/>
                  <w:bCs/>
                  <w:szCs w:val="20"/>
                </w:rPr>
                <w:t>Link to Requirement in 3MF Specification</w:t>
              </w:r>
            </w:hyperlink>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AB7CFE">
        <w:trPr>
          <w:trHeight w:val="56"/>
        </w:trPr>
        <w:tc>
          <w:tcPr>
            <w:tcW w:w="2628" w:type="dxa"/>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r w:rsidR="00AB7CFE" w:rsidRPr="00F84397" w14:paraId="0EF5B23B" w14:textId="77777777" w:rsidTr="00130FD1">
        <w:trPr>
          <w:trHeight w:val="56"/>
        </w:trPr>
        <w:tc>
          <w:tcPr>
            <w:tcW w:w="2628" w:type="dxa"/>
            <w:tcBorders>
              <w:bottom w:val="single" w:sz="4" w:space="0" w:color="auto"/>
            </w:tcBorders>
            <w:shd w:val="clear" w:color="auto" w:fill="D9D9D9" w:themeFill="background1" w:themeFillShade="D9"/>
          </w:tcPr>
          <w:p w14:paraId="6BA14DE6" w14:textId="1096429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6365F60" w14:textId="3444D3A5" w:rsidR="00AB7CFE" w:rsidRDefault="007F1822" w:rsidP="00AB7CFE">
            <w:pPr>
              <w:rPr>
                <w:rFonts w:asciiTheme="minorHAnsi" w:eastAsiaTheme="minorEastAsia" w:hAnsiTheme="minorHAnsi"/>
                <w:b/>
                <w:bCs/>
                <w:szCs w:val="20"/>
              </w:rPr>
            </w:pPr>
            <w:hyperlink r:id="rId67" w:anchor="4141-Triangle" w:history="1">
              <w:r w:rsidR="00AB7CFE" w:rsidRPr="00E77CDB">
                <w:rPr>
                  <w:rStyle w:val="Hyperlink"/>
                  <w:rFonts w:asciiTheme="minorHAnsi" w:eastAsiaTheme="minorEastAsia" w:hAnsiTheme="minorHAnsi"/>
                  <w:bCs/>
                  <w:szCs w:val="20"/>
                </w:rPr>
                <w:t>Link to Requirement in 3MF Specification</w:t>
              </w:r>
            </w:hyperlink>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AB7CFE">
        <w:trPr>
          <w:trHeight w:val="56"/>
        </w:trPr>
        <w:tc>
          <w:tcPr>
            <w:tcW w:w="2628" w:type="dxa"/>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 xml:space="preserve">posite material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 xml:space="preserve">se </w:t>
            </w:r>
            <w:proofErr w:type="spellStart"/>
            <w:r w:rsidR="00B041D0">
              <w:rPr>
                <w:rFonts w:asciiTheme="minorHAnsi" w:eastAsiaTheme="minorEastAsia" w:hAnsiTheme="minorHAnsi"/>
                <w:bCs/>
                <w:szCs w:val="20"/>
              </w:rPr>
              <w:t>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r w:rsidR="00AB7CFE" w:rsidRPr="00F84397" w14:paraId="53A83FF8" w14:textId="77777777" w:rsidTr="00130FD1">
        <w:trPr>
          <w:trHeight w:val="56"/>
        </w:trPr>
        <w:tc>
          <w:tcPr>
            <w:tcW w:w="2628" w:type="dxa"/>
            <w:tcBorders>
              <w:bottom w:val="single" w:sz="4" w:space="0" w:color="auto"/>
            </w:tcBorders>
            <w:shd w:val="clear" w:color="auto" w:fill="D9D9D9" w:themeFill="background1" w:themeFillShade="D9"/>
          </w:tcPr>
          <w:p w14:paraId="5D279C62" w14:textId="6CB6627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A748FF" w14:textId="1C20482E" w:rsidR="00AB7CFE" w:rsidRPr="009819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4976E8">
              <w:rPr>
                <w:rFonts w:asciiTheme="minorHAnsi" w:eastAsiaTheme="minorEastAsia" w:hAnsiTheme="minorHAnsi"/>
                <w:bCs/>
                <w:szCs w:val="20"/>
              </w:rPr>
              <w:t xml:space="preserve"> – Says N/A</w:t>
            </w:r>
            <w:r w:rsidR="001275E4">
              <w:rPr>
                <w:rFonts w:asciiTheme="minorHAnsi" w:eastAsiaTheme="minorEastAsia" w:hAnsiTheme="minorHAnsi"/>
                <w:bCs/>
                <w:szCs w:val="20"/>
              </w:rPr>
              <w:t xml:space="preserve"> in the old mat spec</w:t>
            </w:r>
          </w:p>
        </w:tc>
      </w:tr>
    </w:tbl>
    <w:p w14:paraId="11F00AE5" w14:textId="452C014A" w:rsidR="00CA1A06" w:rsidRDefault="00CA1A06" w:rsidP="7E4BDF2E"/>
    <w:p w14:paraId="5D2C75E5" w14:textId="1A47D1C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7297987" w14:textId="34702A1F"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AB7CFE">
        <w:trPr>
          <w:trHeight w:val="56"/>
        </w:trPr>
        <w:tc>
          <w:tcPr>
            <w:tcW w:w="2628" w:type="dxa"/>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w:t>
            </w:r>
            <w:proofErr w:type="spellStart"/>
            <w:r w:rsidRPr="003F5722">
              <w:rPr>
                <w:rFonts w:asciiTheme="minorHAnsi" w:eastAsiaTheme="minorEastAsia" w:hAnsiTheme="minorHAnsi"/>
                <w:bCs/>
                <w:szCs w:val="20"/>
              </w:rPr>
              <w:t>colorgroup</w:t>
            </w:r>
            <w:proofErr w:type="spellEnd"/>
            <w:r w:rsidRPr="003F5722">
              <w:rPr>
                <w:rFonts w:asciiTheme="minorHAnsi" w:eastAsiaTheme="minorEastAsia" w:hAnsiTheme="minorHAnsi"/>
                <w:bCs/>
                <w:szCs w:val="20"/>
              </w:rPr>
              <w:t xml:space="preserve">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 xml:space="preserve">Use a </w:t>
            </w:r>
            <w:proofErr w:type="spellStart"/>
            <w:r w:rsidR="0080584D" w:rsidRPr="003F5722">
              <w:rPr>
                <w:rFonts w:asciiTheme="minorHAnsi" w:eastAsiaTheme="minorEastAsia" w:hAnsiTheme="minorHAnsi"/>
                <w:bCs/>
                <w:szCs w:val="20"/>
              </w:rPr>
              <w:t>colorgroup</w:t>
            </w:r>
            <w:proofErr w:type="spellEnd"/>
            <w:r w:rsidR="0080584D" w:rsidRPr="003F5722">
              <w:rPr>
                <w:rFonts w:asciiTheme="minorHAnsi" w:eastAsiaTheme="minorEastAsia" w:hAnsiTheme="minorHAnsi"/>
                <w:bCs/>
                <w:szCs w:val="20"/>
              </w:rPr>
              <w:t xml:space="preserve"> color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 xml:space="preserve">Use a texture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proofErr w:type="spellStart"/>
            <w:r w:rsidR="00A22760" w:rsidRPr="003F5722">
              <w:rPr>
                <w:rFonts w:asciiTheme="minorHAnsi" w:eastAsiaTheme="minorEastAsia" w:hAnsiTheme="minorHAnsi"/>
                <w:bCs/>
                <w:szCs w:val="20"/>
              </w:rPr>
              <w:t>multiproperties</w:t>
            </w:r>
            <w:proofErr w:type="spellEnd"/>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 xml:space="preserve">Use a texture that uses </w:t>
            </w:r>
            <w:proofErr w:type="spellStart"/>
            <w:r w:rsidRPr="003F5722">
              <w:rPr>
                <w:rFonts w:asciiTheme="minorHAnsi" w:eastAsiaTheme="minorEastAsia" w:hAnsiTheme="minorHAnsi"/>
                <w:bCs/>
                <w:szCs w:val="20"/>
              </w:rPr>
              <w:t>tilestyle</w:t>
            </w:r>
            <w:proofErr w:type="spellEnd"/>
            <w:r w:rsidRPr="003F5722">
              <w:rPr>
                <w:rFonts w:asciiTheme="minorHAnsi" w:eastAsiaTheme="minorEastAsia" w:hAnsiTheme="minorHAnsi"/>
                <w:bCs/>
                <w:szCs w:val="20"/>
              </w:rPr>
              <w:t xml:space="preserve"> of “none” with </w:t>
            </w:r>
            <w:proofErr w:type="spellStart"/>
            <w:r w:rsidRPr="003F5722">
              <w:rPr>
                <w:rFonts w:asciiTheme="minorHAnsi" w:eastAsiaTheme="minorEastAsia" w:hAnsiTheme="minorHAnsi"/>
                <w:bCs/>
                <w:szCs w:val="20"/>
              </w:rPr>
              <w:t>uv</w:t>
            </w:r>
            <w:proofErr w:type="spellEnd"/>
            <w:r w:rsidRPr="003F5722">
              <w:rPr>
                <w:rFonts w:asciiTheme="minorHAnsi" w:eastAsiaTheme="minorEastAsia" w:hAnsiTheme="minorHAnsi"/>
                <w:bCs/>
                <w:szCs w:val="20"/>
              </w:rPr>
              <w:t xml:space="preserve">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w:t>
            </w:r>
            <w:proofErr w:type="spellStart"/>
            <w:r w:rsidRPr="003F5722">
              <w:rPr>
                <w:rFonts w:asciiTheme="minorHAnsi" w:eastAsiaTheme="minorEastAsia" w:hAnsiTheme="minorHAnsi"/>
                <w:bCs/>
                <w:szCs w:val="20"/>
              </w:rPr>
              <w:t>multiproperties</w:t>
            </w:r>
            <w:proofErr w:type="spellEnd"/>
            <w:r w:rsidRPr="003F5722">
              <w:rPr>
                <w:rFonts w:asciiTheme="minorHAnsi" w:eastAsiaTheme="minorEastAsia" w:hAnsiTheme="minorHAnsi"/>
                <w:bCs/>
                <w:szCs w:val="20"/>
              </w:rPr>
              <w:t xml:space="preserve"> with the first layer as </w:t>
            </w:r>
            <w:proofErr w:type="spellStart"/>
            <w:r w:rsidRPr="003F5722">
              <w:rPr>
                <w:rFonts w:asciiTheme="minorHAnsi" w:eastAsiaTheme="minorEastAsia" w:hAnsiTheme="minorHAnsi"/>
                <w:bCs/>
                <w:szCs w:val="20"/>
              </w:rPr>
              <w:t>basematerials</w:t>
            </w:r>
            <w:proofErr w:type="spellEnd"/>
            <w:r w:rsidRPr="003F5722">
              <w:rPr>
                <w:rFonts w:asciiTheme="minorHAnsi" w:eastAsiaTheme="minorEastAsia" w:hAnsiTheme="minorHAnsi"/>
                <w:bCs/>
                <w:szCs w:val="20"/>
              </w:rPr>
              <w:t xml:space="preserve"> and the second layer a transparent texture.</w:t>
            </w:r>
          </w:p>
          <w:p w14:paraId="4303301E" w14:textId="6B39B039" w:rsidR="00526D4A" w:rsidRPr="003F5722" w:rsidRDefault="00526D4A">
            <w:pPr>
              <w:rPr>
                <w:rFonts w:asciiTheme="minorHAnsi" w:eastAsiaTheme="minorEastAsia" w:hAnsiTheme="minorHAnsi"/>
                <w:b/>
                <w:bCs/>
                <w:szCs w:val="20"/>
              </w:rPr>
            </w:pPr>
          </w:p>
        </w:tc>
      </w:tr>
      <w:tr w:rsidR="00AB7CFE" w:rsidRPr="00F84397" w14:paraId="697FD2DB" w14:textId="77777777" w:rsidTr="00130FD1">
        <w:trPr>
          <w:trHeight w:val="56"/>
        </w:trPr>
        <w:tc>
          <w:tcPr>
            <w:tcW w:w="2628" w:type="dxa"/>
            <w:tcBorders>
              <w:bottom w:val="single" w:sz="4" w:space="0" w:color="auto"/>
            </w:tcBorders>
            <w:shd w:val="clear" w:color="auto" w:fill="D9D9D9" w:themeFill="background1" w:themeFillShade="D9"/>
          </w:tcPr>
          <w:p w14:paraId="27D84C55" w14:textId="73CB90CF" w:rsidR="00AB7CFE" w:rsidRPr="003F5722"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FF51DAA" w14:textId="7AFD3BB5" w:rsidR="00AB7CFE" w:rsidRPr="003F57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10616">
              <w:rPr>
                <w:rFonts w:asciiTheme="minorHAnsi" w:eastAsiaTheme="minorEastAsia" w:hAnsiTheme="minorHAnsi"/>
                <w:bCs/>
                <w:szCs w:val="20"/>
              </w:rPr>
              <w:t xml:space="preserve"> couldn’t find in </w:t>
            </w:r>
            <w:r w:rsidR="00C63E85">
              <w:rPr>
                <w:rFonts w:asciiTheme="minorHAnsi" w:eastAsiaTheme="minorEastAsia" w:hAnsiTheme="minorHAnsi"/>
                <w:bCs/>
                <w:szCs w:val="20"/>
              </w:rPr>
              <w:t>any of the specs</w:t>
            </w: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AB7CFE">
        <w:trPr>
          <w:trHeight w:val="56"/>
        </w:trPr>
        <w:tc>
          <w:tcPr>
            <w:tcW w:w="2628" w:type="dxa"/>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w:t>
            </w:r>
            <w:proofErr w:type="spellStart"/>
            <w:r w:rsidR="00224095" w:rsidRPr="00224095">
              <w:rPr>
                <w:rFonts w:asciiTheme="minorHAnsi" w:eastAsiaTheme="minorEastAsia" w:hAnsiTheme="minorHAnsi"/>
                <w:bCs/>
                <w:szCs w:val="20"/>
              </w:rPr>
              <w:t>multiproperties</w:t>
            </w:r>
            <w:proofErr w:type="spellEnd"/>
            <w:r w:rsidR="00224095" w:rsidRPr="00224095">
              <w:rPr>
                <w:rFonts w:asciiTheme="minorHAnsi" w:eastAsiaTheme="minorEastAsia" w:hAnsiTheme="minorHAnsi"/>
                <w:bCs/>
                <w:szCs w:val="20"/>
              </w:rPr>
              <w:t xml:space="preserve"> have a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list that is one values shorter than the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value. For this test case have the omitted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be </w:t>
            </w:r>
            <w:proofErr w:type="spellStart"/>
            <w:r w:rsidR="00224095" w:rsidRPr="00224095">
              <w:rPr>
                <w:rFonts w:asciiTheme="minorHAnsi" w:eastAsiaTheme="minorEastAsia" w:hAnsiTheme="minorHAnsi"/>
                <w:bCs/>
                <w:szCs w:val="20"/>
              </w:rPr>
              <w:t>colorgroup</w:t>
            </w:r>
            <w:proofErr w:type="spellEnd"/>
            <w:r w:rsidR="00224095" w:rsidRPr="00224095">
              <w:rPr>
                <w:rFonts w:asciiTheme="minorHAnsi" w:eastAsiaTheme="minorEastAsia" w:hAnsiTheme="minorHAnsi"/>
                <w:bCs/>
                <w:szCs w:val="20"/>
              </w:rPr>
              <w:t xml:space="preserve">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 xml:space="preserve">n </w:t>
            </w:r>
            <w:proofErr w:type="spellStart"/>
            <w:r w:rsidR="00125F23">
              <w:rPr>
                <w:rFonts w:asciiTheme="minorHAnsi" w:eastAsiaTheme="minorEastAsia" w:hAnsiTheme="minorHAnsi"/>
                <w:bCs/>
                <w:szCs w:val="20"/>
              </w:rPr>
              <w:t>multiproperties</w:t>
            </w:r>
            <w:proofErr w:type="spellEnd"/>
            <w:r w:rsidR="00125F23">
              <w:rPr>
                <w:rFonts w:asciiTheme="minorHAnsi" w:eastAsiaTheme="minorEastAsia" w:hAnsiTheme="minorHAnsi"/>
                <w:bCs/>
                <w:szCs w:val="20"/>
              </w:rPr>
              <w:t xml:space="preserve"> have a </w:t>
            </w:r>
            <w:proofErr w:type="spellStart"/>
            <w:r w:rsidR="00125F23">
              <w:rPr>
                <w:rFonts w:asciiTheme="minorHAnsi" w:eastAsiaTheme="minorEastAsia" w:hAnsiTheme="minorHAnsi"/>
                <w:bCs/>
                <w:szCs w:val="20"/>
              </w:rPr>
              <w:t>pindic</w:t>
            </w:r>
            <w:r w:rsidRPr="00224095">
              <w:rPr>
                <w:rFonts w:asciiTheme="minorHAnsi" w:eastAsiaTheme="minorEastAsia" w:hAnsiTheme="minorHAnsi"/>
                <w:bCs/>
                <w:szCs w:val="20"/>
              </w:rPr>
              <w:t>es</w:t>
            </w:r>
            <w:proofErr w:type="spellEnd"/>
            <w:r w:rsidRPr="00224095">
              <w:rPr>
                <w:rFonts w:asciiTheme="minorHAnsi" w:eastAsiaTheme="minorEastAsia" w:hAnsiTheme="minorHAnsi"/>
                <w:bCs/>
                <w:szCs w:val="20"/>
              </w:rPr>
              <w:t xml:space="preserve"> list that is one value shorter than the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w:t>
            </w:r>
            <w:proofErr w:type="spellStart"/>
            <w:r w:rsidRPr="00224095">
              <w:rPr>
                <w:rFonts w:asciiTheme="minorHAnsi" w:eastAsiaTheme="minorEastAsia" w:hAnsiTheme="minorHAnsi"/>
                <w:bCs/>
                <w:szCs w:val="20"/>
              </w:rPr>
              <w:t>pindices</w:t>
            </w:r>
            <w:proofErr w:type="spellEnd"/>
            <w:r w:rsidRPr="00224095">
              <w:rPr>
                <w:rFonts w:asciiTheme="minorHAnsi" w:eastAsiaTheme="minorEastAsia" w:hAnsiTheme="minorHAnsi"/>
                <w:bCs/>
                <w:szCs w:val="20"/>
              </w:rPr>
              <w:t xml:space="preserve"> value. For this test case have the omitted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w:t>
            </w:r>
            <w:proofErr w:type="spellStart"/>
            <w:r w:rsidRPr="00125F23">
              <w:rPr>
                <w:rFonts w:asciiTheme="minorHAnsi" w:eastAsiaTheme="minorEastAsia" w:hAnsiTheme="minorHAnsi"/>
                <w:bCs/>
                <w:szCs w:val="20"/>
              </w:rPr>
              <w:t>multiproperties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w:t>
            </w:r>
            <w:proofErr w:type="spellStart"/>
            <w:r w:rsidRPr="00125F23">
              <w:rPr>
                <w:rFonts w:asciiTheme="minorHAnsi" w:eastAsiaTheme="minorEastAsia" w:hAnsiTheme="minorHAnsi"/>
                <w:bCs/>
                <w:szCs w:val="20"/>
              </w:rPr>
              <w:t>pindices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 xml:space="preserve">greater that the number of </w:t>
            </w:r>
            <w:proofErr w:type="spellStart"/>
            <w:r w:rsidRPr="00125F23">
              <w:rPr>
                <w:rFonts w:asciiTheme="minorHAnsi" w:eastAsiaTheme="minorEastAsia" w:hAnsiTheme="minorHAnsi"/>
                <w:bCs/>
                <w:szCs w:val="20"/>
              </w:rPr>
              <w:t>pids</w:t>
            </w:r>
            <w:proofErr w:type="spellEnd"/>
            <w:r w:rsidRPr="00125F23">
              <w:rPr>
                <w:rFonts w:asciiTheme="minorHAnsi" w:eastAsiaTheme="minorEastAsia" w:hAnsiTheme="minorHAnsi"/>
                <w:bCs/>
                <w:szCs w:val="20"/>
              </w:rPr>
              <w:t xml:space="preserve">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r w:rsidR="00AB7CFE" w:rsidRPr="00F84397" w14:paraId="2A4FD732" w14:textId="77777777" w:rsidTr="00130FD1">
        <w:trPr>
          <w:trHeight w:val="56"/>
        </w:trPr>
        <w:tc>
          <w:tcPr>
            <w:tcW w:w="2628" w:type="dxa"/>
            <w:tcBorders>
              <w:bottom w:val="single" w:sz="4" w:space="0" w:color="auto"/>
            </w:tcBorders>
            <w:shd w:val="clear" w:color="auto" w:fill="D9D9D9" w:themeFill="background1" w:themeFillShade="D9"/>
          </w:tcPr>
          <w:p w14:paraId="41AC4E69" w14:textId="47BD904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A48EA44" w14:textId="585EA111" w:rsidR="00AB7CFE" w:rsidRPr="00F84397" w:rsidRDefault="007F1822" w:rsidP="00AB7CFE">
            <w:pPr>
              <w:rPr>
                <w:rFonts w:asciiTheme="minorHAnsi" w:eastAsiaTheme="minorEastAsia" w:hAnsiTheme="minorHAnsi"/>
                <w:b/>
                <w:bCs/>
                <w:szCs w:val="20"/>
              </w:rPr>
            </w:pPr>
            <w:hyperlink r:id="rId68" w:anchor="51-Multi" w:history="1">
              <w:r w:rsidR="00AB7CFE" w:rsidRPr="00667932">
                <w:rPr>
                  <w:rStyle w:val="Hyperlink"/>
                  <w:rFonts w:asciiTheme="minorHAnsi" w:eastAsiaTheme="minorEastAsia" w:hAnsiTheme="minorHAnsi"/>
                  <w:bCs/>
                  <w:szCs w:val="20"/>
                </w:rPr>
                <w:t>Link to Requirement in 3MF Specification</w:t>
              </w:r>
            </w:hyperlink>
          </w:p>
        </w:tc>
      </w:tr>
    </w:tbl>
    <w:p w14:paraId="586B6818" w14:textId="74904482" w:rsidR="00CA1A06" w:rsidRDefault="00CA1A06" w:rsidP="7E4BDF2E"/>
    <w:p w14:paraId="6F0C2FB3" w14:textId="01C99ED3" w:rsidR="00CA1A06" w:rsidRDefault="00F460C7" w:rsidP="003162C7">
      <w:pPr>
        <w:pStyle w:val="Heading3"/>
      </w:pPr>
      <w:r>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AB7CFE">
        <w:trPr>
          <w:trHeight w:val="56"/>
        </w:trPr>
        <w:tc>
          <w:tcPr>
            <w:tcW w:w="2628" w:type="dxa"/>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941B6BF" w14:textId="77777777" w:rsidTr="00130FD1">
        <w:trPr>
          <w:trHeight w:val="56"/>
        </w:trPr>
        <w:tc>
          <w:tcPr>
            <w:tcW w:w="2628" w:type="dxa"/>
            <w:tcBorders>
              <w:bottom w:val="single" w:sz="4" w:space="0" w:color="auto"/>
            </w:tcBorders>
            <w:shd w:val="clear" w:color="auto" w:fill="D9D9D9" w:themeFill="background1" w:themeFillShade="D9"/>
          </w:tcPr>
          <w:p w14:paraId="3067A5FB" w14:textId="4DA6357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575AC3" w14:textId="49797582" w:rsidR="00AB7CFE" w:rsidRPr="009422CA"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A64DC9">
              <w:rPr>
                <w:rFonts w:asciiTheme="minorHAnsi" w:eastAsiaTheme="minorEastAsia" w:hAnsiTheme="minorHAnsi"/>
                <w:bCs/>
                <w:szCs w:val="20"/>
              </w:rPr>
              <w:t xml:space="preserve"> no conformance id</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AB7CFE">
        <w:trPr>
          <w:trHeight w:val="56"/>
        </w:trPr>
        <w:tc>
          <w:tcPr>
            <w:tcW w:w="2628" w:type="dxa"/>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w:t>
            </w:r>
            <w:proofErr w:type="spellStart"/>
            <w:r w:rsidRPr="00D97DD9">
              <w:rPr>
                <w:rFonts w:asciiTheme="minorHAnsi" w:eastAsiaTheme="minorEastAsia" w:hAnsiTheme="minorHAnsi"/>
                <w:bCs/>
                <w:szCs w:val="20"/>
              </w:rPr>
              <w:t>colorgroups</w:t>
            </w:r>
            <w:proofErr w:type="spellEnd"/>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 xml:space="preserve">Paint one object with each of the defined </w:t>
            </w:r>
            <w:proofErr w:type="spellStart"/>
            <w:r w:rsidR="00F15FBB">
              <w:rPr>
                <w:rFonts w:asciiTheme="minorHAnsi" w:eastAsiaTheme="minorEastAsia" w:hAnsiTheme="minorHAnsi"/>
                <w:bCs/>
                <w:szCs w:val="20"/>
              </w:rPr>
              <w:t>colorgroups</w:t>
            </w:r>
            <w:proofErr w:type="spellEnd"/>
            <w:r w:rsidR="00F15FBB">
              <w:rPr>
                <w:rFonts w:asciiTheme="minorHAnsi" w:eastAsiaTheme="minorEastAsia" w:hAnsiTheme="minorHAnsi"/>
                <w:bCs/>
                <w:szCs w:val="20"/>
              </w:rPr>
              <w:t>.</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proofErr w:type="spellEnd"/>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w:t>
            </w:r>
            <w:proofErr w:type="spellStart"/>
            <w:r w:rsidR="006D7473">
              <w:rPr>
                <w:rFonts w:asciiTheme="minorHAnsi" w:eastAsiaTheme="minorEastAsia" w:hAnsiTheme="minorHAnsi"/>
                <w:bCs/>
                <w:szCs w:val="20"/>
              </w:rPr>
              <w:t>pids</w:t>
            </w:r>
            <w:proofErr w:type="spellEnd"/>
            <w:r w:rsidR="006D7473">
              <w:rPr>
                <w:rFonts w:asciiTheme="minorHAnsi" w:eastAsiaTheme="minorEastAsia" w:hAnsiTheme="minorHAnsi"/>
                <w:bCs/>
                <w:szCs w:val="20"/>
              </w:rPr>
              <w:t xml:space="preserve"> values</w:t>
            </w:r>
            <w:r w:rsidR="00F15FBB">
              <w:rPr>
                <w:rFonts w:asciiTheme="minorHAnsi" w:eastAsiaTheme="minorEastAsia" w:hAnsiTheme="minorHAnsi"/>
                <w:bCs/>
                <w:szCs w:val="20"/>
              </w:rPr>
              <w:t xml:space="preserve">. Paint one object with each of the </w:t>
            </w:r>
            <w:proofErr w:type="spellStart"/>
            <w:r w:rsidR="00F15FBB">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 xml:space="preserve">in one </w:t>
            </w:r>
            <w:proofErr w:type="spellStart"/>
            <w:r>
              <w:rPr>
                <w:rFonts w:asciiTheme="minorHAnsi" w:eastAsiaTheme="minorEastAsia" w:hAnsiTheme="minorHAnsi"/>
                <w:bCs/>
                <w:szCs w:val="20"/>
              </w:rPr>
              <w:t>multiproperties</w:t>
            </w:r>
            <w:proofErr w:type="spellEnd"/>
            <w:r w:rsidR="00E33B38">
              <w:rPr>
                <w:rFonts w:asciiTheme="minorHAnsi" w:eastAsiaTheme="minorEastAsia" w:hAnsiTheme="minorHAnsi"/>
                <w:bCs/>
                <w:szCs w:val="20"/>
              </w:rPr>
              <w:t xml:space="preserve"> with two </w:t>
            </w:r>
            <w:proofErr w:type="spellStart"/>
            <w:r w:rsidR="00E33B38">
              <w:rPr>
                <w:rFonts w:asciiTheme="minorHAnsi" w:eastAsiaTheme="minorEastAsia" w:hAnsiTheme="minorHAnsi"/>
                <w:bCs/>
                <w:szCs w:val="20"/>
              </w:rPr>
              <w:t>pids</w:t>
            </w:r>
            <w:proofErr w:type="spellEnd"/>
            <w:r w:rsidR="00E33B38">
              <w:rPr>
                <w:rFonts w:asciiTheme="minorHAnsi" w:eastAsiaTheme="minorEastAsia" w:hAnsiTheme="minorHAnsi"/>
                <w:bCs/>
                <w:szCs w:val="20"/>
              </w:rPr>
              <w:t xml:space="preserve">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w:t>
            </w:r>
            <w:proofErr w:type="spellStart"/>
            <w:r w:rsidR="00F15FBB">
              <w:rPr>
                <w:rFonts w:asciiTheme="minorHAnsi" w:eastAsiaTheme="minorEastAsia" w:hAnsiTheme="minorHAnsi"/>
                <w:bCs/>
                <w:szCs w:val="20"/>
              </w:rPr>
              <w:t>multiproperties</w:t>
            </w:r>
            <w:proofErr w:type="spellEnd"/>
            <w:r w:rsidR="00F15FBB">
              <w:rPr>
                <w:rFonts w:asciiTheme="minorHAnsi" w:eastAsiaTheme="minorEastAsia" w:hAnsiTheme="minorHAnsi"/>
                <w:bCs/>
                <w:szCs w:val="20"/>
              </w:rPr>
              <w:t xml:space="preserve">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w:t>
            </w:r>
            <w:proofErr w:type="spellStart"/>
            <w:r w:rsidR="001E6949" w:rsidRPr="001E6949">
              <w:rPr>
                <w:rFonts w:asciiTheme="minorHAnsi" w:eastAsiaTheme="minorEastAsia" w:hAnsiTheme="minorHAnsi"/>
                <w:bCs/>
                <w:szCs w:val="20"/>
              </w:rPr>
              <w:t>multiproperties</w:t>
            </w:r>
            <w:proofErr w:type="spellEnd"/>
            <w:r w:rsidR="001E6949" w:rsidRPr="001E6949">
              <w:rPr>
                <w:rFonts w:asciiTheme="minorHAnsi" w:eastAsiaTheme="minorEastAsia" w:hAnsiTheme="minorHAnsi"/>
                <w:bCs/>
                <w:szCs w:val="20"/>
              </w:rPr>
              <w:t xml:space="preserve">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proofErr w:type="spellStart"/>
            <w:r w:rsidRPr="001E6949">
              <w:rPr>
                <w:rFonts w:asciiTheme="minorHAnsi" w:eastAsiaTheme="minorEastAsia" w:hAnsiTheme="minorHAnsi"/>
                <w:bCs/>
                <w:szCs w:val="20"/>
              </w:rPr>
              <w:t>pids</w:t>
            </w:r>
            <w:proofErr w:type="spellEnd"/>
            <w:r w:rsidRPr="001E6949">
              <w:rPr>
                <w:rFonts w:asciiTheme="minorHAnsi" w:eastAsiaTheme="minorEastAsia" w:hAnsiTheme="minorHAnsi"/>
                <w:bCs/>
                <w:szCs w:val="20"/>
              </w:rPr>
              <w:t xml:space="preserve"> and </w:t>
            </w:r>
            <w:proofErr w:type="spellStart"/>
            <w:r w:rsidRPr="001E6949">
              <w:rPr>
                <w:rFonts w:asciiTheme="minorHAnsi" w:eastAsiaTheme="minorEastAsia" w:hAnsiTheme="minorHAnsi"/>
                <w:bCs/>
                <w:szCs w:val="20"/>
              </w:rPr>
              <w:t>pind</w:t>
            </w:r>
            <w:r w:rsidR="001E6949" w:rsidRPr="001E6949">
              <w:rPr>
                <w:rFonts w:asciiTheme="minorHAnsi" w:eastAsiaTheme="minorEastAsia" w:hAnsiTheme="minorHAnsi"/>
                <w:bCs/>
                <w:szCs w:val="20"/>
              </w:rPr>
              <w:t>ices</w:t>
            </w:r>
            <w:proofErr w:type="spellEnd"/>
            <w:r w:rsidR="00F15FBB">
              <w:rPr>
                <w:rFonts w:asciiTheme="minorHAnsi" w:eastAsiaTheme="minorEastAsia" w:hAnsiTheme="minorHAnsi"/>
                <w:bCs/>
                <w:szCs w:val="20"/>
              </w:rPr>
              <w:t xml:space="preserve">. The same texture </w:t>
            </w:r>
            <w:proofErr w:type="spellStart"/>
            <w:r w:rsidR="00F15FBB">
              <w:rPr>
                <w:rFonts w:asciiTheme="minorHAnsi" w:eastAsiaTheme="minorEastAsia" w:hAnsiTheme="minorHAnsi"/>
                <w:bCs/>
                <w:szCs w:val="20"/>
              </w:rPr>
              <w:t>pids</w:t>
            </w:r>
            <w:proofErr w:type="spellEnd"/>
            <w:r w:rsidR="00F15FBB">
              <w:rPr>
                <w:rFonts w:asciiTheme="minorHAnsi" w:eastAsiaTheme="minorEastAsia" w:hAnsiTheme="minorHAnsi"/>
                <w:bCs/>
                <w:szCs w:val="20"/>
              </w:rPr>
              <w:t xml:space="preserve">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E0E4A90" w14:textId="77777777" w:rsidTr="00130FD1">
        <w:trPr>
          <w:trHeight w:val="56"/>
        </w:trPr>
        <w:tc>
          <w:tcPr>
            <w:tcW w:w="2628" w:type="dxa"/>
            <w:tcBorders>
              <w:bottom w:val="single" w:sz="4" w:space="0" w:color="auto"/>
            </w:tcBorders>
            <w:shd w:val="clear" w:color="auto" w:fill="D9D9D9" w:themeFill="background1" w:themeFillShade="D9"/>
          </w:tcPr>
          <w:p w14:paraId="72C0C7E7" w14:textId="7F17A80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8C1CE25" w14:textId="36633A5A" w:rsidR="00AB7CFE" w:rsidRPr="00D97DD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2427E">
              <w:rPr>
                <w:rFonts w:asciiTheme="minorHAnsi" w:eastAsiaTheme="minorEastAsia" w:hAnsiTheme="minorHAnsi"/>
                <w:bCs/>
                <w:szCs w:val="20"/>
              </w:rPr>
              <w:t xml:space="preserve">  N/A</w:t>
            </w:r>
          </w:p>
        </w:tc>
      </w:tr>
    </w:tbl>
    <w:p w14:paraId="3899600A" w14:textId="77777777" w:rsidR="00CA1A06" w:rsidRDefault="00CA1A06" w:rsidP="7E4BDF2E"/>
    <w:p w14:paraId="15600503" w14:textId="71A3E44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3EA19F2E" w14:textId="33D5FDE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AB7CFE">
        <w:trPr>
          <w:trHeight w:val="56"/>
        </w:trPr>
        <w:tc>
          <w:tcPr>
            <w:tcW w:w="2628" w:type="dxa"/>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9392EA3" w14:textId="77777777" w:rsidTr="00130FD1">
        <w:trPr>
          <w:trHeight w:val="56"/>
        </w:trPr>
        <w:tc>
          <w:tcPr>
            <w:tcW w:w="2628" w:type="dxa"/>
            <w:tcBorders>
              <w:bottom w:val="single" w:sz="4" w:space="0" w:color="auto"/>
            </w:tcBorders>
            <w:shd w:val="clear" w:color="auto" w:fill="D9D9D9" w:themeFill="background1" w:themeFillShade="D9"/>
          </w:tcPr>
          <w:p w14:paraId="3A6FE11B" w14:textId="27734FC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1B8E90" w14:textId="1FDF982F"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A794F">
              <w:rPr>
                <w:rFonts w:asciiTheme="minorHAnsi" w:eastAsiaTheme="minorEastAsia" w:hAnsiTheme="minorHAnsi"/>
                <w:bCs/>
                <w:szCs w:val="20"/>
              </w:rPr>
              <w:t xml:space="preserve"> N/A</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w:t>
            </w:r>
            <w:proofErr w:type="gramStart"/>
            <w:r>
              <w:rPr>
                <w:rFonts w:asciiTheme="minorHAnsi" w:hAnsiTheme="minorHAnsi"/>
                <w:szCs w:val="20"/>
              </w:rPr>
              <w:t>as long as</w:t>
            </w:r>
            <w:proofErr w:type="gramEnd"/>
            <w:r>
              <w:rPr>
                <w:rFonts w:asciiTheme="minorHAnsi" w:hAnsiTheme="minorHAnsi"/>
                <w:szCs w:val="20"/>
              </w:rPr>
              <w:t xml:space="preserve">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AB7CFE">
        <w:trPr>
          <w:trHeight w:val="56"/>
        </w:trPr>
        <w:tc>
          <w:tcPr>
            <w:tcW w:w="2628" w:type="dxa"/>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w:t>
            </w:r>
            <w:proofErr w:type="gramStart"/>
            <w:r w:rsidR="005B2DB8" w:rsidRPr="005B2DB8">
              <w:rPr>
                <w:rFonts w:asciiTheme="minorHAnsi" w:eastAsiaTheme="minorEastAsia" w:hAnsiTheme="minorHAnsi"/>
                <w:bCs/>
                <w:szCs w:val="20"/>
              </w:rPr>
              <w:t>resources</w:t>
            </w:r>
            <w:proofErr w:type="gramEnd"/>
            <w:r w:rsidR="005B2DB8" w:rsidRPr="005B2DB8">
              <w:rPr>
                <w:rFonts w:asciiTheme="minorHAnsi" w:eastAsiaTheme="minorEastAsia" w:hAnsiTheme="minorHAnsi"/>
                <w:bCs/>
                <w:szCs w:val="20"/>
              </w:rPr>
              <w:t xml:space="preserve"> element: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xml:space="preserve">, texture2d,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C877095" w14:textId="77777777" w:rsidTr="00130FD1">
        <w:trPr>
          <w:trHeight w:val="56"/>
        </w:trPr>
        <w:tc>
          <w:tcPr>
            <w:tcW w:w="2628" w:type="dxa"/>
            <w:tcBorders>
              <w:bottom w:val="single" w:sz="4" w:space="0" w:color="auto"/>
            </w:tcBorders>
            <w:shd w:val="clear" w:color="auto" w:fill="D9D9D9" w:themeFill="background1" w:themeFillShade="D9"/>
          </w:tcPr>
          <w:p w14:paraId="7F221F05" w14:textId="29851D2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B0CFE5F" w14:textId="706A2FCB"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AB7CFE">
        <w:trPr>
          <w:trHeight w:val="56"/>
        </w:trPr>
        <w:tc>
          <w:tcPr>
            <w:tcW w:w="2628" w:type="dxa"/>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10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34A2594" w14:textId="77777777" w:rsidTr="00130FD1">
        <w:trPr>
          <w:trHeight w:val="56"/>
        </w:trPr>
        <w:tc>
          <w:tcPr>
            <w:tcW w:w="2628" w:type="dxa"/>
            <w:tcBorders>
              <w:bottom w:val="single" w:sz="4" w:space="0" w:color="auto"/>
            </w:tcBorders>
            <w:shd w:val="clear" w:color="auto" w:fill="D9D9D9" w:themeFill="background1" w:themeFillShade="D9"/>
          </w:tcPr>
          <w:p w14:paraId="7C95A586" w14:textId="4802525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FBF09B" w14:textId="6FAB69AE" w:rsidR="00AB7CFE" w:rsidRPr="0087146B"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AB7CFE">
        <w:trPr>
          <w:trHeight w:val="56"/>
        </w:trPr>
        <w:tc>
          <w:tcPr>
            <w:tcW w:w="2628" w:type="dxa"/>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751D0D8E" w14:textId="77777777" w:rsidTr="00130FD1">
        <w:trPr>
          <w:trHeight w:val="56"/>
        </w:trPr>
        <w:tc>
          <w:tcPr>
            <w:tcW w:w="2628" w:type="dxa"/>
            <w:tcBorders>
              <w:bottom w:val="single" w:sz="4" w:space="0" w:color="auto"/>
            </w:tcBorders>
            <w:shd w:val="clear" w:color="auto" w:fill="D9D9D9" w:themeFill="background1" w:themeFillShade="D9"/>
          </w:tcPr>
          <w:p w14:paraId="1D0F620F" w14:textId="45D1EF7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231A1E7" w14:textId="13271E65" w:rsidR="00AB7CFE" w:rsidRPr="002F75DD"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N/A</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AB7CFE">
        <w:trPr>
          <w:trHeight w:val="56"/>
        </w:trPr>
        <w:tc>
          <w:tcPr>
            <w:tcW w:w="2628" w:type="dxa"/>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 xml:space="preserve">F) as part of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 xml:space="preserve">Use a gradient as the 2nd layer in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r w:rsidR="00AB7CFE" w:rsidRPr="00F84397" w14:paraId="4C8A3517" w14:textId="77777777" w:rsidTr="00130FD1">
        <w:trPr>
          <w:trHeight w:val="56"/>
        </w:trPr>
        <w:tc>
          <w:tcPr>
            <w:tcW w:w="2628" w:type="dxa"/>
            <w:tcBorders>
              <w:bottom w:val="single" w:sz="4" w:space="0" w:color="auto"/>
            </w:tcBorders>
            <w:shd w:val="clear" w:color="auto" w:fill="D9D9D9" w:themeFill="background1" w:themeFillShade="D9"/>
          </w:tcPr>
          <w:p w14:paraId="609237E5" w14:textId="0AFF624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77371D" w14:textId="7181AE68"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D257E7">
              <w:rPr>
                <w:rFonts w:asciiTheme="minorHAnsi" w:eastAsiaTheme="minorEastAsia" w:hAnsiTheme="minorHAnsi"/>
                <w:bCs/>
                <w:szCs w:val="20"/>
              </w:rPr>
              <w:t xml:space="preserve"> N/A</w:t>
            </w: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AB7CFE">
        <w:trPr>
          <w:trHeight w:val="56"/>
        </w:trPr>
        <w:tc>
          <w:tcPr>
            <w:tcW w:w="2628" w:type="dxa"/>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proofErr w:type="spellStart"/>
            <w:r w:rsidRPr="00772EB7">
              <w:rPr>
                <w:rFonts w:asciiTheme="minorHAnsi" w:eastAsiaTheme="minorEastAsia" w:hAnsiTheme="minorHAnsi"/>
                <w:bCs/>
                <w:szCs w:val="20"/>
              </w:rPr>
              <w:t>Multiproperties</w:t>
            </w:r>
            <w:proofErr w:type="spellEnd"/>
            <w:r w:rsidRPr="00772EB7">
              <w:rPr>
                <w:rFonts w:asciiTheme="minorHAnsi" w:eastAsiaTheme="minorEastAsia" w:hAnsiTheme="minorHAnsi"/>
                <w:bCs/>
                <w:szCs w:val="20"/>
              </w:rPr>
              <w:t xml:space="preserve"> with second layer with </w:t>
            </w:r>
            <w:proofErr w:type="spellStart"/>
            <w:r w:rsidRPr="00772EB7">
              <w:rPr>
                <w:rFonts w:asciiTheme="minorHAnsi" w:eastAsiaTheme="minorEastAsia" w:hAnsiTheme="minorHAnsi"/>
                <w:bCs/>
                <w:szCs w:val="20"/>
              </w:rPr>
              <w:t>tilestyle</w:t>
            </w:r>
            <w:proofErr w:type="spellEnd"/>
            <w:r w:rsidRPr="00772EB7">
              <w:rPr>
                <w:rFonts w:asciiTheme="minorHAnsi" w:eastAsiaTheme="minorEastAsia" w:hAnsiTheme="minorHAnsi"/>
                <w:bCs/>
                <w:szCs w:val="20"/>
              </w:rPr>
              <w:t xml:space="preserv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r w:rsidR="00AB7CFE" w:rsidRPr="00F84397" w14:paraId="30D7DEC1" w14:textId="77777777" w:rsidTr="00130FD1">
        <w:trPr>
          <w:trHeight w:val="56"/>
        </w:trPr>
        <w:tc>
          <w:tcPr>
            <w:tcW w:w="2628" w:type="dxa"/>
            <w:tcBorders>
              <w:bottom w:val="single" w:sz="4" w:space="0" w:color="auto"/>
            </w:tcBorders>
            <w:shd w:val="clear" w:color="auto" w:fill="D9D9D9" w:themeFill="background1" w:themeFillShade="D9"/>
          </w:tcPr>
          <w:p w14:paraId="7112D14D" w14:textId="369D3E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F46BC8" w14:textId="27321817" w:rsidR="00AB7CFE" w:rsidRPr="00CF5648"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blank</w:t>
            </w: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7C1D3F92" w14:textId="33E551B2" w:rsidR="00F864FC" w:rsidRPr="0041707B"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31677BD7" w14:textId="45A05B8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2C72E425" w14:textId="77777777" w:rsidTr="00AB7CFE">
        <w:trPr>
          <w:trHeight w:val="56"/>
        </w:trPr>
        <w:tc>
          <w:tcPr>
            <w:tcW w:w="2628" w:type="dxa"/>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w:t>
            </w:r>
            <w:proofErr w:type="spellStart"/>
            <w:r w:rsidR="009B4FC4" w:rsidRP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eastAsiaTheme="minorEastAsia" w:hAnsiTheme="minorHAnsi"/>
                <w:bCs/>
                <w:szCs w:val="20"/>
              </w:rPr>
              <w:t>multiproperties</w:t>
            </w:r>
            <w:proofErr w:type="spellEnd"/>
            <w:r w:rsidR="00F5490E">
              <w:rPr>
                <w:rFonts w:asciiTheme="minorHAnsi" w:eastAsiaTheme="minorEastAsia" w:hAnsiTheme="minorHAnsi"/>
                <w:bCs/>
                <w:szCs w:val="20"/>
              </w:rPr>
              <w:t xml:space="preserve">, then paint at least 1 triangle on the same object with each </w:t>
            </w:r>
            <w:proofErr w:type="spellStart"/>
            <w:r w:rsidR="00EB7486">
              <w:rPr>
                <w:rFonts w:asciiTheme="minorHAnsi" w:eastAsiaTheme="minorEastAsia" w:hAnsiTheme="minorHAnsi"/>
                <w:bCs/>
                <w:szCs w:val="20"/>
              </w:rPr>
              <w:t>multiproperties</w:t>
            </w:r>
            <w:proofErr w:type="spellEnd"/>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r w:rsidR="00AB7CFE" w:rsidRPr="00F84397" w14:paraId="0F87DCD5" w14:textId="77777777" w:rsidTr="00F227DA">
        <w:trPr>
          <w:trHeight w:val="56"/>
        </w:trPr>
        <w:tc>
          <w:tcPr>
            <w:tcW w:w="2628" w:type="dxa"/>
            <w:tcBorders>
              <w:bottom w:val="single" w:sz="4" w:space="0" w:color="auto"/>
            </w:tcBorders>
            <w:shd w:val="clear" w:color="auto" w:fill="D9D9D9" w:themeFill="background1" w:themeFillShade="D9"/>
          </w:tcPr>
          <w:p w14:paraId="2D769F68" w14:textId="323EB38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CE1852" w14:textId="6BE2BD0E" w:rsidR="00AB7CFE" w:rsidRPr="004C19D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AB7CFE">
        <w:trPr>
          <w:trHeight w:val="56"/>
        </w:trPr>
        <w:tc>
          <w:tcPr>
            <w:tcW w:w="2628" w:type="dxa"/>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w:t>
            </w:r>
            <w:proofErr w:type="spellStart"/>
            <w:r w:rsidR="00EB7486" w:rsidRPr="006951C4">
              <w:rPr>
                <w:rFonts w:asciiTheme="minorHAnsi" w:eastAsiaTheme="minorEastAsia" w:hAnsiTheme="minorHAnsi"/>
                <w:bCs/>
                <w:szCs w:val="20"/>
              </w:rPr>
              <w:t>png</w:t>
            </w:r>
            <w:proofErr w:type="spellEnd"/>
            <w:r w:rsidR="00EB7486" w:rsidRPr="006951C4">
              <w:rPr>
                <w:rFonts w:asciiTheme="minorHAnsi" w:eastAsiaTheme="minorEastAsia" w:hAnsiTheme="minorHAnsi"/>
                <w:bCs/>
                <w:szCs w:val="20"/>
              </w:rPr>
              <w:t xml:space="preserve">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proofErr w:type="spellStart"/>
            <w:r w:rsidRPr="006951C4">
              <w:rPr>
                <w:rFonts w:asciiTheme="minorHAnsi" w:eastAsiaTheme="minorEastAsia" w:hAnsiTheme="minorHAnsi"/>
                <w:bCs/>
                <w:szCs w:val="20"/>
              </w:rPr>
              <w:t>multiproperties</w:t>
            </w:r>
            <w:proofErr w:type="spellEnd"/>
            <w:r w:rsidR="00EB7486" w:rsidRPr="006951C4">
              <w:rPr>
                <w:rFonts w:asciiTheme="minorHAnsi" w:eastAsiaTheme="minorEastAsia" w:hAnsiTheme="minorHAnsi"/>
                <w:bCs/>
                <w:szCs w:val="20"/>
              </w:rPr>
              <w:t xml:space="preserve"> such that the alpha behavior of the </w:t>
            </w:r>
            <w:proofErr w:type="spellStart"/>
            <w:r w:rsidR="001D2E99">
              <w:rPr>
                <w:rFonts w:asciiTheme="minorHAnsi" w:eastAsiaTheme="minorEastAsia" w:hAnsiTheme="minorHAnsi"/>
                <w:bCs/>
                <w:szCs w:val="20"/>
              </w:rPr>
              <w:t>png</w:t>
            </w:r>
            <w:proofErr w:type="spellEnd"/>
            <w:r w:rsidR="001D2E99">
              <w:rPr>
                <w:rFonts w:asciiTheme="minorHAnsi" w:eastAsiaTheme="minorEastAsia" w:hAnsiTheme="minorHAnsi"/>
                <w:bCs/>
                <w:szCs w:val="20"/>
              </w:rPr>
              <w:t xml:space="preserve">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proofErr w:type="spellStart"/>
            <w:r w:rsidR="00715812" w:rsidRPr="00715812">
              <w:rPr>
                <w:rFonts w:asciiTheme="minorHAnsi" w:eastAsiaTheme="minorEastAsia" w:hAnsiTheme="minorHAnsi"/>
                <w:bCs/>
                <w:szCs w:val="20"/>
              </w:rPr>
              <w:t>png</w:t>
            </w:r>
            <w:proofErr w:type="spellEnd"/>
            <w:r w:rsidR="00715812" w:rsidRPr="00715812">
              <w:rPr>
                <w:rFonts w:asciiTheme="minorHAnsi" w:eastAsiaTheme="minorEastAsia" w:hAnsiTheme="minorHAnsi"/>
                <w:bCs/>
                <w:szCs w:val="20"/>
              </w:rPr>
              <w:t xml:space="preserve">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r w:rsidR="00AB7CFE" w:rsidRPr="00F84397" w14:paraId="58BA3434" w14:textId="77777777" w:rsidTr="00F227DA">
        <w:trPr>
          <w:trHeight w:val="56"/>
        </w:trPr>
        <w:tc>
          <w:tcPr>
            <w:tcW w:w="2628" w:type="dxa"/>
            <w:tcBorders>
              <w:bottom w:val="single" w:sz="4" w:space="0" w:color="auto"/>
            </w:tcBorders>
            <w:shd w:val="clear" w:color="auto" w:fill="D9D9D9" w:themeFill="background1" w:themeFillShade="D9"/>
          </w:tcPr>
          <w:p w14:paraId="001BC6A5" w14:textId="27A48FC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4A067C8" w14:textId="52A99A14"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AB7CFE">
        <w:trPr>
          <w:trHeight w:val="56"/>
        </w:trPr>
        <w:tc>
          <w:tcPr>
            <w:tcW w:w="2628" w:type="dxa"/>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proofErr w:type="spellStart"/>
            <w:r w:rsidR="001D2E99" w:rsidRPr="001D2E99">
              <w:rPr>
                <w:rFonts w:asciiTheme="minorHAnsi" w:eastAsiaTheme="minorEastAsia" w:hAnsiTheme="minorHAnsi"/>
                <w:bCs/>
                <w:szCs w:val="20"/>
              </w:rPr>
              <w:t>Multiproperties</w:t>
            </w:r>
            <w:proofErr w:type="spellEnd"/>
            <w:r w:rsidR="001D2E99" w:rsidRPr="001D2E99">
              <w:rPr>
                <w:rFonts w:asciiTheme="minorHAnsi" w:eastAsiaTheme="minorEastAsia" w:hAnsiTheme="minorHAnsi"/>
                <w:bCs/>
                <w:szCs w:val="20"/>
              </w:rPr>
              <w:t xml:space="preserve"> with only one property</w:t>
            </w:r>
            <w:r>
              <w:rPr>
                <w:rFonts w:asciiTheme="minorHAnsi" w:eastAsiaTheme="minorEastAsia" w:hAnsiTheme="minorHAnsi"/>
                <w:bCs/>
                <w:szCs w:val="20"/>
              </w:rPr>
              <w:t xml:space="preserve"> defined in </w:t>
            </w:r>
            <w:proofErr w:type="spellStart"/>
            <w:r>
              <w:rPr>
                <w:rFonts w:asciiTheme="minorHAnsi" w:eastAsiaTheme="minorEastAsia" w:hAnsiTheme="minorHAnsi"/>
                <w:bCs/>
                <w:szCs w:val="20"/>
              </w:rPr>
              <w:t>pids</w:t>
            </w:r>
            <w:proofErr w:type="spellEnd"/>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w:t>
            </w:r>
            <w:proofErr w:type="spellStart"/>
            <w:r w:rsidRPr="001D2E99">
              <w:rPr>
                <w:rFonts w:asciiTheme="minorHAnsi" w:eastAsiaTheme="minorEastAsia" w:hAnsiTheme="minorHAnsi"/>
                <w:bCs/>
                <w:szCs w:val="20"/>
              </w:rPr>
              <w:t>pids</w:t>
            </w:r>
            <w:proofErr w:type="spellEnd"/>
            <w:r w:rsidRPr="001D2E99">
              <w:rPr>
                <w:rFonts w:asciiTheme="minorHAnsi" w:eastAsiaTheme="minorEastAsia" w:hAnsiTheme="minorHAnsi"/>
                <w:bCs/>
                <w:szCs w:val="20"/>
              </w:rPr>
              <w:t>/</w:t>
            </w:r>
            <w:proofErr w:type="spellStart"/>
            <w:r w:rsidRPr="001D2E99">
              <w:rPr>
                <w:rFonts w:asciiTheme="minorHAnsi" w:eastAsiaTheme="minorEastAsia" w:hAnsiTheme="minorHAnsi"/>
                <w:bCs/>
                <w:szCs w:val="20"/>
              </w:rPr>
              <w:t>pindex</w:t>
            </w:r>
            <w:proofErr w:type="spellEnd"/>
            <w:r w:rsidRPr="001D2E99">
              <w:rPr>
                <w:rFonts w:asciiTheme="minorHAnsi" w:eastAsiaTheme="minorEastAsia" w:hAnsiTheme="minorHAnsi"/>
                <w:bCs/>
                <w:szCs w:val="20"/>
              </w:rPr>
              <w:t xml:space="preserve"> reference in </w:t>
            </w:r>
            <w:proofErr w:type="spellStart"/>
            <w:r w:rsidRPr="001D2E99">
              <w:rPr>
                <w:rFonts w:asciiTheme="minorHAnsi" w:eastAsiaTheme="minorEastAsia" w:hAnsiTheme="minorHAnsi"/>
                <w:bCs/>
                <w:szCs w:val="20"/>
              </w:rPr>
              <w:t>multiproperties</w:t>
            </w:r>
            <w:proofErr w:type="spellEnd"/>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r w:rsidR="00AB7CFE" w:rsidRPr="00F84397" w14:paraId="6E22D428" w14:textId="77777777" w:rsidTr="00F227DA">
        <w:trPr>
          <w:trHeight w:val="56"/>
        </w:trPr>
        <w:tc>
          <w:tcPr>
            <w:tcW w:w="2628" w:type="dxa"/>
            <w:tcBorders>
              <w:bottom w:val="single" w:sz="4" w:space="0" w:color="auto"/>
            </w:tcBorders>
            <w:shd w:val="clear" w:color="auto" w:fill="D9D9D9" w:themeFill="background1" w:themeFillShade="D9"/>
          </w:tcPr>
          <w:p w14:paraId="4BDA9B59" w14:textId="7EBDFAC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C867AD4" w14:textId="778A1BD0" w:rsidR="00AB7CFE" w:rsidRPr="001D2E9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240D4D">
              <w:rPr>
                <w:rFonts w:asciiTheme="minorHAnsi" w:eastAsiaTheme="minorEastAsia" w:hAnsiTheme="minorHAnsi"/>
                <w:bCs/>
                <w:szCs w:val="20"/>
              </w:rPr>
              <w:t xml:space="preserve"> N/A</w:t>
            </w: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and </w:t>
            </w:r>
            <w:proofErr w:type="spellStart"/>
            <w:r>
              <w:rPr>
                <w:rFonts w:asciiTheme="minorHAnsi" w:eastAsiaTheme="minorEastAsia" w:hAnsiTheme="minorHAnsi"/>
                <w:bCs/>
                <w:szCs w:val="20"/>
              </w:rPr>
              <w:t>tilestyle</w:t>
            </w:r>
            <w:r w:rsidRPr="00F227DA">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w:t>
            </w:r>
            <w:proofErr w:type="spellStart"/>
            <w:r w:rsidRPr="00F227DA">
              <w:rPr>
                <w:rFonts w:asciiTheme="minorHAnsi" w:eastAsiaTheme="minorEastAsia" w:hAnsiTheme="minorHAnsi"/>
                <w:bCs/>
                <w:szCs w:val="20"/>
              </w:rPr>
              <w:t>tilestylev</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tilestyleu</w:t>
            </w:r>
            <w:proofErr w:type="spellEnd"/>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attribute without the box 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u</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Pr>
                <w:rFonts w:asciiTheme="minorHAnsi" w:eastAsiaTheme="minorEastAsia" w:hAnsiTheme="minorHAnsi"/>
                <w:bCs/>
                <w:szCs w:val="20"/>
              </w:rPr>
              <w:t xml:space="preserve">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4B6742" w:rsidRDefault="00F227DA" w:rsidP="00F227DA">
            <w:pPr>
              <w:rPr>
                <w:rFonts w:asciiTheme="minorHAnsi" w:eastAsiaTheme="minorEastAsia" w:hAnsiTheme="minorHAnsi"/>
                <w:bCs/>
                <w:szCs w:val="20"/>
                <w:lang w:val="es-ES_tradnl"/>
              </w:rPr>
            </w:pPr>
            <w:r w:rsidRPr="00F227DA">
              <w:rPr>
                <w:rFonts w:asciiTheme="minorHAnsi" w:eastAsiaTheme="minorEastAsia" w:hAnsiTheme="minorHAnsi"/>
                <w:bCs/>
                <w:szCs w:val="20"/>
              </w:rPr>
              <w:tab/>
            </w:r>
            <w:r w:rsidR="00844BE0" w:rsidRPr="004B6742">
              <w:rPr>
                <w:rFonts w:asciiTheme="minorHAnsi" w:eastAsiaTheme="minorEastAsia" w:hAnsiTheme="minorHAnsi"/>
                <w:b/>
                <w:bCs/>
                <w:szCs w:val="20"/>
                <w:lang w:val="es-ES_tradnl"/>
              </w:rPr>
              <w:t>09</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mirror</w:t>
            </w:r>
            <w:proofErr w:type="spellEnd"/>
          </w:p>
          <w:p w14:paraId="59BF6E63" w14:textId="5D015E9B"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0</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clamp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1FFAA608" w14:textId="3E0805A1"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1</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wrap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mirror</w:t>
            </w:r>
            <w:proofErr w:type="spellEnd"/>
          </w:p>
          <w:p w14:paraId="6DC04C95" w14:textId="210564E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2</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wrap</w:t>
            </w:r>
            <w:proofErr w:type="spellEnd"/>
          </w:p>
          <w:p w14:paraId="0546DB81" w14:textId="44019BBF"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3</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clamp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wrap</w:t>
            </w:r>
            <w:proofErr w:type="spellEnd"/>
          </w:p>
          <w:p w14:paraId="0A5FA295" w14:textId="069D88DE"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4</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wrap</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11ECE2E2" w14:textId="05ADAB14" w:rsidR="00F227DA" w:rsidRPr="004B6742" w:rsidRDefault="00F227DA" w:rsidP="00F227DA">
            <w:pPr>
              <w:rPr>
                <w:rFonts w:asciiTheme="minorHAnsi" w:eastAsiaTheme="minorEastAsia" w:hAnsiTheme="minorHAnsi"/>
                <w:bCs/>
                <w:szCs w:val="20"/>
                <w:lang w:val="es-ES_tradnl"/>
              </w:rPr>
            </w:pPr>
            <w:r w:rsidRPr="004B6742">
              <w:rPr>
                <w:rFonts w:asciiTheme="minorHAnsi" w:eastAsiaTheme="minorEastAsia" w:hAnsiTheme="minorHAnsi"/>
                <w:bCs/>
                <w:szCs w:val="20"/>
                <w:lang w:val="es-ES_tradnl"/>
              </w:rPr>
              <w:tab/>
            </w:r>
            <w:r w:rsidRPr="004B6742">
              <w:rPr>
                <w:rFonts w:asciiTheme="minorHAnsi" w:eastAsiaTheme="minorEastAsia" w:hAnsiTheme="minorHAnsi"/>
                <w:b/>
                <w:bCs/>
                <w:szCs w:val="20"/>
                <w:lang w:val="es-ES_tradnl"/>
              </w:rPr>
              <w:t>1</w:t>
            </w:r>
            <w:r w:rsidR="00844BE0" w:rsidRPr="004B6742">
              <w:rPr>
                <w:rFonts w:asciiTheme="minorHAnsi" w:eastAsiaTheme="minorEastAsia" w:hAnsiTheme="minorHAnsi"/>
                <w:b/>
                <w:bCs/>
                <w:szCs w:val="20"/>
                <w:lang w:val="es-ES_tradnl"/>
              </w:rPr>
              <w:t>5</w:t>
            </w:r>
            <w:r w:rsidR="00054D02"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 xml:space="preserve">- </w:t>
            </w:r>
            <w:proofErr w:type="spellStart"/>
            <w:r w:rsidR="002C2157" w:rsidRPr="004B6742">
              <w:rPr>
                <w:rFonts w:asciiTheme="minorHAnsi" w:eastAsiaTheme="minorEastAsia" w:hAnsiTheme="minorHAnsi"/>
                <w:bCs/>
                <w:szCs w:val="20"/>
                <w:lang w:val="es-ES_tradnl"/>
              </w:rPr>
              <w:t>Texture</w:t>
            </w:r>
            <w:proofErr w:type="spellEnd"/>
            <w:r w:rsidR="002C2157" w:rsidRPr="004B6742">
              <w:rPr>
                <w:rFonts w:asciiTheme="minorHAnsi" w:eastAsiaTheme="minorEastAsia" w:hAnsiTheme="minorHAnsi"/>
                <w:bCs/>
                <w:szCs w:val="20"/>
                <w:lang w:val="es-ES_tradnl"/>
              </w:rPr>
              <w:t xml:space="preserve">: </w:t>
            </w:r>
            <w:r w:rsidRPr="004B6742">
              <w:rPr>
                <w:rFonts w:asciiTheme="minorHAnsi" w:eastAsiaTheme="minorEastAsia" w:hAnsiTheme="minorHAnsi"/>
                <w:bCs/>
                <w:szCs w:val="20"/>
                <w:lang w:val="es-ES_tradnl"/>
              </w:rPr>
              <w:t>u=</w:t>
            </w:r>
            <w:proofErr w:type="spellStart"/>
            <w:r w:rsidRPr="004B6742">
              <w:rPr>
                <w:rFonts w:asciiTheme="minorHAnsi" w:eastAsiaTheme="minorEastAsia" w:hAnsiTheme="minorHAnsi"/>
                <w:bCs/>
                <w:szCs w:val="20"/>
                <w:lang w:val="es-ES_tradnl"/>
              </w:rPr>
              <w:t>mirror</w:t>
            </w:r>
            <w:proofErr w:type="spellEnd"/>
            <w:r w:rsidRPr="004B6742">
              <w:rPr>
                <w:rFonts w:asciiTheme="minorHAnsi" w:eastAsiaTheme="minorEastAsia" w:hAnsiTheme="minorHAnsi"/>
                <w:bCs/>
                <w:szCs w:val="20"/>
                <w:lang w:val="es-ES_tradnl"/>
              </w:rPr>
              <w:t xml:space="preserve"> v=</w:t>
            </w:r>
            <w:proofErr w:type="spellStart"/>
            <w:r w:rsidRPr="004B6742">
              <w:rPr>
                <w:rFonts w:asciiTheme="minorHAnsi" w:eastAsiaTheme="minorEastAsia" w:hAnsiTheme="minorHAnsi"/>
                <w:bCs/>
                <w:szCs w:val="20"/>
                <w:lang w:val="es-ES_tradnl"/>
              </w:rPr>
              <w:t>clamp</w:t>
            </w:r>
            <w:proofErr w:type="spellEnd"/>
          </w:p>
          <w:p w14:paraId="57D2BDC8" w14:textId="7C56C096" w:rsidR="00F864FC" w:rsidRDefault="00F227DA" w:rsidP="00844BE0">
            <w:pPr>
              <w:rPr>
                <w:rFonts w:asciiTheme="minorHAnsi" w:eastAsiaTheme="minorEastAsia" w:hAnsiTheme="minorHAnsi"/>
                <w:bCs/>
                <w:szCs w:val="20"/>
              </w:rPr>
            </w:pPr>
            <w:r w:rsidRPr="004B6742">
              <w:rPr>
                <w:rFonts w:asciiTheme="minorHAnsi" w:eastAsiaTheme="minorEastAsia" w:hAnsiTheme="minorHAnsi"/>
                <w:bCs/>
                <w:szCs w:val="20"/>
                <w:lang w:val="es-ES_tradnl"/>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proofErr w:type="spellStart"/>
            <w:r w:rsidR="00956D42">
              <w:rPr>
                <w:rFonts w:asciiTheme="minorHAnsi" w:eastAsiaTheme="minorEastAsia" w:hAnsiTheme="minorHAnsi"/>
                <w:bCs/>
                <w:szCs w:val="20"/>
              </w:rPr>
              <w:t>tilestyle</w:t>
            </w:r>
            <w:proofErr w:type="spellEnd"/>
            <w:r w:rsidR="00956D42">
              <w:rPr>
                <w:rFonts w:asciiTheme="minorHAnsi" w:eastAsiaTheme="minorEastAsia" w:hAnsiTheme="minorHAnsi"/>
                <w:bCs/>
                <w:szCs w:val="20"/>
              </w:rPr>
              <w:t xml:space="preserv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w:t>
            </w:r>
            <w:proofErr w:type="spellStart"/>
            <w:r>
              <w:rPr>
                <w:rFonts w:asciiTheme="minorHAnsi" w:eastAsiaTheme="minorEastAsia" w:hAnsiTheme="minorHAnsi"/>
                <w:bCs/>
                <w:szCs w:val="20"/>
              </w:rPr>
              <w:t>tilestyle</w:t>
            </w:r>
            <w:proofErr w:type="spellEnd"/>
            <w:r>
              <w:rPr>
                <w:rFonts w:asciiTheme="minorHAnsi" w:eastAsiaTheme="minorEastAsia" w:hAnsiTheme="minorHAnsi"/>
                <w:bCs/>
                <w:szCs w:val="20"/>
              </w:rPr>
              <w:t xml:space="preserv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 xml:space="preserve">Note: Demonstrate various combination of a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1DB1D2D1"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p>
          <w:p w14:paraId="69DC7BA0" w14:textId="60A7AD62"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w:t>
            </w:r>
            <w:proofErr w:type="spellStart"/>
            <w:r w:rsidR="00FE6120">
              <w:rPr>
                <w:rFonts w:asciiTheme="minorHAnsi" w:eastAsiaTheme="minorEastAsia" w:hAnsiTheme="minorHAnsi"/>
                <w:bCs/>
                <w:szCs w:val="20"/>
              </w:rPr>
              <w:t>basematerials</w:t>
            </w:r>
            <w:proofErr w:type="spellEnd"/>
            <w:r w:rsidR="00D17249">
              <w:rPr>
                <w:rFonts w:asciiTheme="minorHAnsi" w:eastAsiaTheme="minorEastAsia" w:hAnsiTheme="minorHAnsi"/>
                <w:bCs/>
                <w:szCs w:val="20"/>
              </w:rPr>
              <w:t xml:space="preserve"> as object default 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r w:rsidR="00D17249">
              <w:rPr>
                <w:rFonts w:asciiTheme="minorHAnsi" w:eastAsiaTheme="minorEastAsia" w:hAnsiTheme="minorHAnsi"/>
                <w:bCs/>
                <w:szCs w:val="20"/>
              </w:rPr>
              <w:t xml:space="preserve"> of coordinate space</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xml:space="preserve">–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r w:rsidR="00AB7CFE" w:rsidRPr="00F84397" w14:paraId="7BFF469A" w14:textId="77777777" w:rsidTr="002C2157">
        <w:trPr>
          <w:trHeight w:val="56"/>
        </w:trPr>
        <w:tc>
          <w:tcPr>
            <w:tcW w:w="2628" w:type="dxa"/>
            <w:shd w:val="clear" w:color="auto" w:fill="D9D9D9" w:themeFill="background1" w:themeFillShade="D9"/>
          </w:tcPr>
          <w:p w14:paraId="6D04E9E2" w14:textId="19A56EF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Pr>
          <w:p w14:paraId="708D68ED" w14:textId="07C5FF9C" w:rsidR="00AB7CFE" w:rsidRPr="009D284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AB7CFE">
        <w:trPr>
          <w:trHeight w:val="56"/>
        </w:trPr>
        <w:tc>
          <w:tcPr>
            <w:tcW w:w="2628" w:type="dxa"/>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w:t>
            </w:r>
            <w:proofErr w:type="gramStart"/>
            <w:r w:rsidRPr="007B5C29">
              <w:rPr>
                <w:rFonts w:asciiTheme="minorHAnsi" w:eastAsiaTheme="minorEastAsia" w:hAnsiTheme="minorHAnsi"/>
                <w:bCs/>
                <w:szCs w:val="20"/>
              </w:rPr>
              <w:t>maintained</w:t>
            </w:r>
            <w:proofErr w:type="gramEnd"/>
            <w:r w:rsidRPr="007B5C29">
              <w:rPr>
                <w:rFonts w:asciiTheme="minorHAnsi" w:eastAsiaTheme="minorEastAsia" w:hAnsiTheme="minorHAnsi"/>
                <w:bCs/>
                <w:szCs w:val="20"/>
              </w:rPr>
              <w:t xml:space="preserve">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776BD1A2" w14:textId="2BC44D15" w:rsidR="00EA4451" w:rsidRPr="00C32195" w:rsidRDefault="00EA4451" w:rsidP="007B07EF">
            <w:pPr>
              <w:rPr>
                <w:rFonts w:asciiTheme="minorHAnsi" w:hAnsiTheme="minorHAnsi"/>
                <w:szCs w:val="20"/>
              </w:rPr>
            </w:pPr>
          </w:p>
        </w:tc>
      </w:tr>
      <w:tr w:rsidR="00AB7CFE" w:rsidRPr="00F84397" w14:paraId="0373FBCD" w14:textId="77777777" w:rsidTr="00F227DA">
        <w:trPr>
          <w:trHeight w:val="56"/>
        </w:trPr>
        <w:tc>
          <w:tcPr>
            <w:tcW w:w="2628" w:type="dxa"/>
            <w:tcBorders>
              <w:bottom w:val="single" w:sz="4" w:space="0" w:color="auto"/>
            </w:tcBorders>
            <w:shd w:val="clear" w:color="auto" w:fill="D9D9D9" w:themeFill="background1" w:themeFillShade="D9"/>
          </w:tcPr>
          <w:p w14:paraId="72B1ADAC" w14:textId="5CE231B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Borders>
              <w:bottom w:val="single" w:sz="4" w:space="0" w:color="auto"/>
            </w:tcBorders>
          </w:tcPr>
          <w:p w14:paraId="256088FC" w14:textId="081FBB41" w:rsidR="00AB7CFE" w:rsidRPr="007B5C2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AB7CFE">
        <w:trPr>
          <w:trHeight w:val="56"/>
        </w:trPr>
        <w:tc>
          <w:tcPr>
            <w:tcW w:w="2628" w:type="dxa"/>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A691002" w14:textId="77777777" w:rsidTr="00F227DA">
        <w:trPr>
          <w:trHeight w:val="56"/>
        </w:trPr>
        <w:tc>
          <w:tcPr>
            <w:tcW w:w="2628" w:type="dxa"/>
            <w:tcBorders>
              <w:bottom w:val="single" w:sz="4" w:space="0" w:color="auto"/>
            </w:tcBorders>
            <w:shd w:val="clear" w:color="auto" w:fill="D9D9D9" w:themeFill="background1" w:themeFillShade="D9"/>
          </w:tcPr>
          <w:p w14:paraId="534F9302" w14:textId="39E9F87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C799EE" w14:textId="27D47FA5"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6611">
              <w:rPr>
                <w:rFonts w:asciiTheme="minorHAnsi" w:eastAsiaTheme="minorEastAsia" w:hAnsiTheme="minorHAnsi"/>
                <w:bCs/>
                <w:szCs w:val="20"/>
              </w:rPr>
              <w:t xml:space="preserve"> N/E</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AB7CFE">
        <w:trPr>
          <w:trHeight w:val="56"/>
        </w:trPr>
        <w:tc>
          <w:tcPr>
            <w:tcW w:w="2628" w:type="dxa"/>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r w:rsidR="00AB7CFE" w:rsidRPr="00F84397" w14:paraId="21B74074" w14:textId="77777777" w:rsidTr="00F227DA">
        <w:trPr>
          <w:trHeight w:val="56"/>
        </w:trPr>
        <w:tc>
          <w:tcPr>
            <w:tcW w:w="2628" w:type="dxa"/>
            <w:tcBorders>
              <w:bottom w:val="single" w:sz="4" w:space="0" w:color="auto"/>
            </w:tcBorders>
            <w:shd w:val="clear" w:color="auto" w:fill="D9D9D9" w:themeFill="background1" w:themeFillShade="D9"/>
          </w:tcPr>
          <w:p w14:paraId="4691AC9C" w14:textId="4A89BEF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97C040" w14:textId="6CD53C6A" w:rsidR="00AB7CFE" w:rsidRPr="00D774DD" w:rsidRDefault="007F1822" w:rsidP="00AB7CFE">
            <w:pPr>
              <w:rPr>
                <w:rFonts w:asciiTheme="minorHAnsi" w:eastAsiaTheme="minorEastAsia" w:hAnsiTheme="minorHAnsi"/>
                <w:b/>
                <w:bCs/>
                <w:szCs w:val="20"/>
              </w:rPr>
            </w:pPr>
            <w:hyperlink r:id="rId69" w:anchor="3431-Item-Element" w:history="1">
              <w:r w:rsidR="00AB7CFE" w:rsidRPr="001874FB">
                <w:rPr>
                  <w:rStyle w:val="Hyperlink"/>
                  <w:rFonts w:asciiTheme="minorHAnsi" w:eastAsiaTheme="minorEastAsia" w:hAnsiTheme="minorHAnsi"/>
                  <w:bCs/>
                  <w:szCs w:val="20"/>
                </w:rPr>
                <w:t>Link to Requirement in 3MF Specification</w:t>
              </w:r>
            </w:hyperlink>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AB7CFE">
        <w:trPr>
          <w:trHeight w:val="56"/>
        </w:trPr>
        <w:tc>
          <w:tcPr>
            <w:tcW w:w="2628" w:type="dxa"/>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r w:rsidR="00AB7CFE" w:rsidRPr="00F84397" w14:paraId="760679E0" w14:textId="77777777" w:rsidTr="00F227DA">
        <w:trPr>
          <w:trHeight w:val="56"/>
        </w:trPr>
        <w:tc>
          <w:tcPr>
            <w:tcW w:w="2628" w:type="dxa"/>
            <w:tcBorders>
              <w:bottom w:val="single" w:sz="4" w:space="0" w:color="auto"/>
            </w:tcBorders>
            <w:shd w:val="clear" w:color="auto" w:fill="D9D9D9" w:themeFill="background1" w:themeFillShade="D9"/>
          </w:tcPr>
          <w:p w14:paraId="2321D028" w14:textId="4DFBF8F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33B53B0" w14:textId="76272A4A" w:rsidR="00AB7CFE" w:rsidRPr="005A3FED"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783998">
              <w:rPr>
                <w:rFonts w:asciiTheme="minorHAnsi" w:eastAsiaTheme="minorEastAsia" w:hAnsiTheme="minorHAnsi"/>
                <w:bCs/>
                <w:szCs w:val="20"/>
              </w:rPr>
              <w:t xml:space="preserve"> N/A</w:t>
            </w: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AB7CFE">
        <w:trPr>
          <w:trHeight w:val="56"/>
        </w:trPr>
        <w:tc>
          <w:tcPr>
            <w:tcW w:w="2628" w:type="dxa"/>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r w:rsidR="00AB7CFE" w:rsidRPr="00F84397" w14:paraId="46B71D82" w14:textId="77777777" w:rsidTr="001A579D">
        <w:trPr>
          <w:trHeight w:val="56"/>
        </w:trPr>
        <w:tc>
          <w:tcPr>
            <w:tcW w:w="2628" w:type="dxa"/>
            <w:tcBorders>
              <w:bottom w:val="single" w:sz="4" w:space="0" w:color="auto"/>
            </w:tcBorders>
            <w:shd w:val="clear" w:color="auto" w:fill="D9D9D9" w:themeFill="background1" w:themeFillShade="D9"/>
          </w:tcPr>
          <w:p w14:paraId="65FB0E88" w14:textId="3BD97A8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696E3D" w14:textId="33D59F6B" w:rsidR="00AB7CFE" w:rsidRPr="00C6639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960B5">
              <w:rPr>
                <w:rFonts w:asciiTheme="minorHAnsi" w:eastAsiaTheme="minorEastAsia" w:hAnsiTheme="minorHAnsi"/>
                <w:bCs/>
                <w:szCs w:val="20"/>
              </w:rPr>
              <w:t xml:space="preserve"> N/A</w:t>
            </w: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AB7CFE">
        <w:trPr>
          <w:trHeight w:val="56"/>
        </w:trPr>
        <w:tc>
          <w:tcPr>
            <w:tcW w:w="2628" w:type="dxa"/>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w:t>
            </w:r>
            <w:proofErr w:type="spellStart"/>
            <w:r w:rsidRPr="004866A0">
              <w:rPr>
                <w:rFonts w:asciiTheme="minorHAnsi" w:eastAsiaTheme="minorEastAsia" w:hAnsiTheme="minorHAnsi"/>
                <w:bCs/>
                <w:szCs w:val="20"/>
              </w:rPr>
              <w:t>tilestyle</w:t>
            </w:r>
            <w:proofErr w:type="spellEnd"/>
            <w:r w:rsidRPr="004866A0">
              <w:rPr>
                <w:rFonts w:asciiTheme="minorHAnsi" w:eastAsiaTheme="minorEastAsia" w:hAnsiTheme="minorHAnsi"/>
                <w:bCs/>
                <w:szCs w:val="20"/>
              </w:rPr>
              <w:t xml:space="preserve"> combinations of wrap, mirror, clamp, and none on various sides of a single cube that whose object is in a </w:t>
            </w:r>
            <w:proofErr w:type="spellStart"/>
            <w:r w:rsidRPr="004866A0">
              <w:rPr>
                <w:rFonts w:asciiTheme="minorHAnsi" w:eastAsiaTheme="minorEastAsia" w:hAnsiTheme="minorHAnsi"/>
                <w:bCs/>
                <w:szCs w:val="20"/>
              </w:rPr>
              <w:t>non root</w:t>
            </w:r>
            <w:proofErr w:type="spellEnd"/>
            <w:r w:rsidRPr="004866A0">
              <w:rPr>
                <w:rFonts w:asciiTheme="minorHAnsi" w:eastAsiaTheme="minorEastAsia" w:hAnsiTheme="minorHAnsi"/>
                <w:bCs/>
                <w:szCs w:val="20"/>
              </w:rPr>
              <w:t xml:space="preserve"> model.</w:t>
            </w:r>
          </w:p>
        </w:tc>
      </w:tr>
      <w:tr w:rsidR="00AB7CFE" w:rsidRPr="00F84397" w14:paraId="503BE59A" w14:textId="77777777" w:rsidTr="001A579D">
        <w:trPr>
          <w:trHeight w:val="56"/>
        </w:trPr>
        <w:tc>
          <w:tcPr>
            <w:tcW w:w="2628" w:type="dxa"/>
            <w:tcBorders>
              <w:bottom w:val="single" w:sz="4" w:space="0" w:color="auto"/>
            </w:tcBorders>
            <w:shd w:val="clear" w:color="auto" w:fill="D9D9D9" w:themeFill="background1" w:themeFillShade="D9"/>
          </w:tcPr>
          <w:p w14:paraId="0631C0FC" w14:textId="182771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C52C29" w14:textId="28362D98" w:rsidR="00AB7CFE" w:rsidRPr="00DF6504"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0339C">
              <w:rPr>
                <w:rFonts w:asciiTheme="minorHAnsi" w:eastAsiaTheme="minorEastAsia" w:hAnsiTheme="minorHAnsi"/>
                <w:bCs/>
                <w:szCs w:val="20"/>
              </w:rPr>
              <w:t xml:space="preserve"> N/A</w:t>
            </w:r>
          </w:p>
        </w:tc>
      </w:tr>
    </w:tbl>
    <w:p w14:paraId="30051A64" w14:textId="77777777" w:rsidR="0041707B" w:rsidRDefault="0041707B" w:rsidP="003162C7">
      <w:pPr>
        <w:pStyle w:val="Heading3"/>
      </w:pPr>
    </w:p>
    <w:p w14:paraId="7477E7AB" w14:textId="77777777" w:rsidR="0041707B" w:rsidRDefault="0041707B">
      <w:pPr>
        <w:rPr>
          <w:rFonts w:eastAsiaTheme="majorEastAsia" w:cstheme="majorBidi"/>
          <w:b/>
          <w:bCs/>
          <w:color w:val="365F91" w:themeColor="accent1" w:themeShade="BF"/>
          <w:szCs w:val="20"/>
        </w:rPr>
      </w:pPr>
      <w:r>
        <w:br w:type="page"/>
      </w:r>
    </w:p>
    <w:p w14:paraId="66B18FD2" w14:textId="4ED24A44"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AB7CFE">
        <w:trPr>
          <w:trHeight w:val="56"/>
        </w:trPr>
        <w:tc>
          <w:tcPr>
            <w:tcW w:w="2628" w:type="dxa"/>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w:t>
            </w:r>
            <w:proofErr w:type="spellStart"/>
            <w:r>
              <w:rPr>
                <w:rFonts w:asciiTheme="minorHAnsi" w:eastAsiaTheme="minorEastAsia" w:hAnsiTheme="minorHAnsi"/>
                <w:bCs/>
                <w:szCs w:val="20"/>
              </w:rPr>
              <w:t>pids</w:t>
            </w:r>
            <w:proofErr w:type="spellEnd"/>
            <w:r w:rsidR="007F60F4">
              <w:rPr>
                <w:rFonts w:asciiTheme="minorHAnsi" w:eastAsiaTheme="minorEastAsia" w:hAnsiTheme="minorHAnsi"/>
                <w:bCs/>
                <w:szCs w:val="20"/>
              </w:rPr>
              <w:t xml:space="preserve"> and </w:t>
            </w:r>
            <w:proofErr w:type="spellStart"/>
            <w:r w:rsidR="007F60F4">
              <w:rPr>
                <w:rFonts w:asciiTheme="minorHAnsi" w:eastAsiaTheme="minorEastAsia" w:hAnsiTheme="minorHAnsi"/>
                <w:bCs/>
                <w:szCs w:val="20"/>
              </w:rPr>
              <w:t>pindices</w:t>
            </w:r>
            <w:proofErr w:type="spellEnd"/>
            <w:r w:rsidR="007F60F4">
              <w:rPr>
                <w:rFonts w:asciiTheme="minorHAnsi" w:eastAsiaTheme="minorEastAsia" w:hAnsiTheme="minorHAnsi"/>
                <w:bCs/>
                <w:szCs w:val="20"/>
              </w:rPr>
              <w:t>.</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r w:rsidR="00AB7CFE" w:rsidRPr="00F84397" w14:paraId="5CCD7BAE" w14:textId="77777777" w:rsidTr="00F64FC5">
        <w:trPr>
          <w:trHeight w:val="56"/>
        </w:trPr>
        <w:tc>
          <w:tcPr>
            <w:tcW w:w="2628" w:type="dxa"/>
            <w:tcBorders>
              <w:bottom w:val="single" w:sz="4" w:space="0" w:color="auto"/>
            </w:tcBorders>
            <w:shd w:val="clear" w:color="auto" w:fill="D9D9D9" w:themeFill="background1" w:themeFillShade="D9"/>
          </w:tcPr>
          <w:p w14:paraId="5F0092F8" w14:textId="341D3A9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3205E" w14:textId="637A67D6" w:rsidR="00AB7CFE" w:rsidRPr="00DF0458" w:rsidRDefault="007F1822" w:rsidP="00AB7CFE">
            <w:pPr>
              <w:rPr>
                <w:rFonts w:asciiTheme="minorHAnsi" w:eastAsiaTheme="minorEastAsia" w:hAnsiTheme="minorHAnsi"/>
                <w:bCs/>
                <w:szCs w:val="20"/>
              </w:rPr>
            </w:pPr>
            <w:hyperlink r:id="rId70" w:anchor="234-Whitespace" w:history="1">
              <w:r w:rsidR="00AB7CFE" w:rsidRPr="005D1D91">
                <w:rPr>
                  <w:rStyle w:val="Hyperlink"/>
                  <w:rFonts w:asciiTheme="minorHAnsi" w:eastAsiaTheme="minorEastAsia" w:hAnsiTheme="minorHAnsi"/>
                  <w:bCs/>
                  <w:szCs w:val="20"/>
                </w:rPr>
                <w:t>Link to Requirement in 3MF Specification</w:t>
              </w:r>
            </w:hyperlink>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2C15A7BA"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w:t>
            </w:r>
            <w:r w:rsidR="00250472">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AB7CFE">
        <w:trPr>
          <w:trHeight w:val="56"/>
        </w:trPr>
        <w:tc>
          <w:tcPr>
            <w:tcW w:w="2628" w:type="dxa"/>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CG = </w:t>
            </w:r>
            <w:proofErr w:type="spellStart"/>
            <w:r w:rsidRPr="00B142E0">
              <w:rPr>
                <w:rFonts w:asciiTheme="minorHAnsi" w:eastAsiaTheme="minorEastAsia" w:hAnsiTheme="minorHAnsi"/>
                <w:bCs/>
                <w:szCs w:val="20"/>
              </w:rPr>
              <w:t>Colorgroup</w:t>
            </w:r>
            <w:proofErr w:type="spellEnd"/>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MP = </w:t>
            </w:r>
            <w:proofErr w:type="spellStart"/>
            <w:r w:rsidRPr="00B142E0">
              <w:rPr>
                <w:rFonts w:asciiTheme="minorHAnsi" w:eastAsiaTheme="minorEastAsia" w:hAnsiTheme="minorHAnsi"/>
                <w:bCs/>
                <w:szCs w:val="20"/>
              </w:rPr>
              <w:t>Multiproperties</w:t>
            </w:r>
            <w:proofErr w:type="spellEnd"/>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w:t>
            </w:r>
            <w:proofErr w:type="spellStart"/>
            <w:r w:rsidR="000F75CF" w:rsidRPr="00B142E0">
              <w:rPr>
                <w:rFonts w:asciiTheme="minorHAnsi" w:eastAsiaTheme="minorEastAsia" w:hAnsiTheme="minorHAnsi"/>
                <w:bCs/>
                <w:szCs w:val="20"/>
              </w:rPr>
              <w:t>uv</w:t>
            </w:r>
            <w:proofErr w:type="spellEnd"/>
            <w:r w:rsidR="000F75CF" w:rsidRPr="00B142E0">
              <w:rPr>
                <w:rFonts w:asciiTheme="minorHAnsi" w:eastAsiaTheme="minorEastAsia" w:hAnsiTheme="minorHAnsi"/>
                <w:bCs/>
                <w:szCs w:val="20"/>
              </w:rPr>
              <w:t xml:space="preserve">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w:t>
            </w:r>
            <w:proofErr w:type="spellStart"/>
            <w:r w:rsidR="00AC5251" w:rsidRPr="00B142E0">
              <w:rPr>
                <w:rFonts w:asciiTheme="minorHAnsi" w:eastAsiaTheme="minorEastAsia" w:hAnsiTheme="minorHAnsi"/>
                <w:bCs/>
                <w:szCs w:val="20"/>
              </w:rPr>
              <w:t>uv</w:t>
            </w:r>
            <w:proofErr w:type="spellEnd"/>
            <w:r w:rsidR="00AC5251" w:rsidRPr="00B142E0">
              <w:rPr>
                <w:rFonts w:asciiTheme="minorHAnsi" w:eastAsiaTheme="minorEastAsia" w:hAnsiTheme="minorHAnsi"/>
                <w:bCs/>
                <w:szCs w:val="20"/>
              </w:rPr>
              <w:t xml:space="preserve">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NO = None (presumes tex2coord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r w:rsidR="00C038E0" w:rsidRPr="00B142E0">
              <w:rPr>
                <w:rFonts w:asciiTheme="minorHAnsi" w:eastAsiaTheme="minorEastAsia" w:hAnsiTheme="minorHAnsi"/>
                <w:bCs/>
                <w:szCs w:val="20"/>
              </w:rPr>
              <w:t xml:space="preserve"> – One or both </w:t>
            </w:r>
            <w:proofErr w:type="spellStart"/>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w:t>
            </w:r>
            <w:proofErr w:type="spellEnd"/>
            <w:r w:rsidR="00AD3AED" w:rsidRPr="00B142E0">
              <w:rPr>
                <w:rFonts w:asciiTheme="minorHAnsi" w:eastAsiaTheme="minorEastAsia" w:hAnsiTheme="minorHAnsi"/>
                <w:bCs/>
                <w:szCs w:val="20"/>
              </w:rPr>
              <w:t xml:space="preserve">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r w:rsidR="00AB7CFE" w:rsidRPr="00F84397" w14:paraId="3D81C943" w14:textId="77777777" w:rsidTr="004A2448">
        <w:trPr>
          <w:trHeight w:val="56"/>
        </w:trPr>
        <w:tc>
          <w:tcPr>
            <w:tcW w:w="2628" w:type="dxa"/>
            <w:tcBorders>
              <w:bottom w:val="single" w:sz="4" w:space="0" w:color="auto"/>
            </w:tcBorders>
            <w:shd w:val="clear" w:color="auto" w:fill="D9D9D9" w:themeFill="background1" w:themeFillShade="D9"/>
          </w:tcPr>
          <w:p w14:paraId="0AD2D8E3" w14:textId="23A4649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5D73E67" w14:textId="7029B6A6"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621C04">
              <w:rPr>
                <w:rFonts w:asciiTheme="minorHAnsi" w:eastAsiaTheme="minorEastAsia" w:hAnsiTheme="minorHAnsi"/>
                <w:bCs/>
                <w:szCs w:val="20"/>
              </w:rPr>
              <w:t xml:space="preserve"> N/A</w:t>
            </w:r>
          </w:p>
        </w:tc>
      </w:tr>
    </w:tbl>
    <w:p w14:paraId="349FC576" w14:textId="77777777" w:rsidR="00CB22DB" w:rsidRDefault="00CB22DB" w:rsidP="00CB22DB"/>
    <w:p w14:paraId="52F82A0C" w14:textId="7A693000" w:rsidR="00263F8C" w:rsidRDefault="00263F8C"/>
    <w:p w14:paraId="6815D46C" w14:textId="77777777" w:rsidR="00263F8C" w:rsidRDefault="00263F8C" w:rsidP="00263F8C"/>
    <w:tbl>
      <w:tblPr>
        <w:tblStyle w:val="TableGrid"/>
        <w:tblW w:w="0" w:type="auto"/>
        <w:tblLook w:val="04A0" w:firstRow="1" w:lastRow="0" w:firstColumn="1" w:lastColumn="0" w:noHBand="0" w:noVBand="1"/>
      </w:tblPr>
      <w:tblGrid>
        <w:gridCol w:w="1278"/>
        <w:gridCol w:w="1353"/>
        <w:gridCol w:w="2070"/>
        <w:gridCol w:w="2160"/>
        <w:gridCol w:w="2250"/>
      </w:tblGrid>
      <w:tr w:rsidR="000F75CF" w:rsidRPr="000F75CF" w14:paraId="35B38E3D" w14:textId="77777777" w:rsidTr="00CC0A84">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lastRenderedPageBreak/>
              <w:t>Test Iteration</w:t>
            </w:r>
          </w:p>
        </w:tc>
        <w:tc>
          <w:tcPr>
            <w:tcW w:w="1353"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CC0A84">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353"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CC0A84">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353"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CC0A84">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353"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CC0A84">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353"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CC0A84">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353"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CC0A84">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353"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CC0A84">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353"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CC0A84">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353"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CC0A84">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353"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CC0A84">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353"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CC0A84">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353"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CC0A84">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CC0A84">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353"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CC0A84">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353"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CC0A84">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353"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CC0A84">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353"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CC0A84">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353"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CC0A84">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353"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CC0A84">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353"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CC0A84">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353"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CC0A84">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353"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CC0A84">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CC0A84">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353"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CC0A84">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353"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CC0A84">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353"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CC0A84">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353"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CC0A84">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353"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CC0A84">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353"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CC0A84">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353"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CC0A84">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353"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CC0A84">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353"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CC0A84">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353"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CC0A84">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CC0A84">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353"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CC0A84">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353"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CC0A84">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353"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CC0A84">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353"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CC0A84">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353"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CC0A84">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353"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CC0A84">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353"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CC0A84">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353"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CC0A84">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353"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CC0A84">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353"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CC0A84">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353"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CC0A84">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353"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CC0A84">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353"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CC0A84">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42</w:t>
            </w:r>
          </w:p>
        </w:tc>
        <w:tc>
          <w:tcPr>
            <w:tcW w:w="1353"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CC0A84">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353"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CC0A84">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44</w:t>
            </w:r>
          </w:p>
        </w:tc>
        <w:tc>
          <w:tcPr>
            <w:tcW w:w="1353"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CC0A84">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353"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CC0A84">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353"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CC0A84">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353"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CC0A84">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353"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CC0A84">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353"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4B6742" w14:paraId="4ABE4CEB" w14:textId="77777777" w:rsidTr="00CC0A84">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353" w:type="dxa"/>
            <w:shd w:val="clear" w:color="auto" w:fill="auto"/>
          </w:tcPr>
          <w:p w14:paraId="4E0E97F3" w14:textId="7D2C6CD8"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4461AF" w:rsidRDefault="00F56FE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TX_TR</w:t>
            </w:r>
            <w:r w:rsidR="00A95F52" w:rsidRPr="004461AF">
              <w:rPr>
                <w:rFonts w:asciiTheme="minorHAnsi" w:hAnsiTheme="minorHAnsi" w:cstheme="minorHAnsi"/>
                <w:szCs w:val="20"/>
                <w:lang w:val="es-ES_tradnl"/>
              </w:rPr>
              <w:t>_NO (</w:t>
            </w:r>
            <w:r w:rsidR="00A95F52" w:rsidRPr="004461AF">
              <w:rPr>
                <w:rFonts w:asciiTheme="minorHAnsi" w:hAnsiTheme="minorHAnsi" w:cstheme="minorHAnsi"/>
                <w:sz w:val="16"/>
                <w:szCs w:val="16"/>
                <w:lang w:val="es-ES_tradnl"/>
              </w:rPr>
              <w:t>no default</w:t>
            </w:r>
            <w:r w:rsidR="00A95F52" w:rsidRPr="004461AF">
              <w:rPr>
                <w:rFonts w:asciiTheme="minorHAnsi" w:hAnsiTheme="minorHAnsi" w:cstheme="minorHAnsi"/>
                <w:szCs w:val="20"/>
                <w:lang w:val="es-ES_tradnl"/>
              </w:rPr>
              <w:t>)</w:t>
            </w:r>
          </w:p>
        </w:tc>
        <w:tc>
          <w:tcPr>
            <w:tcW w:w="2250" w:type="dxa"/>
            <w:shd w:val="clear" w:color="auto" w:fill="auto"/>
          </w:tcPr>
          <w:p w14:paraId="7F53BE73" w14:textId="19382A05" w:rsidR="00F3413A" w:rsidRPr="004461AF" w:rsidRDefault="00F3413A" w:rsidP="00937A47">
            <w:pPr>
              <w:rPr>
                <w:rFonts w:asciiTheme="minorHAnsi" w:hAnsiTheme="minorHAnsi" w:cstheme="minorHAnsi"/>
                <w:szCs w:val="20"/>
                <w:lang w:val="es-ES_tradnl"/>
              </w:rPr>
            </w:pPr>
            <w:r w:rsidRPr="004461AF">
              <w:rPr>
                <w:rFonts w:asciiTheme="minorHAnsi" w:hAnsiTheme="minorHAnsi" w:cstheme="minorHAnsi"/>
                <w:szCs w:val="20"/>
                <w:lang w:val="es-ES_tradnl"/>
              </w:rPr>
              <w:t>TX_TR_</w:t>
            </w:r>
            <w:proofErr w:type="gramStart"/>
            <w:r w:rsidRPr="004461AF">
              <w:rPr>
                <w:rFonts w:asciiTheme="minorHAnsi" w:hAnsiTheme="minorHAnsi" w:cstheme="minorHAnsi"/>
                <w:szCs w:val="20"/>
                <w:lang w:val="es-ES_tradnl"/>
              </w:rPr>
              <w:t>NO</w:t>
            </w:r>
            <w:r w:rsidR="0079053F" w:rsidRPr="004461AF">
              <w:rPr>
                <w:rFonts w:asciiTheme="minorHAnsi" w:hAnsiTheme="minorHAnsi" w:cstheme="minorHAnsi"/>
                <w:szCs w:val="20"/>
                <w:lang w:val="es-ES_tradnl"/>
              </w:rPr>
              <w:t>(</w:t>
            </w:r>
            <w:proofErr w:type="gramEnd"/>
            <w:r w:rsidR="0079053F" w:rsidRPr="004461AF">
              <w:rPr>
                <w:rFonts w:asciiTheme="minorHAnsi" w:hAnsiTheme="minorHAnsi" w:cstheme="minorHAnsi"/>
                <w:sz w:val="16"/>
                <w:szCs w:val="16"/>
                <w:lang w:val="es-ES_tradnl"/>
              </w:rPr>
              <w:t>no default</w:t>
            </w:r>
            <w:r w:rsidR="0079053F" w:rsidRPr="004461AF">
              <w:rPr>
                <w:rFonts w:asciiTheme="minorHAnsi" w:hAnsiTheme="minorHAnsi" w:cstheme="minorHAnsi"/>
                <w:szCs w:val="20"/>
                <w:lang w:val="es-ES_tradnl"/>
              </w:rPr>
              <w:t>)</w:t>
            </w:r>
          </w:p>
        </w:tc>
      </w:tr>
      <w:tr w:rsidR="00F3413A" w:rsidRPr="003F5722" w14:paraId="37B001FA" w14:textId="77777777" w:rsidTr="00CC0A84">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353"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CC0A84">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353"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CC0A84">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353" w:type="dxa"/>
            <w:shd w:val="clear" w:color="auto" w:fill="auto"/>
          </w:tcPr>
          <w:p w14:paraId="1714DF8E" w14:textId="5F913A74"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16D11032" w14:textId="5C808AD0" w:rsidR="00F3413A" w:rsidRPr="004461AF" w:rsidRDefault="00F3413A" w:rsidP="00F3413A">
            <w:pPr>
              <w:rPr>
                <w:rFonts w:asciiTheme="minorHAnsi" w:hAnsiTheme="minorHAnsi" w:cstheme="minorHAnsi"/>
                <w:szCs w:val="20"/>
                <w:lang w:val="es-ES_tradnl"/>
              </w:rPr>
            </w:pPr>
            <w:r w:rsidRPr="004461AF">
              <w:rPr>
                <w:rFonts w:asciiTheme="minorHAnsi" w:hAnsiTheme="minorHAnsi" w:cstheme="minorHAnsi"/>
                <w:szCs w:val="20"/>
                <w:lang w:val="es-ES_tradnl"/>
              </w:rPr>
              <w:t>TX_OP_NO (</w:t>
            </w:r>
            <w:r w:rsidRPr="004461AF">
              <w:rPr>
                <w:rFonts w:asciiTheme="minorHAnsi" w:hAnsiTheme="minorHAnsi" w:cstheme="minorHAnsi"/>
                <w:sz w:val="16"/>
                <w:szCs w:val="16"/>
                <w:lang w:val="es-ES_tradnl"/>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CC0A84">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353"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CC0A84">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353"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CC0A84">
        <w:tc>
          <w:tcPr>
            <w:tcW w:w="1278" w:type="dxa"/>
            <w:shd w:val="clear" w:color="auto" w:fill="auto"/>
          </w:tcPr>
          <w:p w14:paraId="1A0D64BC" w14:textId="1071AD29" w:rsidR="00F3413A" w:rsidRDefault="00CC0A84" w:rsidP="00F3413A">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6</w:t>
            </w:r>
          </w:p>
        </w:tc>
        <w:tc>
          <w:tcPr>
            <w:tcW w:w="1353" w:type="dxa"/>
            <w:shd w:val="clear" w:color="auto" w:fill="auto"/>
          </w:tcPr>
          <w:p w14:paraId="0EDE3D5E" w14:textId="33B81D60" w:rsidR="00F3413A" w:rsidRDefault="00CC0A84" w:rsidP="00F3413A">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EE4F40B" w14:textId="3E59CF9E" w:rsidR="00F3413A" w:rsidRPr="000F75CF" w:rsidRDefault="00CC0A84" w:rsidP="00F3413A">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30735357" w14:textId="59587158" w:rsidR="00F3413A" w:rsidRPr="000F75CF" w:rsidRDefault="00CC0A84" w:rsidP="00F3413A">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5351087F" w14:textId="532E8175" w:rsidR="00F3413A" w:rsidRPr="000F75CF" w:rsidRDefault="00CC0A84" w:rsidP="00F3413A">
            <w:pPr>
              <w:rPr>
                <w:rFonts w:asciiTheme="minorHAnsi" w:hAnsiTheme="minorHAnsi" w:cstheme="minorHAnsi"/>
                <w:szCs w:val="20"/>
              </w:rPr>
            </w:pPr>
            <w:r>
              <w:rPr>
                <w:rFonts w:asciiTheme="minorHAnsi" w:hAnsiTheme="minorHAnsi" w:cstheme="minorHAnsi"/>
                <w:szCs w:val="20"/>
              </w:rPr>
              <w:t>TX_TR_NO (Mix Blend)</w:t>
            </w:r>
          </w:p>
        </w:tc>
      </w:tr>
      <w:tr w:rsidR="00CC0A84" w:rsidRPr="000F75CF" w14:paraId="518ECAEA" w14:textId="77777777" w:rsidTr="00CC0A84">
        <w:tc>
          <w:tcPr>
            <w:tcW w:w="1278" w:type="dxa"/>
            <w:shd w:val="clear" w:color="auto" w:fill="auto"/>
          </w:tcPr>
          <w:p w14:paraId="11C45682" w14:textId="27DA85B8"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7</w:t>
            </w:r>
          </w:p>
        </w:tc>
        <w:tc>
          <w:tcPr>
            <w:tcW w:w="1353" w:type="dxa"/>
            <w:shd w:val="clear" w:color="auto" w:fill="auto"/>
          </w:tcPr>
          <w:p w14:paraId="34376C8E" w14:textId="0DA3472F"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D4C4752" w14:textId="5244288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0258F66D" w14:textId="2741B17A" w:rsidR="00CC0A84" w:rsidRPr="000F75CF" w:rsidRDefault="00CC0A84" w:rsidP="00CC0A84">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29F25AB6" w14:textId="37C4BED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r w:rsidR="00CC0A84" w:rsidRPr="000F75CF" w14:paraId="066E0B34" w14:textId="77777777" w:rsidTr="00CC0A84">
        <w:tc>
          <w:tcPr>
            <w:tcW w:w="1278" w:type="dxa"/>
            <w:shd w:val="clear" w:color="auto" w:fill="auto"/>
          </w:tcPr>
          <w:p w14:paraId="2541E756" w14:textId="4DC7EC1D"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8</w:t>
            </w:r>
          </w:p>
        </w:tc>
        <w:tc>
          <w:tcPr>
            <w:tcW w:w="1353" w:type="dxa"/>
            <w:shd w:val="clear" w:color="auto" w:fill="auto"/>
          </w:tcPr>
          <w:p w14:paraId="6C54A0E3" w14:textId="17484D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5AD0BB8" w14:textId="28CA78F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5AA75102" w14:textId="275BBE4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w:t>
            </w:r>
          </w:p>
        </w:tc>
        <w:tc>
          <w:tcPr>
            <w:tcW w:w="2250" w:type="dxa"/>
          </w:tcPr>
          <w:p w14:paraId="5FDB9849" w14:textId="46DACC94"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r>
              <w:rPr>
                <w:rFonts w:asciiTheme="minorHAnsi" w:hAnsiTheme="minorHAnsi" w:cstheme="minorHAnsi"/>
                <w:szCs w:val="20"/>
              </w:rPr>
              <w:t xml:space="preserve"> (Mix Blend)</w:t>
            </w:r>
          </w:p>
        </w:tc>
      </w:tr>
      <w:tr w:rsidR="00CC0A84" w:rsidRPr="000F75CF" w14:paraId="6E416B4C" w14:textId="77777777" w:rsidTr="00CC0A84">
        <w:tc>
          <w:tcPr>
            <w:tcW w:w="1278" w:type="dxa"/>
            <w:shd w:val="clear" w:color="auto" w:fill="auto"/>
          </w:tcPr>
          <w:p w14:paraId="5065693D" w14:textId="5C612C6F" w:rsidR="00CC0A84" w:rsidRDefault="0016622A" w:rsidP="00CC0A84">
            <w:pPr>
              <w:jc w:val="center"/>
              <w:rPr>
                <w:rFonts w:asciiTheme="minorHAnsi" w:hAnsiTheme="minorHAnsi" w:cstheme="minorHAnsi"/>
                <w:szCs w:val="20"/>
              </w:rPr>
            </w:pPr>
            <w:r>
              <w:rPr>
                <w:rFonts w:asciiTheme="minorHAnsi" w:hAnsiTheme="minorHAnsi" w:cstheme="minorHAnsi"/>
                <w:szCs w:val="20"/>
              </w:rPr>
              <w:t>59</w:t>
            </w:r>
          </w:p>
        </w:tc>
        <w:tc>
          <w:tcPr>
            <w:tcW w:w="1353" w:type="dxa"/>
            <w:shd w:val="clear" w:color="auto" w:fill="auto"/>
          </w:tcPr>
          <w:p w14:paraId="5D83185C" w14:textId="0B9FB2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94A5B0A" w14:textId="23465167" w:rsidR="00CC0A84" w:rsidRPr="000F75CF" w:rsidRDefault="00CC0A84" w:rsidP="00CC0A84">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04934B67" w14:textId="5F89D002"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p>
        </w:tc>
        <w:tc>
          <w:tcPr>
            <w:tcW w:w="2250" w:type="dxa"/>
          </w:tcPr>
          <w:p w14:paraId="21C06DCF" w14:textId="0C7CF954"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AB7CFE">
        <w:trPr>
          <w:trHeight w:val="56"/>
        </w:trPr>
        <w:tc>
          <w:tcPr>
            <w:tcW w:w="2628" w:type="dxa"/>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r w:rsidR="00AB7CFE" w:rsidRPr="00F84397" w14:paraId="1F8E6422" w14:textId="77777777" w:rsidTr="00173711">
        <w:trPr>
          <w:trHeight w:val="56"/>
        </w:trPr>
        <w:tc>
          <w:tcPr>
            <w:tcW w:w="2628" w:type="dxa"/>
            <w:tcBorders>
              <w:bottom w:val="single" w:sz="4" w:space="0" w:color="auto"/>
            </w:tcBorders>
            <w:shd w:val="clear" w:color="auto" w:fill="D9D9D9" w:themeFill="background1" w:themeFillShade="D9"/>
          </w:tcPr>
          <w:p w14:paraId="59B55D19" w14:textId="6811622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C166B8" w14:textId="17670F3D" w:rsidR="00AB7CFE" w:rsidRDefault="007F1822" w:rsidP="00AB7CFE">
            <w:pPr>
              <w:rPr>
                <w:rFonts w:asciiTheme="minorHAnsi" w:eastAsiaTheme="minorEastAsia" w:hAnsiTheme="minorHAnsi"/>
                <w:bCs/>
                <w:szCs w:val="20"/>
              </w:rPr>
            </w:pPr>
            <w:hyperlink r:id="rId71" w:anchor="Chapter-6-Texture-2d" w:history="1">
              <w:r w:rsidR="00AB7CFE" w:rsidRPr="00B86C7D">
                <w:rPr>
                  <w:rStyle w:val="Hyperlink"/>
                  <w:rFonts w:asciiTheme="minorHAnsi" w:eastAsiaTheme="minorEastAsia" w:hAnsiTheme="minorHAnsi"/>
                  <w:bCs/>
                  <w:szCs w:val="20"/>
                </w:rPr>
                <w:t>Link to Requirement in 3MF Specification</w:t>
              </w:r>
            </w:hyperlink>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TextureGroup</w:t>
            </w:r>
            <w:proofErr w:type="spellEnd"/>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14:paraId="04740232" w14:textId="77777777" w:rsidR="0041707B" w:rsidRDefault="0041707B">
      <w:pPr>
        <w:rPr>
          <w:rFonts w:eastAsiaTheme="majorEastAsia" w:cstheme="majorBidi"/>
          <w:b/>
          <w:bCs/>
          <w:color w:val="365F91" w:themeColor="accent1" w:themeShade="BF"/>
          <w:szCs w:val="20"/>
        </w:rPr>
      </w:pPr>
      <w:r>
        <w:br w:type="page"/>
      </w:r>
    </w:p>
    <w:p w14:paraId="627F4D75" w14:textId="36FF8A93" w:rsidR="00B95EDB" w:rsidRPr="002A3B48" w:rsidRDefault="0003262E" w:rsidP="00B95EDB">
      <w:pPr>
        <w:pStyle w:val="Heading3"/>
      </w:pPr>
      <w:r>
        <w:lastRenderedPageBreak/>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AB7CFE">
        <w:trPr>
          <w:trHeight w:val="56"/>
        </w:trPr>
        <w:tc>
          <w:tcPr>
            <w:tcW w:w="2628" w:type="dxa"/>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pbspeculardisplayproperties</w:t>
            </w:r>
            <w:proofErr w:type="spellEnd"/>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pbmetallicdisplayproperties</w:t>
            </w:r>
            <w:proofErr w:type="spellEnd"/>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pbmetallictexturedisplayproperties</w:t>
            </w:r>
            <w:proofErr w:type="spellEnd"/>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pbspeculartexturedisplayproperties</w:t>
            </w:r>
            <w:proofErr w:type="spellEnd"/>
          </w:p>
          <w:p w14:paraId="40A3FB5B" w14:textId="77777777" w:rsidR="00B95EDB" w:rsidRPr="00B95EDB" w:rsidRDefault="00B95EDB" w:rsidP="00B95EDB">
            <w:pPr>
              <w:rPr>
                <w:rFonts w:asciiTheme="minorHAnsi" w:eastAsiaTheme="minorEastAsia" w:hAnsiTheme="minorHAnsi"/>
                <w:bCs/>
                <w:szCs w:val="20"/>
              </w:rPr>
            </w:pPr>
          </w:p>
          <w:p w14:paraId="7D3777D7" w14:textId="77777777"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p>
          <w:p w14:paraId="3CA51660" w14:textId="77777777" w:rsidR="00A22B37" w:rsidRDefault="00A22B37" w:rsidP="00B95EDB">
            <w:pPr>
              <w:rPr>
                <w:rFonts w:asciiTheme="minorHAnsi" w:eastAsiaTheme="minorEastAsia" w:hAnsiTheme="minorHAnsi"/>
                <w:bCs/>
                <w:szCs w:val="20"/>
              </w:rPr>
            </w:pPr>
          </w:p>
          <w:p w14:paraId="1BA023FE" w14:textId="38231221" w:rsidR="00A22B37" w:rsidRPr="00B142E0" w:rsidRDefault="00A22B37" w:rsidP="00B95EDB">
            <w:pPr>
              <w:rPr>
                <w:rFonts w:asciiTheme="minorHAnsi" w:eastAsiaTheme="minorEastAsia" w:hAnsiTheme="minorHAnsi"/>
                <w:bCs/>
                <w:szCs w:val="20"/>
              </w:rPr>
            </w:pPr>
            <w:r>
              <w:rPr>
                <w:rFonts w:asciiTheme="minorHAnsi" w:eastAsiaTheme="minorEastAsia" w:hAnsiTheme="minorHAnsi"/>
                <w:bCs/>
                <w:szCs w:val="20"/>
              </w:rPr>
              <w:t xml:space="preserve">06 -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r>
              <w:rPr>
                <w:rFonts w:asciiTheme="minorHAnsi" w:eastAsiaTheme="minorEastAsia" w:hAnsiTheme="minorHAnsi"/>
                <w:bCs/>
                <w:szCs w:val="20"/>
              </w:rPr>
              <w:t xml:space="preserve"> with </w:t>
            </w:r>
            <w:proofErr w:type="spellStart"/>
            <w:r>
              <w:rPr>
                <w:rFonts w:asciiTheme="minorHAnsi" w:eastAsiaTheme="minorEastAsia" w:hAnsiTheme="minorHAnsi"/>
                <w:bCs/>
                <w:szCs w:val="20"/>
              </w:rPr>
              <w:t>multiproperties</w:t>
            </w:r>
            <w:proofErr w:type="spellEnd"/>
            <w:r>
              <w:rPr>
                <w:rFonts w:asciiTheme="minorHAnsi" w:eastAsiaTheme="minorEastAsia" w:hAnsiTheme="minorHAnsi"/>
                <w:bCs/>
                <w:szCs w:val="20"/>
              </w:rPr>
              <w:t xml:space="preserve"> “stamp” over </w:t>
            </w:r>
            <w:proofErr w:type="spellStart"/>
            <w:r>
              <w:rPr>
                <w:rFonts w:asciiTheme="minorHAnsi" w:eastAsiaTheme="minorEastAsia" w:hAnsiTheme="minorHAnsi"/>
                <w:bCs/>
                <w:szCs w:val="20"/>
              </w:rPr>
              <w:t>transparacy</w:t>
            </w:r>
            <w:proofErr w:type="spellEnd"/>
            <w:r>
              <w:rPr>
                <w:rFonts w:asciiTheme="minorHAnsi" w:eastAsiaTheme="minorEastAsia" w:hAnsiTheme="minorHAnsi"/>
                <w:bCs/>
                <w:szCs w:val="20"/>
              </w:rPr>
              <w:t>.</w:t>
            </w:r>
          </w:p>
        </w:tc>
      </w:tr>
      <w:tr w:rsidR="00AB7CFE" w:rsidRPr="00F84397" w14:paraId="50F3CEA2" w14:textId="77777777" w:rsidTr="00CA5937">
        <w:trPr>
          <w:trHeight w:val="56"/>
        </w:trPr>
        <w:tc>
          <w:tcPr>
            <w:tcW w:w="2628" w:type="dxa"/>
            <w:tcBorders>
              <w:bottom w:val="single" w:sz="4" w:space="0" w:color="auto"/>
            </w:tcBorders>
            <w:shd w:val="clear" w:color="auto" w:fill="D9D9D9" w:themeFill="background1" w:themeFillShade="D9"/>
          </w:tcPr>
          <w:p w14:paraId="36984F4D" w14:textId="1A14AB6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C270B93" w14:textId="2162F631"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E3CED">
              <w:rPr>
                <w:rFonts w:asciiTheme="minorHAnsi" w:eastAsiaTheme="minorEastAsia" w:hAnsiTheme="minorHAnsi"/>
                <w:bCs/>
                <w:szCs w:val="20"/>
              </w:rPr>
              <w:t xml:space="preserve"> TBD</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A3104B" w14:textId="7184F501" w:rsidR="00CA5937" w:rsidRPr="0041707B"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AB7CFE">
        <w:trPr>
          <w:trHeight w:val="56"/>
        </w:trPr>
        <w:tc>
          <w:tcPr>
            <w:tcW w:w="2628" w:type="dxa"/>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r w:rsidR="00AB7CFE" w:rsidRPr="00F84397" w14:paraId="31BF8709" w14:textId="77777777" w:rsidTr="00CA5937">
        <w:trPr>
          <w:trHeight w:val="56"/>
        </w:trPr>
        <w:tc>
          <w:tcPr>
            <w:tcW w:w="2628" w:type="dxa"/>
            <w:tcBorders>
              <w:bottom w:val="single" w:sz="4" w:space="0" w:color="auto"/>
            </w:tcBorders>
            <w:shd w:val="clear" w:color="auto" w:fill="D9D9D9" w:themeFill="background1" w:themeFillShade="D9"/>
          </w:tcPr>
          <w:p w14:paraId="0A492F4C" w14:textId="70403B96"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A825D1" w14:textId="5A76072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439EC">
              <w:rPr>
                <w:rFonts w:asciiTheme="minorHAnsi" w:eastAsiaTheme="minorEastAsia" w:hAnsiTheme="minorHAnsi"/>
                <w:bCs/>
                <w:szCs w:val="20"/>
              </w:rPr>
              <w:t xml:space="preserve"> TBD</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662"/>
        <w:gridCol w:w="1403"/>
        <w:gridCol w:w="1423"/>
        <w:gridCol w:w="658"/>
        <w:gridCol w:w="985"/>
        <w:gridCol w:w="906"/>
        <w:gridCol w:w="810"/>
        <w:gridCol w:w="855"/>
        <w:gridCol w:w="844"/>
        <w:gridCol w:w="804"/>
      </w:tblGrid>
      <w:tr w:rsidR="00E864CC" w:rsidRPr="00CA5937" w14:paraId="27F2C4B9" w14:textId="77777777" w:rsidTr="00E864CC">
        <w:trPr>
          <w:jc w:val="center"/>
        </w:trPr>
        <w:tc>
          <w:tcPr>
            <w:tcW w:w="662" w:type="dxa"/>
            <w:vMerge w:val="restart"/>
          </w:tcPr>
          <w:p w14:paraId="1D76EA2E"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2826" w:type="dxa"/>
            <w:gridSpan w:val="2"/>
          </w:tcPr>
          <w:p w14:paraId="17AE6FF7" w14:textId="77777777" w:rsidR="00E864CC" w:rsidRDefault="00E864CC" w:rsidP="00CA5937">
            <w:pPr>
              <w:jc w:val="center"/>
              <w:rPr>
                <w:rFonts w:asciiTheme="minorHAnsi" w:hAnsiTheme="minorHAnsi" w:cstheme="minorHAnsi"/>
                <w:b/>
                <w:szCs w:val="20"/>
              </w:rPr>
            </w:pPr>
            <w:r>
              <w:rPr>
                <w:rFonts w:asciiTheme="minorHAnsi" w:hAnsiTheme="minorHAnsi" w:cstheme="minorHAnsi"/>
                <w:b/>
                <w:szCs w:val="20"/>
              </w:rPr>
              <w:t>Blend Method</w:t>
            </w:r>
          </w:p>
          <w:p w14:paraId="5DA56C50" w14:textId="38EF4125" w:rsidR="00E864CC" w:rsidRPr="00E864CC" w:rsidRDefault="00E864CC" w:rsidP="00CA5937">
            <w:pPr>
              <w:jc w:val="center"/>
              <w:rPr>
                <w:rFonts w:asciiTheme="minorHAnsi" w:hAnsiTheme="minorHAnsi" w:cstheme="minorHAnsi"/>
                <w:sz w:val="18"/>
                <w:szCs w:val="18"/>
              </w:rPr>
            </w:pPr>
            <w:r w:rsidRPr="00E864CC">
              <w:rPr>
                <w:rFonts w:asciiTheme="minorHAnsi" w:hAnsiTheme="minorHAnsi" w:cstheme="minorHAnsi"/>
                <w:sz w:val="18"/>
                <w:szCs w:val="18"/>
              </w:rPr>
              <w:t>When ID used as layer 2 or above</w:t>
            </w:r>
          </w:p>
        </w:tc>
        <w:tc>
          <w:tcPr>
            <w:tcW w:w="658" w:type="dxa"/>
            <w:vMerge w:val="restart"/>
          </w:tcPr>
          <w:p w14:paraId="2E392D47"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85" w:type="dxa"/>
            <w:vMerge w:val="restart"/>
          </w:tcPr>
          <w:p w14:paraId="628ACC11"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06" w:type="dxa"/>
            <w:vMerge w:val="restart"/>
          </w:tcPr>
          <w:p w14:paraId="01C388C3"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10" w:type="dxa"/>
            <w:vMerge w:val="restart"/>
          </w:tcPr>
          <w:p w14:paraId="4562597C"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55" w:type="dxa"/>
            <w:vMerge w:val="restart"/>
          </w:tcPr>
          <w:p w14:paraId="690FD02D"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844" w:type="dxa"/>
            <w:vMerge w:val="restart"/>
          </w:tcPr>
          <w:p w14:paraId="1EB22EEF" w14:textId="2FBA3172"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04" w:type="dxa"/>
            <w:vMerge w:val="restart"/>
          </w:tcPr>
          <w:p w14:paraId="34BF3F79"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E864CC" w:rsidRPr="00CA5937" w14:paraId="6797C17A" w14:textId="77777777" w:rsidTr="00E864CC">
        <w:trPr>
          <w:jc w:val="center"/>
        </w:trPr>
        <w:tc>
          <w:tcPr>
            <w:tcW w:w="662" w:type="dxa"/>
            <w:vMerge/>
          </w:tcPr>
          <w:p w14:paraId="39DDA50E" w14:textId="77777777" w:rsidR="00E864CC" w:rsidRPr="00CA5937" w:rsidRDefault="00E864CC" w:rsidP="00E864CC">
            <w:pPr>
              <w:jc w:val="center"/>
              <w:rPr>
                <w:rFonts w:asciiTheme="minorHAnsi" w:hAnsiTheme="minorHAnsi" w:cstheme="minorHAnsi"/>
                <w:b/>
                <w:szCs w:val="20"/>
              </w:rPr>
            </w:pPr>
          </w:p>
        </w:tc>
        <w:tc>
          <w:tcPr>
            <w:tcW w:w="1403" w:type="dxa"/>
          </w:tcPr>
          <w:p w14:paraId="1F4638F5" w14:textId="77777777" w:rsidR="00E864CC" w:rsidRDefault="00E864CC" w:rsidP="00E864CC">
            <w:pPr>
              <w:jc w:val="center"/>
              <w:rPr>
                <w:rFonts w:asciiTheme="minorHAnsi" w:hAnsiTheme="minorHAnsi" w:cstheme="minorHAnsi"/>
                <w:b/>
                <w:szCs w:val="20"/>
              </w:rPr>
            </w:pPr>
            <w:r>
              <w:rPr>
                <w:rFonts w:asciiTheme="minorHAnsi" w:hAnsiTheme="minorHAnsi" w:cstheme="minorHAnsi"/>
                <w:b/>
                <w:szCs w:val="20"/>
              </w:rPr>
              <w:t>Mix</w:t>
            </w:r>
          </w:p>
          <w:p w14:paraId="0711DD09" w14:textId="00FDDAC6" w:rsidR="006779E3" w:rsidRPr="006779E3" w:rsidRDefault="006779E3" w:rsidP="00E864CC">
            <w:pPr>
              <w:jc w:val="center"/>
              <w:rPr>
                <w:rFonts w:asciiTheme="minorHAnsi" w:hAnsiTheme="minorHAnsi" w:cstheme="minorHAnsi"/>
                <w:sz w:val="16"/>
                <w:szCs w:val="16"/>
              </w:rPr>
            </w:pPr>
            <w:r w:rsidRPr="006779E3">
              <w:rPr>
                <w:rFonts w:asciiTheme="minorHAnsi" w:hAnsiTheme="minorHAnsi" w:cstheme="minorHAnsi"/>
                <w:sz w:val="16"/>
                <w:szCs w:val="16"/>
              </w:rPr>
              <w:t>With layer below</w:t>
            </w:r>
          </w:p>
        </w:tc>
        <w:tc>
          <w:tcPr>
            <w:tcW w:w="1423" w:type="dxa"/>
          </w:tcPr>
          <w:p w14:paraId="7C3E2FF3" w14:textId="77777777" w:rsidR="00E864CC" w:rsidRDefault="00E864CC" w:rsidP="00E864CC">
            <w:pPr>
              <w:jc w:val="center"/>
              <w:rPr>
                <w:rFonts w:asciiTheme="minorHAnsi" w:hAnsiTheme="minorHAnsi" w:cstheme="minorHAnsi"/>
                <w:b/>
                <w:szCs w:val="20"/>
              </w:rPr>
            </w:pPr>
            <w:r w:rsidRPr="00CA5937">
              <w:rPr>
                <w:rFonts w:asciiTheme="minorHAnsi" w:hAnsiTheme="minorHAnsi" w:cstheme="minorHAnsi"/>
                <w:b/>
                <w:szCs w:val="20"/>
              </w:rPr>
              <w:t>Multiply</w:t>
            </w:r>
          </w:p>
          <w:p w14:paraId="535958AB" w14:textId="2C9D2FB7" w:rsidR="006779E3" w:rsidRPr="00E864CC" w:rsidRDefault="006779E3" w:rsidP="00E864CC">
            <w:pPr>
              <w:jc w:val="center"/>
              <w:rPr>
                <w:rFonts w:asciiTheme="minorHAnsi" w:hAnsiTheme="minorHAnsi" w:cstheme="minorHAnsi"/>
                <w:b/>
                <w:szCs w:val="20"/>
              </w:rPr>
            </w:pPr>
            <w:r w:rsidRPr="006779E3">
              <w:rPr>
                <w:rFonts w:asciiTheme="minorHAnsi" w:hAnsiTheme="minorHAnsi" w:cstheme="minorHAnsi"/>
                <w:sz w:val="16"/>
                <w:szCs w:val="16"/>
              </w:rPr>
              <w:t>With layer below</w:t>
            </w:r>
          </w:p>
        </w:tc>
        <w:tc>
          <w:tcPr>
            <w:tcW w:w="658" w:type="dxa"/>
            <w:vMerge/>
          </w:tcPr>
          <w:p w14:paraId="25AB6D04" w14:textId="77777777" w:rsidR="00E864CC" w:rsidRPr="00CA5937" w:rsidRDefault="00E864CC" w:rsidP="00E864CC">
            <w:pPr>
              <w:jc w:val="center"/>
              <w:rPr>
                <w:rFonts w:asciiTheme="minorHAnsi" w:hAnsiTheme="minorHAnsi" w:cstheme="minorHAnsi"/>
                <w:szCs w:val="20"/>
              </w:rPr>
            </w:pPr>
          </w:p>
        </w:tc>
        <w:tc>
          <w:tcPr>
            <w:tcW w:w="985" w:type="dxa"/>
            <w:vMerge/>
          </w:tcPr>
          <w:p w14:paraId="3C820493" w14:textId="77777777" w:rsidR="00E864CC" w:rsidRPr="00CA5937" w:rsidRDefault="00E864CC" w:rsidP="00E864CC">
            <w:pPr>
              <w:jc w:val="center"/>
              <w:rPr>
                <w:rFonts w:asciiTheme="minorHAnsi" w:hAnsiTheme="minorHAnsi" w:cstheme="minorHAnsi"/>
                <w:szCs w:val="20"/>
              </w:rPr>
            </w:pPr>
          </w:p>
        </w:tc>
        <w:tc>
          <w:tcPr>
            <w:tcW w:w="906" w:type="dxa"/>
            <w:vMerge/>
          </w:tcPr>
          <w:p w14:paraId="62F6583D" w14:textId="77777777" w:rsidR="00E864CC" w:rsidRPr="00CA5937" w:rsidRDefault="00E864CC" w:rsidP="00E864CC">
            <w:pPr>
              <w:jc w:val="center"/>
              <w:rPr>
                <w:rFonts w:asciiTheme="minorHAnsi" w:hAnsiTheme="minorHAnsi" w:cstheme="minorHAnsi"/>
                <w:szCs w:val="20"/>
              </w:rPr>
            </w:pPr>
          </w:p>
        </w:tc>
        <w:tc>
          <w:tcPr>
            <w:tcW w:w="810" w:type="dxa"/>
            <w:vMerge/>
          </w:tcPr>
          <w:p w14:paraId="1FA3F806" w14:textId="77777777" w:rsidR="00E864CC" w:rsidRPr="00CA5937" w:rsidRDefault="00E864CC" w:rsidP="00E864CC">
            <w:pPr>
              <w:jc w:val="center"/>
              <w:rPr>
                <w:rFonts w:asciiTheme="minorHAnsi" w:hAnsiTheme="minorHAnsi" w:cstheme="minorHAnsi"/>
                <w:szCs w:val="20"/>
              </w:rPr>
            </w:pPr>
          </w:p>
        </w:tc>
        <w:tc>
          <w:tcPr>
            <w:tcW w:w="855" w:type="dxa"/>
            <w:vMerge/>
          </w:tcPr>
          <w:p w14:paraId="706ECC2D" w14:textId="77777777" w:rsidR="00E864CC" w:rsidRPr="00CA5937" w:rsidRDefault="00E864CC" w:rsidP="00E864CC">
            <w:pPr>
              <w:jc w:val="center"/>
              <w:rPr>
                <w:rFonts w:asciiTheme="minorHAnsi" w:hAnsiTheme="minorHAnsi" w:cstheme="minorHAnsi"/>
                <w:szCs w:val="20"/>
              </w:rPr>
            </w:pPr>
          </w:p>
        </w:tc>
        <w:tc>
          <w:tcPr>
            <w:tcW w:w="844" w:type="dxa"/>
            <w:vMerge/>
          </w:tcPr>
          <w:p w14:paraId="279D7F14" w14:textId="77777777" w:rsidR="00E864CC" w:rsidRPr="00CA5937" w:rsidRDefault="00E864CC" w:rsidP="00E864CC">
            <w:pPr>
              <w:jc w:val="center"/>
              <w:rPr>
                <w:rFonts w:asciiTheme="minorHAnsi" w:hAnsiTheme="minorHAnsi" w:cstheme="minorHAnsi"/>
                <w:szCs w:val="20"/>
              </w:rPr>
            </w:pPr>
          </w:p>
        </w:tc>
        <w:tc>
          <w:tcPr>
            <w:tcW w:w="804" w:type="dxa"/>
            <w:vMerge/>
          </w:tcPr>
          <w:p w14:paraId="6020DBA9" w14:textId="77777777" w:rsidR="00E864CC" w:rsidRPr="00CA5937" w:rsidRDefault="00E864CC" w:rsidP="00E864CC">
            <w:pPr>
              <w:jc w:val="center"/>
              <w:rPr>
                <w:rFonts w:asciiTheme="minorHAnsi" w:hAnsiTheme="minorHAnsi" w:cstheme="minorHAnsi"/>
                <w:szCs w:val="20"/>
              </w:rPr>
            </w:pPr>
          </w:p>
        </w:tc>
      </w:tr>
      <w:tr w:rsidR="00E864CC" w:rsidRPr="00CA5937" w14:paraId="12D7E06E" w14:textId="77777777" w:rsidTr="00E864CC">
        <w:trPr>
          <w:jc w:val="center"/>
        </w:trPr>
        <w:tc>
          <w:tcPr>
            <w:tcW w:w="662" w:type="dxa"/>
          </w:tcPr>
          <w:p w14:paraId="2771B6CA"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A</w:t>
            </w:r>
          </w:p>
        </w:tc>
        <w:tc>
          <w:tcPr>
            <w:tcW w:w="1403" w:type="dxa"/>
          </w:tcPr>
          <w:p w14:paraId="507E251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261EF06" w14:textId="77777777" w:rsidR="00E864CC" w:rsidRPr="00CA5937" w:rsidRDefault="00E864CC" w:rsidP="00E864CC">
            <w:pPr>
              <w:jc w:val="center"/>
              <w:rPr>
                <w:rFonts w:asciiTheme="minorHAnsi" w:hAnsiTheme="minorHAnsi" w:cstheme="minorHAnsi"/>
                <w:szCs w:val="20"/>
              </w:rPr>
            </w:pPr>
          </w:p>
        </w:tc>
        <w:tc>
          <w:tcPr>
            <w:tcW w:w="658" w:type="dxa"/>
          </w:tcPr>
          <w:p w14:paraId="521B82D5"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77146D" w14:textId="77777777" w:rsidR="00E864CC" w:rsidRPr="00CA5937" w:rsidRDefault="00E864CC" w:rsidP="00E864CC">
            <w:pPr>
              <w:jc w:val="center"/>
              <w:rPr>
                <w:rFonts w:asciiTheme="minorHAnsi" w:hAnsiTheme="minorHAnsi" w:cstheme="minorHAnsi"/>
                <w:szCs w:val="20"/>
              </w:rPr>
            </w:pPr>
          </w:p>
        </w:tc>
        <w:tc>
          <w:tcPr>
            <w:tcW w:w="906" w:type="dxa"/>
          </w:tcPr>
          <w:p w14:paraId="6757546A" w14:textId="77777777" w:rsidR="00E864CC" w:rsidRPr="00CA5937" w:rsidRDefault="00E864CC" w:rsidP="00E864CC">
            <w:pPr>
              <w:jc w:val="center"/>
              <w:rPr>
                <w:rFonts w:asciiTheme="minorHAnsi" w:hAnsiTheme="minorHAnsi" w:cstheme="minorHAnsi"/>
                <w:szCs w:val="20"/>
              </w:rPr>
            </w:pPr>
          </w:p>
        </w:tc>
        <w:tc>
          <w:tcPr>
            <w:tcW w:w="810" w:type="dxa"/>
          </w:tcPr>
          <w:p w14:paraId="1C4E56E7" w14:textId="77777777" w:rsidR="00E864CC" w:rsidRPr="00CA5937" w:rsidRDefault="00E864CC" w:rsidP="00E864CC">
            <w:pPr>
              <w:jc w:val="center"/>
              <w:rPr>
                <w:rFonts w:asciiTheme="minorHAnsi" w:hAnsiTheme="minorHAnsi" w:cstheme="minorHAnsi"/>
                <w:szCs w:val="20"/>
              </w:rPr>
            </w:pPr>
          </w:p>
        </w:tc>
        <w:tc>
          <w:tcPr>
            <w:tcW w:w="855" w:type="dxa"/>
          </w:tcPr>
          <w:p w14:paraId="0468A115" w14:textId="77777777" w:rsidR="00E864CC" w:rsidRPr="00CA5937" w:rsidRDefault="00E864CC" w:rsidP="00E864CC">
            <w:pPr>
              <w:jc w:val="center"/>
              <w:rPr>
                <w:rFonts w:asciiTheme="minorHAnsi" w:hAnsiTheme="minorHAnsi" w:cstheme="minorHAnsi"/>
                <w:szCs w:val="20"/>
              </w:rPr>
            </w:pPr>
          </w:p>
        </w:tc>
        <w:tc>
          <w:tcPr>
            <w:tcW w:w="844" w:type="dxa"/>
          </w:tcPr>
          <w:p w14:paraId="3CF848D8" w14:textId="64B11C94" w:rsidR="00E864CC" w:rsidRPr="00CA5937" w:rsidRDefault="00E864CC" w:rsidP="00E864CC">
            <w:pPr>
              <w:jc w:val="center"/>
              <w:rPr>
                <w:rFonts w:asciiTheme="minorHAnsi" w:hAnsiTheme="minorHAnsi" w:cstheme="minorHAnsi"/>
                <w:szCs w:val="20"/>
              </w:rPr>
            </w:pPr>
          </w:p>
        </w:tc>
        <w:tc>
          <w:tcPr>
            <w:tcW w:w="804" w:type="dxa"/>
          </w:tcPr>
          <w:p w14:paraId="1C0F5260" w14:textId="77777777" w:rsidR="00E864CC" w:rsidRPr="00CA5937" w:rsidRDefault="00E864CC" w:rsidP="00E864CC">
            <w:pPr>
              <w:jc w:val="center"/>
              <w:rPr>
                <w:rFonts w:asciiTheme="minorHAnsi" w:hAnsiTheme="minorHAnsi" w:cstheme="minorHAnsi"/>
                <w:szCs w:val="20"/>
              </w:rPr>
            </w:pPr>
          </w:p>
        </w:tc>
      </w:tr>
      <w:tr w:rsidR="00E864CC" w:rsidRPr="00CA5937" w14:paraId="7CC1C79D" w14:textId="77777777" w:rsidTr="00E864CC">
        <w:trPr>
          <w:jc w:val="center"/>
        </w:trPr>
        <w:tc>
          <w:tcPr>
            <w:tcW w:w="662" w:type="dxa"/>
          </w:tcPr>
          <w:p w14:paraId="7EC98E3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B</w:t>
            </w:r>
          </w:p>
        </w:tc>
        <w:tc>
          <w:tcPr>
            <w:tcW w:w="1403" w:type="dxa"/>
          </w:tcPr>
          <w:p w14:paraId="15628F6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01253DB7" w14:textId="77777777" w:rsidR="00E864CC" w:rsidRPr="00CA5937" w:rsidRDefault="00E864CC" w:rsidP="00E864CC">
            <w:pPr>
              <w:jc w:val="center"/>
              <w:rPr>
                <w:rFonts w:asciiTheme="minorHAnsi" w:hAnsiTheme="minorHAnsi" w:cstheme="minorHAnsi"/>
                <w:szCs w:val="20"/>
              </w:rPr>
            </w:pPr>
          </w:p>
        </w:tc>
        <w:tc>
          <w:tcPr>
            <w:tcW w:w="658" w:type="dxa"/>
          </w:tcPr>
          <w:p w14:paraId="0CBD454A" w14:textId="77777777" w:rsidR="00E864CC" w:rsidRPr="00CA5937" w:rsidRDefault="00E864CC" w:rsidP="00E864CC">
            <w:pPr>
              <w:jc w:val="center"/>
              <w:rPr>
                <w:rFonts w:asciiTheme="minorHAnsi" w:hAnsiTheme="minorHAnsi" w:cstheme="minorHAnsi"/>
                <w:szCs w:val="20"/>
              </w:rPr>
            </w:pPr>
          </w:p>
        </w:tc>
        <w:tc>
          <w:tcPr>
            <w:tcW w:w="985" w:type="dxa"/>
          </w:tcPr>
          <w:p w14:paraId="5417D70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31A07D19" w14:textId="77777777" w:rsidR="00E864CC" w:rsidRPr="00CA5937" w:rsidRDefault="00E864CC" w:rsidP="00E864CC">
            <w:pPr>
              <w:jc w:val="center"/>
              <w:rPr>
                <w:rFonts w:asciiTheme="minorHAnsi" w:hAnsiTheme="minorHAnsi" w:cstheme="minorHAnsi"/>
                <w:szCs w:val="20"/>
              </w:rPr>
            </w:pPr>
          </w:p>
        </w:tc>
        <w:tc>
          <w:tcPr>
            <w:tcW w:w="810" w:type="dxa"/>
          </w:tcPr>
          <w:p w14:paraId="74EBF28F" w14:textId="77777777" w:rsidR="00E864CC" w:rsidRPr="00CA5937" w:rsidRDefault="00E864CC" w:rsidP="00E864CC">
            <w:pPr>
              <w:jc w:val="center"/>
              <w:rPr>
                <w:rFonts w:asciiTheme="minorHAnsi" w:hAnsiTheme="minorHAnsi" w:cstheme="minorHAnsi"/>
                <w:szCs w:val="20"/>
              </w:rPr>
            </w:pPr>
          </w:p>
        </w:tc>
        <w:tc>
          <w:tcPr>
            <w:tcW w:w="855" w:type="dxa"/>
          </w:tcPr>
          <w:p w14:paraId="1AC546EC" w14:textId="77777777" w:rsidR="00E864CC" w:rsidRPr="00CA5937" w:rsidRDefault="00E864CC" w:rsidP="00E864CC">
            <w:pPr>
              <w:jc w:val="center"/>
              <w:rPr>
                <w:rFonts w:asciiTheme="minorHAnsi" w:hAnsiTheme="minorHAnsi" w:cstheme="minorHAnsi"/>
                <w:szCs w:val="20"/>
              </w:rPr>
            </w:pPr>
          </w:p>
        </w:tc>
        <w:tc>
          <w:tcPr>
            <w:tcW w:w="844" w:type="dxa"/>
          </w:tcPr>
          <w:p w14:paraId="1D3E7FAA" w14:textId="5EFE8ED7" w:rsidR="00E864CC" w:rsidRPr="00CA5937" w:rsidRDefault="00E864CC" w:rsidP="00E864CC">
            <w:pPr>
              <w:jc w:val="center"/>
              <w:rPr>
                <w:rFonts w:asciiTheme="minorHAnsi" w:hAnsiTheme="minorHAnsi" w:cstheme="minorHAnsi"/>
                <w:szCs w:val="20"/>
              </w:rPr>
            </w:pPr>
          </w:p>
        </w:tc>
        <w:tc>
          <w:tcPr>
            <w:tcW w:w="804" w:type="dxa"/>
          </w:tcPr>
          <w:p w14:paraId="01B44B84" w14:textId="77777777" w:rsidR="00E864CC" w:rsidRPr="00CA5937" w:rsidRDefault="00E864CC" w:rsidP="00E864CC">
            <w:pPr>
              <w:jc w:val="center"/>
              <w:rPr>
                <w:rFonts w:asciiTheme="minorHAnsi" w:hAnsiTheme="minorHAnsi" w:cstheme="minorHAnsi"/>
                <w:szCs w:val="20"/>
              </w:rPr>
            </w:pPr>
          </w:p>
        </w:tc>
      </w:tr>
      <w:tr w:rsidR="00E864CC" w:rsidRPr="00CA5937" w14:paraId="4EB87F67" w14:textId="77777777" w:rsidTr="00E864CC">
        <w:trPr>
          <w:jc w:val="center"/>
        </w:trPr>
        <w:tc>
          <w:tcPr>
            <w:tcW w:w="662" w:type="dxa"/>
          </w:tcPr>
          <w:p w14:paraId="3113C8E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C</w:t>
            </w:r>
          </w:p>
        </w:tc>
        <w:tc>
          <w:tcPr>
            <w:tcW w:w="1403" w:type="dxa"/>
          </w:tcPr>
          <w:p w14:paraId="5F0E0713" w14:textId="77777777" w:rsidR="00E864CC" w:rsidRPr="00CA5937" w:rsidRDefault="00E864CC" w:rsidP="00E864CC">
            <w:pPr>
              <w:jc w:val="center"/>
              <w:rPr>
                <w:rFonts w:asciiTheme="minorHAnsi" w:hAnsiTheme="minorHAnsi" w:cstheme="minorHAnsi"/>
                <w:szCs w:val="20"/>
              </w:rPr>
            </w:pPr>
          </w:p>
        </w:tc>
        <w:tc>
          <w:tcPr>
            <w:tcW w:w="1423" w:type="dxa"/>
          </w:tcPr>
          <w:p w14:paraId="38324B9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7C8B3BC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80D2D5" w14:textId="77777777" w:rsidR="00E864CC" w:rsidRPr="00CA5937" w:rsidRDefault="00E864CC" w:rsidP="00E864CC">
            <w:pPr>
              <w:jc w:val="center"/>
              <w:rPr>
                <w:rFonts w:asciiTheme="minorHAnsi" w:hAnsiTheme="minorHAnsi" w:cstheme="minorHAnsi"/>
                <w:szCs w:val="20"/>
              </w:rPr>
            </w:pPr>
          </w:p>
        </w:tc>
        <w:tc>
          <w:tcPr>
            <w:tcW w:w="906" w:type="dxa"/>
          </w:tcPr>
          <w:p w14:paraId="5D24D5F9" w14:textId="77777777" w:rsidR="00E864CC" w:rsidRPr="00CA5937" w:rsidRDefault="00E864CC" w:rsidP="00E864CC">
            <w:pPr>
              <w:jc w:val="center"/>
              <w:rPr>
                <w:rFonts w:asciiTheme="minorHAnsi" w:hAnsiTheme="minorHAnsi" w:cstheme="minorHAnsi"/>
                <w:szCs w:val="20"/>
              </w:rPr>
            </w:pPr>
          </w:p>
        </w:tc>
        <w:tc>
          <w:tcPr>
            <w:tcW w:w="810" w:type="dxa"/>
          </w:tcPr>
          <w:p w14:paraId="69318BD2" w14:textId="77777777" w:rsidR="00E864CC" w:rsidRPr="00CA5937" w:rsidRDefault="00E864CC" w:rsidP="00E864CC">
            <w:pPr>
              <w:jc w:val="center"/>
              <w:rPr>
                <w:rFonts w:asciiTheme="minorHAnsi" w:hAnsiTheme="minorHAnsi" w:cstheme="minorHAnsi"/>
                <w:szCs w:val="20"/>
              </w:rPr>
            </w:pPr>
          </w:p>
        </w:tc>
        <w:tc>
          <w:tcPr>
            <w:tcW w:w="855" w:type="dxa"/>
          </w:tcPr>
          <w:p w14:paraId="2CCDD361" w14:textId="77777777" w:rsidR="00E864CC" w:rsidRPr="00CA5937" w:rsidRDefault="00E864CC" w:rsidP="00E864CC">
            <w:pPr>
              <w:jc w:val="center"/>
              <w:rPr>
                <w:rFonts w:asciiTheme="minorHAnsi" w:hAnsiTheme="minorHAnsi" w:cstheme="minorHAnsi"/>
                <w:szCs w:val="20"/>
              </w:rPr>
            </w:pPr>
          </w:p>
        </w:tc>
        <w:tc>
          <w:tcPr>
            <w:tcW w:w="844" w:type="dxa"/>
          </w:tcPr>
          <w:p w14:paraId="6F32ECC7" w14:textId="24FA1BDC" w:rsidR="00E864CC" w:rsidRPr="00CA5937" w:rsidRDefault="00E864CC" w:rsidP="00E864CC">
            <w:pPr>
              <w:jc w:val="center"/>
              <w:rPr>
                <w:rFonts w:asciiTheme="minorHAnsi" w:hAnsiTheme="minorHAnsi" w:cstheme="minorHAnsi"/>
                <w:szCs w:val="20"/>
              </w:rPr>
            </w:pPr>
          </w:p>
        </w:tc>
        <w:tc>
          <w:tcPr>
            <w:tcW w:w="804" w:type="dxa"/>
          </w:tcPr>
          <w:p w14:paraId="0FB28582" w14:textId="77777777" w:rsidR="00E864CC" w:rsidRPr="00CA5937" w:rsidRDefault="00E864CC" w:rsidP="00E864CC">
            <w:pPr>
              <w:jc w:val="center"/>
              <w:rPr>
                <w:rFonts w:asciiTheme="minorHAnsi" w:hAnsiTheme="minorHAnsi" w:cstheme="minorHAnsi"/>
                <w:szCs w:val="20"/>
              </w:rPr>
            </w:pPr>
          </w:p>
        </w:tc>
      </w:tr>
      <w:tr w:rsidR="00E864CC" w:rsidRPr="00CA5937" w14:paraId="195BDEEB" w14:textId="77777777" w:rsidTr="00E864CC">
        <w:trPr>
          <w:jc w:val="center"/>
        </w:trPr>
        <w:tc>
          <w:tcPr>
            <w:tcW w:w="662" w:type="dxa"/>
          </w:tcPr>
          <w:p w14:paraId="16FC6E9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D</w:t>
            </w:r>
          </w:p>
        </w:tc>
        <w:tc>
          <w:tcPr>
            <w:tcW w:w="1403" w:type="dxa"/>
          </w:tcPr>
          <w:p w14:paraId="6D2B0DA3" w14:textId="77777777" w:rsidR="00E864CC" w:rsidRPr="00CA5937" w:rsidRDefault="00E864CC" w:rsidP="00E864CC">
            <w:pPr>
              <w:jc w:val="center"/>
              <w:rPr>
                <w:rFonts w:asciiTheme="minorHAnsi" w:hAnsiTheme="minorHAnsi" w:cstheme="minorHAnsi"/>
                <w:szCs w:val="20"/>
              </w:rPr>
            </w:pPr>
          </w:p>
        </w:tc>
        <w:tc>
          <w:tcPr>
            <w:tcW w:w="1423" w:type="dxa"/>
          </w:tcPr>
          <w:p w14:paraId="27B7194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36529F2D" w14:textId="77777777" w:rsidR="00E864CC" w:rsidRPr="00CA5937" w:rsidRDefault="00E864CC" w:rsidP="00E864CC">
            <w:pPr>
              <w:jc w:val="center"/>
              <w:rPr>
                <w:rFonts w:asciiTheme="minorHAnsi" w:hAnsiTheme="minorHAnsi" w:cstheme="minorHAnsi"/>
                <w:szCs w:val="20"/>
              </w:rPr>
            </w:pPr>
          </w:p>
        </w:tc>
        <w:tc>
          <w:tcPr>
            <w:tcW w:w="985" w:type="dxa"/>
          </w:tcPr>
          <w:p w14:paraId="1AB1530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1FCAC035" w14:textId="77777777" w:rsidR="00E864CC" w:rsidRPr="00CA5937" w:rsidRDefault="00E864CC" w:rsidP="00E864CC">
            <w:pPr>
              <w:jc w:val="center"/>
              <w:rPr>
                <w:rFonts w:asciiTheme="minorHAnsi" w:hAnsiTheme="minorHAnsi" w:cstheme="minorHAnsi"/>
                <w:szCs w:val="20"/>
              </w:rPr>
            </w:pPr>
          </w:p>
        </w:tc>
        <w:tc>
          <w:tcPr>
            <w:tcW w:w="810" w:type="dxa"/>
          </w:tcPr>
          <w:p w14:paraId="403C7F7B" w14:textId="77777777" w:rsidR="00E864CC" w:rsidRPr="00CA5937" w:rsidRDefault="00E864CC" w:rsidP="00E864CC">
            <w:pPr>
              <w:jc w:val="center"/>
              <w:rPr>
                <w:rFonts w:asciiTheme="minorHAnsi" w:hAnsiTheme="minorHAnsi" w:cstheme="minorHAnsi"/>
                <w:szCs w:val="20"/>
              </w:rPr>
            </w:pPr>
          </w:p>
        </w:tc>
        <w:tc>
          <w:tcPr>
            <w:tcW w:w="855" w:type="dxa"/>
          </w:tcPr>
          <w:p w14:paraId="6BF35D6F" w14:textId="77777777" w:rsidR="00E864CC" w:rsidRPr="00CA5937" w:rsidRDefault="00E864CC" w:rsidP="00E864CC">
            <w:pPr>
              <w:jc w:val="center"/>
              <w:rPr>
                <w:rFonts w:asciiTheme="minorHAnsi" w:hAnsiTheme="minorHAnsi" w:cstheme="minorHAnsi"/>
                <w:szCs w:val="20"/>
              </w:rPr>
            </w:pPr>
          </w:p>
        </w:tc>
        <w:tc>
          <w:tcPr>
            <w:tcW w:w="844" w:type="dxa"/>
          </w:tcPr>
          <w:p w14:paraId="72545DA9" w14:textId="18268CEA" w:rsidR="00E864CC" w:rsidRPr="00CA5937" w:rsidRDefault="00E864CC" w:rsidP="00E864CC">
            <w:pPr>
              <w:jc w:val="center"/>
              <w:rPr>
                <w:rFonts w:asciiTheme="minorHAnsi" w:hAnsiTheme="minorHAnsi" w:cstheme="minorHAnsi"/>
                <w:szCs w:val="20"/>
              </w:rPr>
            </w:pPr>
          </w:p>
        </w:tc>
        <w:tc>
          <w:tcPr>
            <w:tcW w:w="804" w:type="dxa"/>
          </w:tcPr>
          <w:p w14:paraId="299A23CB" w14:textId="77777777" w:rsidR="00E864CC" w:rsidRPr="00CA5937" w:rsidRDefault="00E864CC" w:rsidP="00E864CC">
            <w:pPr>
              <w:jc w:val="center"/>
              <w:rPr>
                <w:rFonts w:asciiTheme="minorHAnsi" w:hAnsiTheme="minorHAnsi" w:cstheme="minorHAnsi"/>
                <w:szCs w:val="20"/>
              </w:rPr>
            </w:pPr>
          </w:p>
        </w:tc>
      </w:tr>
      <w:tr w:rsidR="00E864CC" w:rsidRPr="00CA5937" w14:paraId="5EB7E01D" w14:textId="77777777" w:rsidTr="00E864CC">
        <w:trPr>
          <w:jc w:val="center"/>
        </w:trPr>
        <w:tc>
          <w:tcPr>
            <w:tcW w:w="662" w:type="dxa"/>
          </w:tcPr>
          <w:p w14:paraId="74838B6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E</w:t>
            </w:r>
          </w:p>
        </w:tc>
        <w:tc>
          <w:tcPr>
            <w:tcW w:w="1403" w:type="dxa"/>
          </w:tcPr>
          <w:p w14:paraId="7586CFF1"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4FE44A4F" w14:textId="77777777" w:rsidR="00E864CC" w:rsidRPr="00CA5937" w:rsidRDefault="00E864CC" w:rsidP="00E864CC">
            <w:pPr>
              <w:jc w:val="center"/>
              <w:rPr>
                <w:rFonts w:asciiTheme="minorHAnsi" w:hAnsiTheme="minorHAnsi" w:cstheme="minorHAnsi"/>
                <w:szCs w:val="20"/>
              </w:rPr>
            </w:pPr>
          </w:p>
        </w:tc>
        <w:tc>
          <w:tcPr>
            <w:tcW w:w="658" w:type="dxa"/>
          </w:tcPr>
          <w:p w14:paraId="040398FC" w14:textId="77777777" w:rsidR="00E864CC" w:rsidRPr="00CA5937" w:rsidRDefault="00E864CC" w:rsidP="00E864CC">
            <w:pPr>
              <w:jc w:val="center"/>
              <w:rPr>
                <w:rFonts w:asciiTheme="minorHAnsi" w:hAnsiTheme="minorHAnsi" w:cstheme="minorHAnsi"/>
                <w:szCs w:val="20"/>
              </w:rPr>
            </w:pPr>
          </w:p>
        </w:tc>
        <w:tc>
          <w:tcPr>
            <w:tcW w:w="985" w:type="dxa"/>
          </w:tcPr>
          <w:p w14:paraId="1910BEAF" w14:textId="77777777" w:rsidR="00E864CC" w:rsidRPr="00CA5937" w:rsidRDefault="00E864CC" w:rsidP="00E864CC">
            <w:pPr>
              <w:jc w:val="center"/>
              <w:rPr>
                <w:rFonts w:asciiTheme="minorHAnsi" w:hAnsiTheme="minorHAnsi" w:cstheme="minorHAnsi"/>
                <w:szCs w:val="20"/>
              </w:rPr>
            </w:pPr>
          </w:p>
        </w:tc>
        <w:tc>
          <w:tcPr>
            <w:tcW w:w="906" w:type="dxa"/>
          </w:tcPr>
          <w:p w14:paraId="32700FD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01BD9B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177CD119" w14:textId="77777777" w:rsidR="00E864CC" w:rsidRPr="00CA5937" w:rsidRDefault="00E864CC" w:rsidP="00E864CC">
            <w:pPr>
              <w:jc w:val="center"/>
              <w:rPr>
                <w:rFonts w:asciiTheme="minorHAnsi" w:hAnsiTheme="minorHAnsi" w:cstheme="minorHAnsi"/>
                <w:szCs w:val="20"/>
              </w:rPr>
            </w:pPr>
          </w:p>
        </w:tc>
        <w:tc>
          <w:tcPr>
            <w:tcW w:w="844" w:type="dxa"/>
          </w:tcPr>
          <w:p w14:paraId="2A6E70B8" w14:textId="756D6178" w:rsidR="00E864CC" w:rsidRPr="00CA5937" w:rsidRDefault="00E864CC" w:rsidP="00E864CC">
            <w:pPr>
              <w:jc w:val="center"/>
              <w:rPr>
                <w:rFonts w:asciiTheme="minorHAnsi" w:hAnsiTheme="minorHAnsi" w:cstheme="minorHAnsi"/>
                <w:szCs w:val="20"/>
              </w:rPr>
            </w:pPr>
          </w:p>
        </w:tc>
        <w:tc>
          <w:tcPr>
            <w:tcW w:w="804" w:type="dxa"/>
          </w:tcPr>
          <w:p w14:paraId="69E70501" w14:textId="77777777" w:rsidR="00E864CC" w:rsidRPr="00CA5937" w:rsidRDefault="00E864CC" w:rsidP="00E864CC">
            <w:pPr>
              <w:jc w:val="center"/>
              <w:rPr>
                <w:rFonts w:asciiTheme="minorHAnsi" w:hAnsiTheme="minorHAnsi" w:cstheme="minorHAnsi"/>
                <w:szCs w:val="20"/>
              </w:rPr>
            </w:pPr>
          </w:p>
        </w:tc>
      </w:tr>
      <w:tr w:rsidR="00E864CC" w:rsidRPr="00CA5937" w14:paraId="35E3A201" w14:textId="77777777" w:rsidTr="00E864CC">
        <w:trPr>
          <w:jc w:val="center"/>
        </w:trPr>
        <w:tc>
          <w:tcPr>
            <w:tcW w:w="662" w:type="dxa"/>
          </w:tcPr>
          <w:p w14:paraId="4F1D8FD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F</w:t>
            </w:r>
          </w:p>
        </w:tc>
        <w:tc>
          <w:tcPr>
            <w:tcW w:w="1403" w:type="dxa"/>
          </w:tcPr>
          <w:p w14:paraId="3C2382F2"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396349F8" w14:textId="77777777" w:rsidR="00E864CC" w:rsidRPr="00CA5937" w:rsidRDefault="00E864CC" w:rsidP="00E864CC">
            <w:pPr>
              <w:jc w:val="center"/>
              <w:rPr>
                <w:rFonts w:asciiTheme="minorHAnsi" w:hAnsiTheme="minorHAnsi" w:cstheme="minorHAnsi"/>
                <w:szCs w:val="20"/>
              </w:rPr>
            </w:pPr>
          </w:p>
        </w:tc>
        <w:tc>
          <w:tcPr>
            <w:tcW w:w="658" w:type="dxa"/>
          </w:tcPr>
          <w:p w14:paraId="31197095" w14:textId="77777777" w:rsidR="00E864CC" w:rsidRPr="00CA5937" w:rsidRDefault="00E864CC" w:rsidP="00E864CC">
            <w:pPr>
              <w:jc w:val="center"/>
              <w:rPr>
                <w:rFonts w:asciiTheme="minorHAnsi" w:hAnsiTheme="minorHAnsi" w:cstheme="minorHAnsi"/>
                <w:szCs w:val="20"/>
              </w:rPr>
            </w:pPr>
          </w:p>
        </w:tc>
        <w:tc>
          <w:tcPr>
            <w:tcW w:w="985" w:type="dxa"/>
          </w:tcPr>
          <w:p w14:paraId="3800D487" w14:textId="77777777" w:rsidR="00E864CC" w:rsidRPr="00CA5937" w:rsidRDefault="00E864CC" w:rsidP="00E864CC">
            <w:pPr>
              <w:jc w:val="center"/>
              <w:rPr>
                <w:rFonts w:asciiTheme="minorHAnsi" w:hAnsiTheme="minorHAnsi" w:cstheme="minorHAnsi"/>
                <w:szCs w:val="20"/>
              </w:rPr>
            </w:pPr>
          </w:p>
        </w:tc>
        <w:tc>
          <w:tcPr>
            <w:tcW w:w="906" w:type="dxa"/>
          </w:tcPr>
          <w:p w14:paraId="12E61510"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FC2CE5F" w14:textId="77777777" w:rsidR="00E864CC" w:rsidRPr="00CA5937" w:rsidRDefault="00E864CC" w:rsidP="00E864CC">
            <w:pPr>
              <w:jc w:val="center"/>
              <w:rPr>
                <w:rFonts w:asciiTheme="minorHAnsi" w:hAnsiTheme="minorHAnsi" w:cstheme="minorHAnsi"/>
                <w:szCs w:val="20"/>
              </w:rPr>
            </w:pPr>
          </w:p>
        </w:tc>
        <w:tc>
          <w:tcPr>
            <w:tcW w:w="855" w:type="dxa"/>
          </w:tcPr>
          <w:p w14:paraId="0F73D7E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6A2E4DAC" w14:textId="6177787E" w:rsidR="00E864CC" w:rsidRPr="00CA5937" w:rsidRDefault="00E864CC" w:rsidP="00E864CC">
            <w:pPr>
              <w:jc w:val="center"/>
              <w:rPr>
                <w:rFonts w:asciiTheme="minorHAnsi" w:hAnsiTheme="minorHAnsi" w:cstheme="minorHAnsi"/>
                <w:szCs w:val="20"/>
              </w:rPr>
            </w:pPr>
          </w:p>
        </w:tc>
        <w:tc>
          <w:tcPr>
            <w:tcW w:w="804" w:type="dxa"/>
          </w:tcPr>
          <w:p w14:paraId="0D66A564" w14:textId="77777777" w:rsidR="00E864CC" w:rsidRPr="00CA5937" w:rsidRDefault="00E864CC" w:rsidP="00E864CC">
            <w:pPr>
              <w:jc w:val="center"/>
              <w:rPr>
                <w:rFonts w:asciiTheme="minorHAnsi" w:hAnsiTheme="minorHAnsi" w:cstheme="minorHAnsi"/>
                <w:szCs w:val="20"/>
              </w:rPr>
            </w:pPr>
          </w:p>
        </w:tc>
      </w:tr>
      <w:tr w:rsidR="00E864CC" w:rsidRPr="00CA5937" w14:paraId="0CBF7026" w14:textId="77777777" w:rsidTr="00E864CC">
        <w:trPr>
          <w:jc w:val="center"/>
        </w:trPr>
        <w:tc>
          <w:tcPr>
            <w:tcW w:w="662" w:type="dxa"/>
          </w:tcPr>
          <w:p w14:paraId="78CACE6F"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G</w:t>
            </w:r>
          </w:p>
        </w:tc>
        <w:tc>
          <w:tcPr>
            <w:tcW w:w="1403" w:type="dxa"/>
          </w:tcPr>
          <w:p w14:paraId="175E82D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FCF52F2" w14:textId="77777777" w:rsidR="00E864CC" w:rsidRPr="00CA5937" w:rsidRDefault="00E864CC" w:rsidP="00E864CC">
            <w:pPr>
              <w:jc w:val="center"/>
              <w:rPr>
                <w:rFonts w:asciiTheme="minorHAnsi" w:hAnsiTheme="minorHAnsi" w:cstheme="minorHAnsi"/>
                <w:szCs w:val="20"/>
              </w:rPr>
            </w:pPr>
          </w:p>
        </w:tc>
        <w:tc>
          <w:tcPr>
            <w:tcW w:w="658" w:type="dxa"/>
          </w:tcPr>
          <w:p w14:paraId="6FADCEA6" w14:textId="77777777" w:rsidR="00E864CC" w:rsidRPr="00CA5937" w:rsidRDefault="00E864CC" w:rsidP="00E864CC">
            <w:pPr>
              <w:jc w:val="center"/>
              <w:rPr>
                <w:rFonts w:asciiTheme="minorHAnsi" w:hAnsiTheme="minorHAnsi" w:cstheme="minorHAnsi"/>
                <w:szCs w:val="20"/>
              </w:rPr>
            </w:pPr>
          </w:p>
        </w:tc>
        <w:tc>
          <w:tcPr>
            <w:tcW w:w="985" w:type="dxa"/>
          </w:tcPr>
          <w:p w14:paraId="79DDB41B" w14:textId="77777777" w:rsidR="00E864CC" w:rsidRPr="00CA5937" w:rsidRDefault="00E864CC" w:rsidP="00E864CC">
            <w:pPr>
              <w:jc w:val="center"/>
              <w:rPr>
                <w:rFonts w:asciiTheme="minorHAnsi" w:hAnsiTheme="minorHAnsi" w:cstheme="minorHAnsi"/>
                <w:szCs w:val="20"/>
              </w:rPr>
            </w:pPr>
          </w:p>
        </w:tc>
        <w:tc>
          <w:tcPr>
            <w:tcW w:w="906" w:type="dxa"/>
          </w:tcPr>
          <w:p w14:paraId="49536F1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20DA7664" w14:textId="77777777" w:rsidR="00E864CC" w:rsidRPr="00CA5937" w:rsidRDefault="00E864CC" w:rsidP="00E864CC">
            <w:pPr>
              <w:jc w:val="center"/>
              <w:rPr>
                <w:rFonts w:asciiTheme="minorHAnsi" w:hAnsiTheme="minorHAnsi" w:cstheme="minorHAnsi"/>
                <w:szCs w:val="20"/>
              </w:rPr>
            </w:pPr>
          </w:p>
        </w:tc>
        <w:tc>
          <w:tcPr>
            <w:tcW w:w="855" w:type="dxa"/>
          </w:tcPr>
          <w:p w14:paraId="77FC9F69" w14:textId="77777777" w:rsidR="00E864CC" w:rsidRPr="00CA5937" w:rsidRDefault="00E864CC" w:rsidP="00E864CC">
            <w:pPr>
              <w:jc w:val="center"/>
              <w:rPr>
                <w:rFonts w:asciiTheme="minorHAnsi" w:hAnsiTheme="minorHAnsi" w:cstheme="minorHAnsi"/>
                <w:szCs w:val="20"/>
              </w:rPr>
            </w:pPr>
          </w:p>
        </w:tc>
        <w:tc>
          <w:tcPr>
            <w:tcW w:w="844" w:type="dxa"/>
          </w:tcPr>
          <w:p w14:paraId="317C6B1E" w14:textId="6FFD5521"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0D262E00" w14:textId="77777777" w:rsidR="00E864CC" w:rsidRPr="00CA5937" w:rsidRDefault="00E864CC" w:rsidP="00E864CC">
            <w:pPr>
              <w:jc w:val="center"/>
              <w:rPr>
                <w:rFonts w:asciiTheme="minorHAnsi" w:hAnsiTheme="minorHAnsi" w:cstheme="minorHAnsi"/>
                <w:szCs w:val="20"/>
              </w:rPr>
            </w:pPr>
          </w:p>
        </w:tc>
      </w:tr>
      <w:tr w:rsidR="00E864CC" w:rsidRPr="00CA5937" w14:paraId="513D0538" w14:textId="77777777" w:rsidTr="00E864CC">
        <w:trPr>
          <w:jc w:val="center"/>
        </w:trPr>
        <w:tc>
          <w:tcPr>
            <w:tcW w:w="662" w:type="dxa"/>
          </w:tcPr>
          <w:p w14:paraId="273E137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H</w:t>
            </w:r>
          </w:p>
        </w:tc>
        <w:tc>
          <w:tcPr>
            <w:tcW w:w="1403" w:type="dxa"/>
          </w:tcPr>
          <w:p w14:paraId="137E3FE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6D677D07" w14:textId="77777777" w:rsidR="00E864CC" w:rsidRPr="00CA5937" w:rsidRDefault="00E864CC" w:rsidP="00E864CC">
            <w:pPr>
              <w:jc w:val="center"/>
              <w:rPr>
                <w:rFonts w:asciiTheme="minorHAnsi" w:hAnsiTheme="minorHAnsi" w:cstheme="minorHAnsi"/>
                <w:szCs w:val="20"/>
              </w:rPr>
            </w:pPr>
          </w:p>
        </w:tc>
        <w:tc>
          <w:tcPr>
            <w:tcW w:w="658" w:type="dxa"/>
          </w:tcPr>
          <w:p w14:paraId="36346124" w14:textId="77777777" w:rsidR="00E864CC" w:rsidRPr="00CA5937" w:rsidRDefault="00E864CC" w:rsidP="00E864CC">
            <w:pPr>
              <w:jc w:val="center"/>
              <w:rPr>
                <w:rFonts w:asciiTheme="minorHAnsi" w:hAnsiTheme="minorHAnsi" w:cstheme="minorHAnsi"/>
                <w:szCs w:val="20"/>
              </w:rPr>
            </w:pPr>
          </w:p>
        </w:tc>
        <w:tc>
          <w:tcPr>
            <w:tcW w:w="985" w:type="dxa"/>
          </w:tcPr>
          <w:p w14:paraId="127F75A0" w14:textId="77777777" w:rsidR="00E864CC" w:rsidRPr="00CA5937" w:rsidRDefault="00E864CC" w:rsidP="00E864CC">
            <w:pPr>
              <w:jc w:val="center"/>
              <w:rPr>
                <w:rFonts w:asciiTheme="minorHAnsi" w:hAnsiTheme="minorHAnsi" w:cstheme="minorHAnsi"/>
                <w:szCs w:val="20"/>
              </w:rPr>
            </w:pPr>
          </w:p>
        </w:tc>
        <w:tc>
          <w:tcPr>
            <w:tcW w:w="906" w:type="dxa"/>
          </w:tcPr>
          <w:p w14:paraId="3ED042E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6A39892" w14:textId="77777777" w:rsidR="00E864CC" w:rsidRPr="00CA5937" w:rsidRDefault="00E864CC" w:rsidP="00E864CC">
            <w:pPr>
              <w:jc w:val="center"/>
              <w:rPr>
                <w:rFonts w:asciiTheme="minorHAnsi" w:hAnsiTheme="minorHAnsi" w:cstheme="minorHAnsi"/>
                <w:szCs w:val="20"/>
              </w:rPr>
            </w:pPr>
          </w:p>
        </w:tc>
        <w:tc>
          <w:tcPr>
            <w:tcW w:w="855" w:type="dxa"/>
          </w:tcPr>
          <w:p w14:paraId="5D20EE28" w14:textId="77777777" w:rsidR="00E864CC" w:rsidRPr="00CA5937" w:rsidRDefault="00E864CC" w:rsidP="00E864CC">
            <w:pPr>
              <w:jc w:val="center"/>
              <w:rPr>
                <w:rFonts w:asciiTheme="minorHAnsi" w:hAnsiTheme="minorHAnsi" w:cstheme="minorHAnsi"/>
                <w:szCs w:val="20"/>
              </w:rPr>
            </w:pPr>
          </w:p>
        </w:tc>
        <w:tc>
          <w:tcPr>
            <w:tcW w:w="844" w:type="dxa"/>
          </w:tcPr>
          <w:p w14:paraId="535D5B8F" w14:textId="7BEE67F4" w:rsidR="00E864CC" w:rsidRPr="00CA5937" w:rsidRDefault="00E864CC" w:rsidP="00E864CC">
            <w:pPr>
              <w:jc w:val="center"/>
              <w:rPr>
                <w:rFonts w:asciiTheme="minorHAnsi" w:hAnsiTheme="minorHAnsi" w:cstheme="minorHAnsi"/>
                <w:szCs w:val="20"/>
              </w:rPr>
            </w:pPr>
          </w:p>
        </w:tc>
        <w:tc>
          <w:tcPr>
            <w:tcW w:w="804" w:type="dxa"/>
          </w:tcPr>
          <w:p w14:paraId="3F8E4D6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r w:rsidR="00E864CC" w:rsidRPr="00CA5937" w14:paraId="3A8307CB" w14:textId="77777777" w:rsidTr="00E864CC">
        <w:trPr>
          <w:jc w:val="center"/>
        </w:trPr>
        <w:tc>
          <w:tcPr>
            <w:tcW w:w="662" w:type="dxa"/>
          </w:tcPr>
          <w:p w14:paraId="2CFE1F2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I</w:t>
            </w:r>
          </w:p>
        </w:tc>
        <w:tc>
          <w:tcPr>
            <w:tcW w:w="1403" w:type="dxa"/>
          </w:tcPr>
          <w:p w14:paraId="2BFD9434" w14:textId="77777777" w:rsidR="00E864CC" w:rsidRPr="00CA5937" w:rsidRDefault="00E864CC" w:rsidP="00E864CC">
            <w:pPr>
              <w:jc w:val="center"/>
              <w:rPr>
                <w:rFonts w:asciiTheme="minorHAnsi" w:hAnsiTheme="minorHAnsi" w:cstheme="minorHAnsi"/>
                <w:szCs w:val="20"/>
              </w:rPr>
            </w:pPr>
          </w:p>
        </w:tc>
        <w:tc>
          <w:tcPr>
            <w:tcW w:w="1423" w:type="dxa"/>
          </w:tcPr>
          <w:p w14:paraId="3A2B467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3BFAB6" w14:textId="77777777" w:rsidR="00E864CC" w:rsidRPr="00CA5937" w:rsidRDefault="00E864CC" w:rsidP="00E864CC">
            <w:pPr>
              <w:jc w:val="center"/>
              <w:rPr>
                <w:rFonts w:asciiTheme="minorHAnsi" w:hAnsiTheme="minorHAnsi" w:cstheme="minorHAnsi"/>
                <w:szCs w:val="20"/>
              </w:rPr>
            </w:pPr>
          </w:p>
        </w:tc>
        <w:tc>
          <w:tcPr>
            <w:tcW w:w="985" w:type="dxa"/>
          </w:tcPr>
          <w:p w14:paraId="7D0DCEA9" w14:textId="77777777" w:rsidR="00E864CC" w:rsidRPr="00CA5937" w:rsidRDefault="00E864CC" w:rsidP="00E864CC">
            <w:pPr>
              <w:jc w:val="center"/>
              <w:rPr>
                <w:rFonts w:asciiTheme="minorHAnsi" w:hAnsiTheme="minorHAnsi" w:cstheme="minorHAnsi"/>
                <w:szCs w:val="20"/>
              </w:rPr>
            </w:pPr>
          </w:p>
        </w:tc>
        <w:tc>
          <w:tcPr>
            <w:tcW w:w="906" w:type="dxa"/>
          </w:tcPr>
          <w:p w14:paraId="15BE329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3CA794C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0404ADC2" w14:textId="77777777" w:rsidR="00E864CC" w:rsidRPr="00CA5937" w:rsidRDefault="00E864CC" w:rsidP="00E864CC">
            <w:pPr>
              <w:jc w:val="center"/>
              <w:rPr>
                <w:rFonts w:asciiTheme="minorHAnsi" w:hAnsiTheme="minorHAnsi" w:cstheme="minorHAnsi"/>
                <w:szCs w:val="20"/>
              </w:rPr>
            </w:pPr>
          </w:p>
        </w:tc>
        <w:tc>
          <w:tcPr>
            <w:tcW w:w="844" w:type="dxa"/>
          </w:tcPr>
          <w:p w14:paraId="428A95D0" w14:textId="01AB7514" w:rsidR="00E864CC" w:rsidRPr="00CA5937" w:rsidRDefault="00E864CC" w:rsidP="00E864CC">
            <w:pPr>
              <w:jc w:val="center"/>
              <w:rPr>
                <w:rFonts w:asciiTheme="minorHAnsi" w:hAnsiTheme="minorHAnsi" w:cstheme="minorHAnsi"/>
                <w:szCs w:val="20"/>
              </w:rPr>
            </w:pPr>
          </w:p>
        </w:tc>
        <w:tc>
          <w:tcPr>
            <w:tcW w:w="804" w:type="dxa"/>
          </w:tcPr>
          <w:p w14:paraId="59A21817" w14:textId="77777777" w:rsidR="00E864CC" w:rsidRPr="00CA5937" w:rsidRDefault="00E864CC" w:rsidP="00E864CC">
            <w:pPr>
              <w:jc w:val="center"/>
              <w:rPr>
                <w:rFonts w:asciiTheme="minorHAnsi" w:hAnsiTheme="minorHAnsi" w:cstheme="minorHAnsi"/>
                <w:szCs w:val="20"/>
              </w:rPr>
            </w:pPr>
          </w:p>
        </w:tc>
      </w:tr>
      <w:tr w:rsidR="00E864CC" w:rsidRPr="00CA5937" w14:paraId="3DC643CE" w14:textId="77777777" w:rsidTr="00E864CC">
        <w:trPr>
          <w:jc w:val="center"/>
        </w:trPr>
        <w:tc>
          <w:tcPr>
            <w:tcW w:w="662" w:type="dxa"/>
          </w:tcPr>
          <w:p w14:paraId="4FCEBDA1"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J</w:t>
            </w:r>
          </w:p>
        </w:tc>
        <w:tc>
          <w:tcPr>
            <w:tcW w:w="1403" w:type="dxa"/>
          </w:tcPr>
          <w:p w14:paraId="494D9CE2" w14:textId="77777777" w:rsidR="00E864CC" w:rsidRPr="00CA5937" w:rsidRDefault="00E864CC" w:rsidP="00E864CC">
            <w:pPr>
              <w:jc w:val="center"/>
              <w:rPr>
                <w:rFonts w:asciiTheme="minorHAnsi" w:hAnsiTheme="minorHAnsi" w:cstheme="minorHAnsi"/>
                <w:szCs w:val="20"/>
              </w:rPr>
            </w:pPr>
          </w:p>
        </w:tc>
        <w:tc>
          <w:tcPr>
            <w:tcW w:w="1423" w:type="dxa"/>
          </w:tcPr>
          <w:p w14:paraId="41886A4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633B3B" w14:textId="77777777" w:rsidR="00E864CC" w:rsidRPr="00CA5937" w:rsidRDefault="00E864CC" w:rsidP="00E864CC">
            <w:pPr>
              <w:jc w:val="center"/>
              <w:rPr>
                <w:rFonts w:asciiTheme="minorHAnsi" w:hAnsiTheme="minorHAnsi" w:cstheme="minorHAnsi"/>
                <w:szCs w:val="20"/>
              </w:rPr>
            </w:pPr>
          </w:p>
        </w:tc>
        <w:tc>
          <w:tcPr>
            <w:tcW w:w="985" w:type="dxa"/>
          </w:tcPr>
          <w:p w14:paraId="5EE41ACD" w14:textId="77777777" w:rsidR="00E864CC" w:rsidRPr="00CA5937" w:rsidRDefault="00E864CC" w:rsidP="00E864CC">
            <w:pPr>
              <w:jc w:val="center"/>
              <w:rPr>
                <w:rFonts w:asciiTheme="minorHAnsi" w:hAnsiTheme="minorHAnsi" w:cstheme="minorHAnsi"/>
                <w:szCs w:val="20"/>
              </w:rPr>
            </w:pPr>
          </w:p>
        </w:tc>
        <w:tc>
          <w:tcPr>
            <w:tcW w:w="906" w:type="dxa"/>
          </w:tcPr>
          <w:p w14:paraId="6FE5188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42EB5FD1" w14:textId="77777777" w:rsidR="00E864CC" w:rsidRPr="00CA5937" w:rsidRDefault="00E864CC" w:rsidP="00E864CC">
            <w:pPr>
              <w:jc w:val="center"/>
              <w:rPr>
                <w:rFonts w:asciiTheme="minorHAnsi" w:hAnsiTheme="minorHAnsi" w:cstheme="minorHAnsi"/>
                <w:szCs w:val="20"/>
              </w:rPr>
            </w:pPr>
          </w:p>
        </w:tc>
        <w:tc>
          <w:tcPr>
            <w:tcW w:w="855" w:type="dxa"/>
          </w:tcPr>
          <w:p w14:paraId="5AC7AE2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397167E9" w14:textId="73827A9E" w:rsidR="00E864CC" w:rsidRPr="00CA5937" w:rsidRDefault="00E864CC" w:rsidP="00E864CC">
            <w:pPr>
              <w:jc w:val="center"/>
              <w:rPr>
                <w:rFonts w:asciiTheme="minorHAnsi" w:hAnsiTheme="minorHAnsi" w:cstheme="minorHAnsi"/>
                <w:szCs w:val="20"/>
              </w:rPr>
            </w:pPr>
          </w:p>
        </w:tc>
        <w:tc>
          <w:tcPr>
            <w:tcW w:w="804" w:type="dxa"/>
          </w:tcPr>
          <w:p w14:paraId="4EAC29A3" w14:textId="77777777" w:rsidR="00E864CC" w:rsidRPr="00CA5937" w:rsidRDefault="00E864CC" w:rsidP="00E864CC">
            <w:pPr>
              <w:jc w:val="center"/>
              <w:rPr>
                <w:rFonts w:asciiTheme="minorHAnsi" w:hAnsiTheme="minorHAnsi" w:cstheme="minorHAnsi"/>
                <w:szCs w:val="20"/>
              </w:rPr>
            </w:pPr>
          </w:p>
        </w:tc>
      </w:tr>
      <w:tr w:rsidR="00E864CC" w:rsidRPr="00CA5937" w14:paraId="2476188C" w14:textId="77777777" w:rsidTr="00E864CC">
        <w:trPr>
          <w:jc w:val="center"/>
        </w:trPr>
        <w:tc>
          <w:tcPr>
            <w:tcW w:w="662" w:type="dxa"/>
          </w:tcPr>
          <w:p w14:paraId="7A241DC2"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K</w:t>
            </w:r>
          </w:p>
        </w:tc>
        <w:tc>
          <w:tcPr>
            <w:tcW w:w="1403" w:type="dxa"/>
          </w:tcPr>
          <w:p w14:paraId="56969935" w14:textId="77777777" w:rsidR="00E864CC" w:rsidRPr="00CA5937" w:rsidRDefault="00E864CC" w:rsidP="00E864CC">
            <w:pPr>
              <w:jc w:val="center"/>
              <w:rPr>
                <w:rFonts w:asciiTheme="minorHAnsi" w:hAnsiTheme="minorHAnsi" w:cstheme="minorHAnsi"/>
                <w:szCs w:val="20"/>
              </w:rPr>
            </w:pPr>
          </w:p>
        </w:tc>
        <w:tc>
          <w:tcPr>
            <w:tcW w:w="1423" w:type="dxa"/>
          </w:tcPr>
          <w:p w14:paraId="6A80584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58C857D7" w14:textId="77777777" w:rsidR="00E864CC" w:rsidRPr="00CA5937" w:rsidRDefault="00E864CC" w:rsidP="00E864CC">
            <w:pPr>
              <w:jc w:val="center"/>
              <w:rPr>
                <w:rFonts w:asciiTheme="minorHAnsi" w:hAnsiTheme="minorHAnsi" w:cstheme="minorHAnsi"/>
                <w:szCs w:val="20"/>
              </w:rPr>
            </w:pPr>
          </w:p>
        </w:tc>
        <w:tc>
          <w:tcPr>
            <w:tcW w:w="985" w:type="dxa"/>
          </w:tcPr>
          <w:p w14:paraId="18DEB317" w14:textId="77777777" w:rsidR="00E864CC" w:rsidRPr="00CA5937" w:rsidRDefault="00E864CC" w:rsidP="00E864CC">
            <w:pPr>
              <w:jc w:val="center"/>
              <w:rPr>
                <w:rFonts w:asciiTheme="minorHAnsi" w:hAnsiTheme="minorHAnsi" w:cstheme="minorHAnsi"/>
                <w:szCs w:val="20"/>
              </w:rPr>
            </w:pPr>
          </w:p>
        </w:tc>
        <w:tc>
          <w:tcPr>
            <w:tcW w:w="906" w:type="dxa"/>
          </w:tcPr>
          <w:p w14:paraId="328946F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774EBEA" w14:textId="77777777" w:rsidR="00E864CC" w:rsidRPr="00CA5937" w:rsidRDefault="00E864CC" w:rsidP="00E864CC">
            <w:pPr>
              <w:jc w:val="center"/>
              <w:rPr>
                <w:rFonts w:asciiTheme="minorHAnsi" w:hAnsiTheme="minorHAnsi" w:cstheme="minorHAnsi"/>
                <w:szCs w:val="20"/>
              </w:rPr>
            </w:pPr>
          </w:p>
        </w:tc>
        <w:tc>
          <w:tcPr>
            <w:tcW w:w="855" w:type="dxa"/>
          </w:tcPr>
          <w:p w14:paraId="3B8B5CF4" w14:textId="77777777" w:rsidR="00E864CC" w:rsidRPr="00CA5937" w:rsidRDefault="00E864CC" w:rsidP="00E864CC">
            <w:pPr>
              <w:jc w:val="center"/>
              <w:rPr>
                <w:rFonts w:asciiTheme="minorHAnsi" w:hAnsiTheme="minorHAnsi" w:cstheme="minorHAnsi"/>
                <w:szCs w:val="20"/>
              </w:rPr>
            </w:pPr>
          </w:p>
        </w:tc>
        <w:tc>
          <w:tcPr>
            <w:tcW w:w="844" w:type="dxa"/>
          </w:tcPr>
          <w:p w14:paraId="6C79DA86" w14:textId="74A888B0"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19C13760" w14:textId="77777777" w:rsidR="00E864CC" w:rsidRPr="00CA5937" w:rsidRDefault="00E864CC" w:rsidP="00E864CC">
            <w:pPr>
              <w:jc w:val="center"/>
              <w:rPr>
                <w:rFonts w:asciiTheme="minorHAnsi" w:hAnsiTheme="minorHAnsi" w:cstheme="minorHAnsi"/>
                <w:szCs w:val="20"/>
              </w:rPr>
            </w:pPr>
          </w:p>
        </w:tc>
      </w:tr>
      <w:tr w:rsidR="00E864CC" w:rsidRPr="00CA5937" w14:paraId="6669E1D0" w14:textId="77777777" w:rsidTr="00E864CC">
        <w:trPr>
          <w:jc w:val="center"/>
        </w:trPr>
        <w:tc>
          <w:tcPr>
            <w:tcW w:w="662" w:type="dxa"/>
          </w:tcPr>
          <w:p w14:paraId="61986EF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L</w:t>
            </w:r>
          </w:p>
        </w:tc>
        <w:tc>
          <w:tcPr>
            <w:tcW w:w="1403" w:type="dxa"/>
          </w:tcPr>
          <w:p w14:paraId="2FE5540B" w14:textId="77777777" w:rsidR="00E864CC" w:rsidRPr="00CA5937" w:rsidRDefault="00E864CC" w:rsidP="00E864CC">
            <w:pPr>
              <w:jc w:val="center"/>
              <w:rPr>
                <w:rFonts w:asciiTheme="minorHAnsi" w:hAnsiTheme="minorHAnsi" w:cstheme="minorHAnsi"/>
                <w:szCs w:val="20"/>
              </w:rPr>
            </w:pPr>
          </w:p>
        </w:tc>
        <w:tc>
          <w:tcPr>
            <w:tcW w:w="1423" w:type="dxa"/>
          </w:tcPr>
          <w:p w14:paraId="0BD5F5D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A44729A" w14:textId="77777777" w:rsidR="00E864CC" w:rsidRPr="00CA5937" w:rsidRDefault="00E864CC" w:rsidP="00E864CC">
            <w:pPr>
              <w:jc w:val="center"/>
              <w:rPr>
                <w:rFonts w:asciiTheme="minorHAnsi" w:hAnsiTheme="minorHAnsi" w:cstheme="minorHAnsi"/>
                <w:szCs w:val="20"/>
              </w:rPr>
            </w:pPr>
          </w:p>
        </w:tc>
        <w:tc>
          <w:tcPr>
            <w:tcW w:w="985" w:type="dxa"/>
          </w:tcPr>
          <w:p w14:paraId="1EED3458" w14:textId="77777777" w:rsidR="00E864CC" w:rsidRPr="00CA5937" w:rsidRDefault="00E864CC" w:rsidP="00E864CC">
            <w:pPr>
              <w:jc w:val="center"/>
              <w:rPr>
                <w:rFonts w:asciiTheme="minorHAnsi" w:hAnsiTheme="minorHAnsi" w:cstheme="minorHAnsi"/>
                <w:szCs w:val="20"/>
              </w:rPr>
            </w:pPr>
          </w:p>
        </w:tc>
        <w:tc>
          <w:tcPr>
            <w:tcW w:w="906" w:type="dxa"/>
          </w:tcPr>
          <w:p w14:paraId="0CFDE8D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03DB3869" w14:textId="77777777" w:rsidR="00E864CC" w:rsidRPr="00CA5937" w:rsidRDefault="00E864CC" w:rsidP="00E864CC">
            <w:pPr>
              <w:jc w:val="center"/>
              <w:rPr>
                <w:rFonts w:asciiTheme="minorHAnsi" w:hAnsiTheme="minorHAnsi" w:cstheme="minorHAnsi"/>
                <w:szCs w:val="20"/>
              </w:rPr>
            </w:pPr>
          </w:p>
        </w:tc>
        <w:tc>
          <w:tcPr>
            <w:tcW w:w="855" w:type="dxa"/>
          </w:tcPr>
          <w:p w14:paraId="0C0FCA9F" w14:textId="77777777" w:rsidR="00E864CC" w:rsidRPr="00CA5937" w:rsidRDefault="00E864CC" w:rsidP="00E864CC">
            <w:pPr>
              <w:jc w:val="center"/>
              <w:rPr>
                <w:rFonts w:asciiTheme="minorHAnsi" w:hAnsiTheme="minorHAnsi" w:cstheme="minorHAnsi"/>
                <w:szCs w:val="20"/>
              </w:rPr>
            </w:pPr>
          </w:p>
        </w:tc>
        <w:tc>
          <w:tcPr>
            <w:tcW w:w="844" w:type="dxa"/>
          </w:tcPr>
          <w:p w14:paraId="54DCEB42" w14:textId="4E57D372" w:rsidR="00E864CC" w:rsidRPr="00CA5937" w:rsidRDefault="00E864CC" w:rsidP="00E864CC">
            <w:pPr>
              <w:jc w:val="center"/>
              <w:rPr>
                <w:rFonts w:asciiTheme="minorHAnsi" w:hAnsiTheme="minorHAnsi" w:cstheme="minorHAnsi"/>
                <w:szCs w:val="20"/>
              </w:rPr>
            </w:pPr>
          </w:p>
        </w:tc>
        <w:tc>
          <w:tcPr>
            <w:tcW w:w="804" w:type="dxa"/>
          </w:tcPr>
          <w:p w14:paraId="3A3A375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0A99A0D7" w:rsidR="00CA5937" w:rsidRDefault="00CA5937" w:rsidP="00CA5937">
      <w:pPr>
        <w:rPr>
          <w:rFonts w:asciiTheme="minorHAnsi" w:hAnsiTheme="minorHAnsi" w:cstheme="minorHAnsi"/>
          <w:szCs w:val="20"/>
        </w:rPr>
      </w:pP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2353850F"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 xml:space="preserve">with </w:t>
            </w:r>
            <w:r>
              <w:rPr>
                <w:rFonts w:asciiTheme="minorHAnsi" w:hAnsiTheme="minorHAnsi" w:cstheme="minorHAnsi"/>
                <w:szCs w:val="20"/>
              </w:rPr>
              <w:t>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52834AF5"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w:t>
            </w:r>
            <w:r w:rsidR="00F9624A">
              <w:rPr>
                <w:rFonts w:asciiTheme="minorHAnsi" w:hAnsiTheme="minorHAnsi" w:cstheme="minorHAnsi"/>
                <w:szCs w:val="20"/>
              </w:rPr>
              <w:t xml:space="preserve"> color</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5FBC3C60" w:rsidR="002A438C" w:rsidRPr="005E16F3" w:rsidRDefault="002A438C" w:rsidP="00F9624A">
            <w:pPr>
              <w:rPr>
                <w:rFonts w:asciiTheme="minorHAnsi" w:hAnsiTheme="minorHAnsi" w:cstheme="minorHAnsi"/>
                <w:szCs w:val="20"/>
              </w:rPr>
            </w:pPr>
            <w:r>
              <w:rPr>
                <w:rFonts w:asciiTheme="minorHAnsi" w:hAnsiTheme="minorHAnsi" w:cstheme="minorHAnsi"/>
                <w:szCs w:val="20"/>
              </w:rPr>
              <w:t>M</w:t>
            </w:r>
            <w:r w:rsidR="00F9624A">
              <w:rPr>
                <w:rFonts w:asciiTheme="minorHAnsi" w:hAnsiTheme="minorHAnsi" w:cstheme="minorHAnsi"/>
                <w:szCs w:val="20"/>
              </w:rPr>
              <w:t>ix</w:t>
            </w:r>
            <w:r>
              <w:rPr>
                <w:rFonts w:asciiTheme="minorHAnsi" w:hAnsiTheme="minorHAnsi" w:cstheme="minorHAnsi"/>
                <w:szCs w:val="20"/>
              </w:rPr>
              <w:t xml:space="preserve">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with</w:t>
            </w:r>
            <w:r>
              <w:rPr>
                <w:rFonts w:asciiTheme="minorHAnsi" w:hAnsiTheme="minorHAnsi" w:cstheme="minorHAnsi"/>
                <w:szCs w:val="20"/>
              </w:rPr>
              <w:t xml:space="preserve">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AD11BB"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0CF7E74A" w:rsidR="002A438C" w:rsidRPr="005E16F3" w:rsidRDefault="00423A8C" w:rsidP="00F9624A">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w:t>
            </w:r>
            <w:r w:rsidR="00F9624A">
              <w:rPr>
                <w:rFonts w:asciiTheme="minorHAnsi" w:hAnsiTheme="minorHAnsi" w:cstheme="minorHAnsi"/>
                <w:szCs w:val="20"/>
              </w:rPr>
              <w:t xml:space="preserve">solid </w:t>
            </w:r>
            <w:r w:rsidR="002A438C">
              <w:rPr>
                <w:rFonts w:asciiTheme="minorHAnsi" w:hAnsiTheme="minorHAnsi" w:cstheme="minorHAnsi"/>
                <w:szCs w:val="20"/>
              </w:rPr>
              <w:t xml:space="preserve">color </w:t>
            </w:r>
            <w:r w:rsidR="00F9624A">
              <w:rPr>
                <w:rFonts w:asciiTheme="minorHAnsi" w:hAnsiTheme="minorHAnsi" w:cstheme="minorHAnsi"/>
                <w:szCs w:val="20"/>
              </w:rPr>
              <w:t>with</w:t>
            </w:r>
            <w:r w:rsidR="002A438C">
              <w:rPr>
                <w:rFonts w:asciiTheme="minorHAnsi" w:hAnsiTheme="minorHAnsi" w:cstheme="minorHAnsi"/>
                <w:szCs w:val="20"/>
              </w:rPr>
              <w:t xml:space="preserve">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3BE97984" w:rsidR="002A438C" w:rsidRPr="005E16F3" w:rsidRDefault="002A438C" w:rsidP="00DD7066">
            <w:pPr>
              <w:rPr>
                <w:rFonts w:asciiTheme="minorHAnsi" w:hAnsiTheme="minorHAnsi" w:cstheme="minorHAnsi"/>
                <w:szCs w:val="20"/>
              </w:rPr>
            </w:pPr>
            <w:r>
              <w:rPr>
                <w:rFonts w:asciiTheme="minorHAnsi" w:hAnsiTheme="minorHAnsi" w:cstheme="minorHAnsi"/>
                <w:szCs w:val="20"/>
              </w:rPr>
              <w:t xml:space="preserve">Multiply gradient </w:t>
            </w:r>
            <w:r w:rsidR="00DD7066">
              <w:rPr>
                <w:rFonts w:asciiTheme="minorHAnsi" w:hAnsiTheme="minorHAnsi" w:cstheme="minorHAnsi"/>
                <w:szCs w:val="20"/>
              </w:rPr>
              <w:t>with</w:t>
            </w:r>
            <w:r>
              <w:rPr>
                <w:rFonts w:asciiTheme="minorHAnsi" w:hAnsiTheme="minorHAnsi" w:cstheme="minorHAnsi"/>
                <w:szCs w:val="20"/>
              </w:rPr>
              <w:t xml:space="preserve">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48890C0" w:rsidR="00DD7066" w:rsidRPr="005E16F3" w:rsidRDefault="002A438C" w:rsidP="00E63E36">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r w:rsidR="00E63E36">
              <w:rPr>
                <w:rFonts w:asciiTheme="minorHAnsi" w:hAnsiTheme="minorHAnsi" w:cstheme="minorHAnsi"/>
                <w:szCs w:val="20"/>
              </w:rPr>
              <w:t xml:space="preserve">. </w:t>
            </w:r>
            <w:r w:rsidR="00DD7066">
              <w:rPr>
                <w:rFonts w:asciiTheme="minorHAnsi" w:hAnsiTheme="minorHAnsi" w:cstheme="minorHAnsi"/>
                <w:szCs w:val="20"/>
              </w:rPr>
              <w:t>Multiply texture with texture</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51534448" w14:textId="5EE09F46" w:rsidR="00DD7066" w:rsidRDefault="00DD7066" w:rsidP="002A438C">
            <w:pPr>
              <w:rPr>
                <w:rFonts w:asciiTheme="minorHAnsi" w:hAnsiTheme="minorHAnsi" w:cstheme="minorHAnsi"/>
                <w:szCs w:val="20"/>
              </w:rPr>
            </w:pPr>
            <w:r>
              <w:rPr>
                <w:rFonts w:asciiTheme="minorHAnsi" w:hAnsiTheme="minorHAnsi" w:cstheme="minorHAnsi"/>
                <w:szCs w:val="20"/>
              </w:rPr>
              <w:t>Multiply texture with solid color, multiply texture</w:t>
            </w:r>
          </w:p>
          <w:p w14:paraId="03B5F6E9" w14:textId="304B3C41" w:rsidR="002A438C" w:rsidRPr="005E16F3" w:rsidRDefault="002A438C" w:rsidP="002A438C">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r w:rsidR="00E44A15" w:rsidRPr="005E16F3" w14:paraId="60505BAD" w14:textId="77777777" w:rsidTr="00AF7097">
        <w:tc>
          <w:tcPr>
            <w:tcW w:w="943" w:type="dxa"/>
          </w:tcPr>
          <w:p w14:paraId="5B725F47" w14:textId="11746C47" w:rsidR="00E44A15" w:rsidRDefault="00E44A15" w:rsidP="002A438C">
            <w:pPr>
              <w:jc w:val="center"/>
              <w:rPr>
                <w:rFonts w:asciiTheme="minorHAnsi" w:hAnsiTheme="minorHAnsi" w:cstheme="minorHAnsi"/>
                <w:szCs w:val="20"/>
              </w:rPr>
            </w:pPr>
            <w:r>
              <w:rPr>
                <w:rFonts w:asciiTheme="minorHAnsi" w:hAnsiTheme="minorHAnsi" w:cstheme="minorHAnsi"/>
                <w:szCs w:val="20"/>
              </w:rPr>
              <w:t>09</w:t>
            </w:r>
          </w:p>
        </w:tc>
        <w:tc>
          <w:tcPr>
            <w:tcW w:w="1077" w:type="dxa"/>
          </w:tcPr>
          <w:p w14:paraId="4DBE19F5" w14:textId="0F7A9DEE"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2837C5AD" w14:textId="77777777"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p w14:paraId="17B87E6F" w14:textId="1BD73607" w:rsidR="006A3EE5" w:rsidRDefault="006A3EE5" w:rsidP="002A438C">
            <w:pPr>
              <w:jc w:val="center"/>
              <w:rPr>
                <w:rFonts w:asciiTheme="minorHAnsi" w:hAnsiTheme="minorHAnsi" w:cstheme="minorHAnsi"/>
                <w:szCs w:val="20"/>
              </w:rPr>
            </w:pPr>
            <w:r>
              <w:rPr>
                <w:rFonts w:asciiTheme="minorHAnsi" w:hAnsiTheme="minorHAnsi" w:cstheme="minorHAnsi"/>
                <w:szCs w:val="20"/>
              </w:rPr>
              <w:t xml:space="preserve">Red </w:t>
            </w:r>
          </w:p>
          <w:p w14:paraId="10F6ACD1" w14:textId="2744DBFF" w:rsidR="006A3EE5" w:rsidRDefault="006A3EE5" w:rsidP="002A438C">
            <w:pPr>
              <w:jc w:val="center"/>
              <w:rPr>
                <w:rFonts w:asciiTheme="minorHAnsi" w:hAnsiTheme="minorHAnsi" w:cstheme="minorHAnsi"/>
                <w:szCs w:val="20"/>
              </w:rPr>
            </w:pPr>
            <w:r>
              <w:rPr>
                <w:rFonts w:asciiTheme="minorHAnsi" w:hAnsiTheme="minorHAnsi" w:cstheme="minorHAnsi"/>
                <w:szCs w:val="20"/>
              </w:rPr>
              <w:t>50% alpha</w:t>
            </w:r>
          </w:p>
        </w:tc>
        <w:tc>
          <w:tcPr>
            <w:tcW w:w="1168" w:type="dxa"/>
          </w:tcPr>
          <w:p w14:paraId="6250751D" w14:textId="77777777" w:rsidR="00E44A15" w:rsidRDefault="00E44A15" w:rsidP="002A438C">
            <w:pPr>
              <w:jc w:val="center"/>
              <w:rPr>
                <w:rFonts w:asciiTheme="minorHAnsi" w:hAnsiTheme="minorHAnsi" w:cstheme="minorHAnsi"/>
                <w:szCs w:val="20"/>
              </w:rPr>
            </w:pPr>
          </w:p>
        </w:tc>
        <w:tc>
          <w:tcPr>
            <w:tcW w:w="5382" w:type="dxa"/>
          </w:tcPr>
          <w:p w14:paraId="43A9B34D" w14:textId="4C5BDB4A" w:rsidR="00E44A15" w:rsidRDefault="006A3EE5" w:rsidP="002A438C">
            <w:pPr>
              <w:rPr>
                <w:rFonts w:asciiTheme="minorHAnsi" w:hAnsiTheme="minorHAnsi" w:cstheme="minorHAnsi"/>
                <w:szCs w:val="20"/>
              </w:rPr>
            </w:pPr>
            <w:r>
              <w:rPr>
                <w:rFonts w:asciiTheme="minorHAnsi" w:hAnsiTheme="minorHAnsi" w:cstheme="minorHAnsi"/>
                <w:szCs w:val="20"/>
              </w:rPr>
              <w:t>Test case to illustrate impact of not converting to linear RBG space prior to alpha blending. If the render to not covert to linear space the image will darker in general.</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3" w:name="_Toc45031809"/>
      <w:r w:rsidRPr="00A55754">
        <w:t xml:space="preserve">Negative </w:t>
      </w:r>
      <w:r w:rsidR="00A954BA" w:rsidRPr="00A55754">
        <w:t xml:space="preserve">Material </w:t>
      </w:r>
      <w:r w:rsidRPr="00A55754">
        <w:t>Extension Test Cases</w:t>
      </w:r>
      <w:bookmarkEnd w:id="23"/>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AB7CFE">
        <w:trPr>
          <w:trHeight w:val="56"/>
        </w:trPr>
        <w:tc>
          <w:tcPr>
            <w:tcW w:w="2628" w:type="dxa"/>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09C75D5" w14:textId="77777777" w:rsidTr="007E7609">
        <w:trPr>
          <w:trHeight w:val="56"/>
        </w:trPr>
        <w:tc>
          <w:tcPr>
            <w:tcW w:w="2628" w:type="dxa"/>
            <w:tcBorders>
              <w:bottom w:val="single" w:sz="4" w:space="0" w:color="auto"/>
            </w:tcBorders>
            <w:shd w:val="clear" w:color="auto" w:fill="D9D9D9" w:themeFill="background1" w:themeFillShade="D9"/>
          </w:tcPr>
          <w:p w14:paraId="01203831" w14:textId="2C117CA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C187063" w14:textId="1D6D567D" w:rsidR="00AB7CFE" w:rsidRPr="00F84397" w:rsidRDefault="007F1822" w:rsidP="00AB7CFE">
            <w:pPr>
              <w:rPr>
                <w:rFonts w:asciiTheme="minorHAnsi" w:eastAsiaTheme="minorEastAsia" w:hAnsiTheme="minorHAnsi"/>
                <w:b/>
                <w:bCs/>
                <w:szCs w:val="20"/>
              </w:rPr>
            </w:pPr>
            <w:hyperlink r:id="rId72" w:anchor="Chapter-4-Object-Resources" w:history="1">
              <w:r w:rsidR="00AB7CFE" w:rsidRPr="008E7B76">
                <w:rPr>
                  <w:rStyle w:val="Hyperlink"/>
                  <w:rFonts w:asciiTheme="minorHAnsi" w:eastAsiaTheme="minorEastAsia" w:hAnsiTheme="minorHAnsi"/>
                  <w:bCs/>
                  <w:szCs w:val="20"/>
                </w:rPr>
                <w:t>Link to Requirement in 3MF Specification</w:t>
              </w:r>
            </w:hyperlink>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AB7CFE">
        <w:trPr>
          <w:trHeight w:val="56"/>
        </w:trPr>
        <w:tc>
          <w:tcPr>
            <w:tcW w:w="2628" w:type="dxa"/>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 xml:space="preserve">Duplicate </w:t>
            </w:r>
            <w:proofErr w:type="spellStart"/>
            <w:r w:rsidR="0049605A">
              <w:rPr>
                <w:rFonts w:asciiTheme="minorHAnsi" w:eastAsia="Calibri" w:hAnsiTheme="minorHAnsi" w:cs="Calibri"/>
                <w:szCs w:val="20"/>
              </w:rPr>
              <w:t>colorgroup</w:t>
            </w:r>
            <w:proofErr w:type="spellEnd"/>
            <w:r w:rsidR="0049605A">
              <w:rPr>
                <w:rFonts w:asciiTheme="minorHAnsi" w:eastAsia="Calibri" w:hAnsiTheme="minorHAnsi" w:cs="Calibri"/>
                <w:szCs w:val="20"/>
              </w:rPr>
              <w:t xml:space="preserve">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r w:rsidR="00AB7CFE" w:rsidRPr="00F84397" w14:paraId="0DAF7329" w14:textId="77777777" w:rsidTr="00130FD1">
        <w:trPr>
          <w:trHeight w:val="56"/>
        </w:trPr>
        <w:tc>
          <w:tcPr>
            <w:tcW w:w="2628" w:type="dxa"/>
            <w:tcBorders>
              <w:bottom w:val="single" w:sz="4" w:space="0" w:color="auto"/>
            </w:tcBorders>
            <w:shd w:val="clear" w:color="auto" w:fill="D9D9D9" w:themeFill="background1" w:themeFillShade="D9"/>
          </w:tcPr>
          <w:p w14:paraId="42819E55" w14:textId="5B6B4077"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1A40DBB" w14:textId="464225D6" w:rsidR="00AB7CFE" w:rsidRPr="00F84397" w:rsidRDefault="007F1822" w:rsidP="00AB7CFE">
            <w:pPr>
              <w:rPr>
                <w:rFonts w:asciiTheme="minorHAnsi" w:eastAsiaTheme="minorEastAsia" w:hAnsiTheme="minorHAnsi"/>
                <w:b/>
                <w:bCs/>
                <w:szCs w:val="20"/>
              </w:rPr>
            </w:pPr>
            <w:hyperlink r:id="rId73" w:anchor="Chapter-5-Material-Resources" w:history="1">
              <w:r w:rsidR="00AB7CFE" w:rsidRPr="00F438AC">
                <w:rPr>
                  <w:rStyle w:val="Hyperlink"/>
                  <w:rFonts w:asciiTheme="minorHAnsi" w:eastAsiaTheme="minorEastAsia" w:hAnsiTheme="minorHAnsi"/>
                  <w:bCs/>
                  <w:szCs w:val="20"/>
                </w:rPr>
                <w:t>Link to Requirement in 3MF Specification</w:t>
              </w:r>
            </w:hyperlink>
          </w:p>
        </w:tc>
      </w:tr>
    </w:tbl>
    <w:p w14:paraId="58501551" w14:textId="5A3CB6FB" w:rsidR="00A55754" w:rsidRDefault="00A55754" w:rsidP="00A21BEB"/>
    <w:p w14:paraId="4C375FC7" w14:textId="21823917" w:rsidR="00A55754" w:rsidRDefault="0003262E" w:rsidP="003162C7">
      <w:pPr>
        <w:pStyle w:val="Heading3"/>
      </w:pPr>
      <w:r>
        <w:t>N_</w:t>
      </w:r>
      <w:r w:rsidR="004360B7">
        <w:t>???_0</w:t>
      </w:r>
      <w:r w:rsidR="00A55754">
        <w:t>604</w:t>
      </w:r>
      <w:r w:rsidR="00A55754" w:rsidRPr="0056587D">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AB7CFE">
        <w:trPr>
          <w:trHeight w:val="56"/>
        </w:trPr>
        <w:tc>
          <w:tcPr>
            <w:tcW w:w="2628" w:type="dxa"/>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 xml:space="preserve">Include two </w:t>
            </w:r>
            <w:proofErr w:type="spellStart"/>
            <w:r w:rsidR="005D4A6F" w:rsidRPr="005D4A6F">
              <w:rPr>
                <w:rFonts w:asciiTheme="minorHAnsi" w:eastAsiaTheme="minorEastAsia" w:hAnsiTheme="minorHAnsi"/>
                <w:bCs/>
                <w:szCs w:val="20"/>
              </w:rPr>
              <w:t>colorgroup</w:t>
            </w:r>
            <w:proofErr w:type="spellEnd"/>
            <w:r w:rsidR="005D4A6F" w:rsidRPr="005D4A6F">
              <w:rPr>
                <w:rFonts w:asciiTheme="minorHAnsi" w:eastAsiaTheme="minorEastAsia" w:hAnsiTheme="minorHAnsi"/>
                <w:bCs/>
                <w:szCs w:val="20"/>
              </w:rPr>
              <w:t xml:space="preserve"> references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5FFFE76E" w14:textId="77777777" w:rsidR="00A55754" w:rsidRDefault="00A55754" w:rsidP="00130FD1">
            <w:pPr>
              <w:rPr>
                <w:rFonts w:asciiTheme="minorHAnsi" w:eastAsia="Calibri" w:hAnsiTheme="minorHAnsi" w:cs="Calibri"/>
                <w:szCs w:val="20"/>
              </w:rPr>
            </w:pPr>
          </w:p>
          <w:p w14:paraId="775E5ADF" w14:textId="52599F52" w:rsidR="00A55754" w:rsidRPr="00E7471F" w:rsidRDefault="00A55754" w:rsidP="00E7471F">
            <w:pPr>
              <w:pStyle w:val="ListParagraph"/>
              <w:numPr>
                <w:ilvl w:val="0"/>
                <w:numId w:val="10"/>
              </w:numPr>
              <w:rPr>
                <w:rFonts w:asciiTheme="minorHAnsi" w:hAnsiTheme="minorHAnsi"/>
                <w:szCs w:val="20"/>
              </w:rPr>
            </w:pPr>
            <w:r w:rsidRPr="00E7471F">
              <w:rPr>
                <w:rFonts w:asciiTheme="minorHAnsi" w:eastAsiaTheme="minorEastAsia" w:hAnsiTheme="minorHAnsi"/>
                <w:b/>
                <w:bCs/>
                <w:szCs w:val="20"/>
              </w:rPr>
              <w:t>–</w:t>
            </w:r>
            <w:r w:rsidR="005D4A6F" w:rsidRPr="005D4A6F">
              <w:t xml:space="preserve"> </w:t>
            </w:r>
            <w:r w:rsidR="005D4A6F" w:rsidRPr="00E7471F">
              <w:rPr>
                <w:rFonts w:asciiTheme="minorHAnsi" w:eastAsiaTheme="minorEastAsia" w:hAnsiTheme="minorHAnsi"/>
                <w:bCs/>
                <w:szCs w:val="20"/>
              </w:rPr>
              <w:t xml:space="preserve">Include references to another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group in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w:t>
            </w:r>
            <w:proofErr w:type="spellStart"/>
            <w:r w:rsidR="005D4A6F" w:rsidRPr="00E7471F">
              <w:rPr>
                <w:rFonts w:asciiTheme="minorHAnsi" w:eastAsiaTheme="minorEastAsia" w:hAnsiTheme="minorHAnsi"/>
                <w:bCs/>
                <w:szCs w:val="20"/>
              </w:rPr>
              <w:t>pids</w:t>
            </w:r>
            <w:proofErr w:type="spellEnd"/>
          </w:p>
          <w:p w14:paraId="79D11D23" w14:textId="77777777" w:rsidR="00A55754" w:rsidRPr="00F84397" w:rsidRDefault="00A55754" w:rsidP="00130FD1">
            <w:pPr>
              <w:rPr>
                <w:rFonts w:asciiTheme="minorHAnsi" w:hAnsiTheme="minorHAnsi"/>
                <w:szCs w:val="20"/>
              </w:rPr>
            </w:pPr>
          </w:p>
          <w:p w14:paraId="1EF775D7" w14:textId="69D5F369" w:rsidR="00A55754" w:rsidRPr="00E7471F" w:rsidRDefault="00E7471F" w:rsidP="00E7471F">
            <w:pPr>
              <w:rPr>
                <w:rFonts w:asciiTheme="minorHAnsi" w:eastAsiaTheme="minorEastAsia" w:hAnsiTheme="minorHAnsi"/>
                <w:bCs/>
                <w:szCs w:val="20"/>
              </w:rPr>
            </w:pPr>
            <w:r>
              <w:rPr>
                <w:rFonts w:asciiTheme="minorHAnsi" w:eastAsiaTheme="minorEastAsia" w:hAnsiTheme="minorHAnsi"/>
                <w:b/>
                <w:bCs/>
                <w:szCs w:val="20"/>
              </w:rPr>
              <w:t>03</w:t>
            </w:r>
            <w:r w:rsidR="00DF1FBF" w:rsidRPr="00E7471F">
              <w:rPr>
                <w:rFonts w:asciiTheme="minorHAnsi" w:eastAsiaTheme="minorEastAsia" w:hAnsiTheme="minorHAnsi"/>
                <w:b/>
                <w:bCs/>
                <w:szCs w:val="20"/>
              </w:rPr>
              <w:t xml:space="preserve">– </w:t>
            </w:r>
            <w:proofErr w:type="spellStart"/>
            <w:r w:rsidR="00DF1FBF" w:rsidRPr="00E7471F">
              <w:rPr>
                <w:rFonts w:asciiTheme="minorHAnsi" w:eastAsiaTheme="minorEastAsia" w:hAnsiTheme="minorHAnsi"/>
                <w:bCs/>
                <w:szCs w:val="20"/>
              </w:rPr>
              <w:t>basematerials</w:t>
            </w:r>
            <w:proofErr w:type="spellEnd"/>
            <w:r w:rsidR="00DF1FBF" w:rsidRPr="00E7471F">
              <w:rPr>
                <w:rFonts w:asciiTheme="minorHAnsi" w:eastAsiaTheme="minorEastAsia" w:hAnsiTheme="minorHAnsi"/>
                <w:bCs/>
                <w:szCs w:val="20"/>
              </w:rPr>
              <w:t xml:space="preserve"> as layer 2 of </w:t>
            </w:r>
            <w:proofErr w:type="spellStart"/>
            <w:r w:rsidR="00DF1FBF" w:rsidRPr="00E7471F">
              <w:rPr>
                <w:rFonts w:asciiTheme="minorHAnsi" w:eastAsiaTheme="minorEastAsia" w:hAnsiTheme="minorHAnsi"/>
                <w:bCs/>
                <w:szCs w:val="20"/>
              </w:rPr>
              <w:t>multiproperties</w:t>
            </w:r>
            <w:proofErr w:type="spellEnd"/>
          </w:p>
          <w:p w14:paraId="562E2E0D" w14:textId="77777777" w:rsidR="00E7471F" w:rsidRDefault="00E7471F" w:rsidP="00E7471F">
            <w:pPr>
              <w:rPr>
                <w:rFonts w:asciiTheme="minorHAnsi" w:eastAsiaTheme="minorEastAsia" w:hAnsiTheme="minorHAnsi"/>
                <w:bCs/>
                <w:szCs w:val="20"/>
              </w:rPr>
            </w:pPr>
          </w:p>
          <w:p w14:paraId="6657B8EE" w14:textId="29925FE5" w:rsidR="00E7471F" w:rsidRPr="00E7471F" w:rsidRDefault="00D465CD" w:rsidP="00E7471F">
            <w:pPr>
              <w:rPr>
                <w:rFonts w:asciiTheme="minorHAnsi" w:eastAsiaTheme="minorEastAsia" w:hAnsiTheme="minorHAnsi"/>
                <w:bCs/>
                <w:szCs w:val="20"/>
              </w:rPr>
            </w:pPr>
            <w:r>
              <w:rPr>
                <w:rFonts w:asciiTheme="minorHAnsi" w:eastAsiaTheme="minorEastAsia" w:hAnsiTheme="minorHAnsi"/>
                <w:bCs/>
                <w:szCs w:val="20"/>
              </w:rPr>
              <w:t xml:space="preserve">03 – </w:t>
            </w:r>
            <w:proofErr w:type="spellStart"/>
            <w:r>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as bot layer 1 and 2 of </w:t>
            </w:r>
            <w:proofErr w:type="spellStart"/>
            <w:r>
              <w:rPr>
                <w:rFonts w:asciiTheme="minorHAnsi" w:eastAsiaTheme="minorEastAsia" w:hAnsiTheme="minorHAnsi"/>
                <w:bCs/>
                <w:szCs w:val="20"/>
              </w:rPr>
              <w:t>multiproperies</w:t>
            </w:r>
            <w:proofErr w:type="spellEnd"/>
          </w:p>
        </w:tc>
      </w:tr>
      <w:tr w:rsidR="00AB7CFE" w:rsidRPr="00F84397" w14:paraId="6AB6679B" w14:textId="77777777" w:rsidTr="00130FD1">
        <w:trPr>
          <w:trHeight w:val="56"/>
        </w:trPr>
        <w:tc>
          <w:tcPr>
            <w:tcW w:w="2628" w:type="dxa"/>
            <w:tcBorders>
              <w:bottom w:val="single" w:sz="4" w:space="0" w:color="auto"/>
            </w:tcBorders>
            <w:shd w:val="clear" w:color="auto" w:fill="D9D9D9" w:themeFill="background1" w:themeFillShade="D9"/>
          </w:tcPr>
          <w:p w14:paraId="576F5ACB" w14:textId="03343BB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FB09DE" w14:textId="0C2B417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34C5">
              <w:rPr>
                <w:rFonts w:asciiTheme="minorHAnsi" w:eastAsiaTheme="minorEastAsia" w:hAnsiTheme="minorHAnsi"/>
                <w:bCs/>
                <w:szCs w:val="20"/>
              </w:rPr>
              <w:t xml:space="preserve"> Could not find</w:t>
            </w:r>
          </w:p>
        </w:tc>
      </w:tr>
    </w:tbl>
    <w:p w14:paraId="74E7590B" w14:textId="77777777" w:rsidR="0041707B" w:rsidRDefault="0041707B" w:rsidP="003162C7">
      <w:pPr>
        <w:pStyle w:val="Heading3"/>
      </w:pPr>
    </w:p>
    <w:p w14:paraId="19F73EC2" w14:textId="77777777" w:rsidR="0041707B" w:rsidRDefault="0041707B">
      <w:pPr>
        <w:rPr>
          <w:rFonts w:eastAsiaTheme="majorEastAsia" w:cstheme="majorBidi"/>
          <w:b/>
          <w:bCs/>
          <w:color w:val="365F91" w:themeColor="accent1" w:themeShade="BF"/>
          <w:szCs w:val="20"/>
        </w:rPr>
      </w:pPr>
      <w:r>
        <w:br w:type="page"/>
      </w:r>
    </w:p>
    <w:p w14:paraId="0E9F07FE" w14:textId="6A4FFF04"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AB7CFE">
        <w:trPr>
          <w:trHeight w:val="56"/>
        </w:trPr>
        <w:tc>
          <w:tcPr>
            <w:tcW w:w="2628" w:type="dxa"/>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w:t>
            </w:r>
            <w:proofErr w:type="spellStart"/>
            <w:r w:rsidR="00130FD1" w:rsidRPr="00130FD1">
              <w:rPr>
                <w:rFonts w:asciiTheme="minorHAnsi" w:eastAsia="Calibri" w:hAnsiTheme="minorHAnsi" w:cs="Calibri"/>
                <w:szCs w:val="20"/>
              </w:rPr>
              <w:t>rels</w:t>
            </w:r>
            <w:proofErr w:type="spellEnd"/>
            <w:r w:rsidR="00130FD1" w:rsidRPr="00130FD1">
              <w:rPr>
                <w:rFonts w:asciiTheme="minorHAnsi" w:eastAsia="Calibri" w:hAnsiTheme="minorHAnsi" w:cs="Calibri"/>
                <w:szCs w:val="20"/>
              </w:rPr>
              <w:t xml:space="preserve">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in .</w:t>
            </w:r>
            <w:proofErr w:type="spellStart"/>
            <w:r w:rsidR="0097716F">
              <w:rPr>
                <w:rFonts w:asciiTheme="minorHAnsi" w:eastAsia="Calibri" w:hAnsiTheme="minorHAnsi" w:cs="Calibri"/>
                <w:szCs w:val="20"/>
              </w:rPr>
              <w:t>rels</w:t>
            </w:r>
            <w:proofErr w:type="spellEnd"/>
            <w:r w:rsidR="0097716F">
              <w:rPr>
                <w:rFonts w:asciiTheme="minorHAnsi" w:eastAsia="Calibri" w:hAnsiTheme="minorHAnsi" w:cs="Calibri"/>
                <w:szCs w:val="20"/>
              </w:rPr>
              <w:t xml:space="preserve">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0ED1B74F" w14:textId="77777777" w:rsidTr="00130FD1">
        <w:trPr>
          <w:trHeight w:val="56"/>
        </w:trPr>
        <w:tc>
          <w:tcPr>
            <w:tcW w:w="2628" w:type="dxa"/>
            <w:tcBorders>
              <w:bottom w:val="single" w:sz="4" w:space="0" w:color="auto"/>
            </w:tcBorders>
            <w:shd w:val="clear" w:color="auto" w:fill="D9D9D9" w:themeFill="background1" w:themeFillShade="D9"/>
          </w:tcPr>
          <w:p w14:paraId="0B8EE888" w14:textId="459C65D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47B7204" w14:textId="25427158" w:rsidR="00AB7CFE" w:rsidRPr="00F84397" w:rsidRDefault="007F1822" w:rsidP="00AB7CFE">
            <w:pPr>
              <w:rPr>
                <w:rFonts w:asciiTheme="minorHAnsi" w:eastAsiaTheme="minorEastAsia" w:hAnsiTheme="minorHAnsi"/>
                <w:b/>
                <w:bCs/>
                <w:szCs w:val="20"/>
              </w:rPr>
            </w:pPr>
            <w:hyperlink r:id="rId74" w:anchor="Chapter-6-Texture-2d" w:history="1">
              <w:r w:rsidR="00AB7CFE" w:rsidRPr="000149C1">
                <w:rPr>
                  <w:rStyle w:val="Hyperlink"/>
                  <w:rFonts w:asciiTheme="minorHAnsi" w:eastAsiaTheme="minorEastAsia" w:hAnsiTheme="minorHAnsi"/>
                  <w:bCs/>
                  <w:szCs w:val="20"/>
                </w:rPr>
                <w:t>Link to Requirement in 3MF Specification</w:t>
              </w:r>
            </w:hyperlink>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AB7CFE">
        <w:trPr>
          <w:trHeight w:val="56"/>
        </w:trPr>
        <w:tc>
          <w:tcPr>
            <w:tcW w:w="2628" w:type="dxa"/>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w:t>
            </w:r>
            <w:proofErr w:type="spellStart"/>
            <w:r w:rsidRPr="00C4446E">
              <w:rPr>
                <w:rFonts w:asciiTheme="minorHAnsi" w:eastAsiaTheme="minorEastAsia" w:hAnsiTheme="minorHAnsi"/>
                <w:bCs/>
                <w:szCs w:val="20"/>
              </w:rPr>
              <w:t>colorgroup</w:t>
            </w:r>
            <w:proofErr w:type="spellEnd"/>
          </w:p>
          <w:p w14:paraId="67CE15F9" w14:textId="281773CA" w:rsidR="00C4446E" w:rsidRPr="00F84397" w:rsidRDefault="00C4446E" w:rsidP="00C4446E">
            <w:pPr>
              <w:rPr>
                <w:rFonts w:asciiTheme="minorHAnsi" w:eastAsiaTheme="minorEastAsia" w:hAnsiTheme="minorHAnsi"/>
                <w:b/>
                <w:bCs/>
                <w:szCs w:val="20"/>
              </w:rPr>
            </w:pPr>
          </w:p>
        </w:tc>
      </w:tr>
      <w:tr w:rsidR="00AB7CFE" w:rsidRPr="00F84397" w14:paraId="410B3A57" w14:textId="77777777" w:rsidTr="00130FD1">
        <w:trPr>
          <w:trHeight w:val="56"/>
        </w:trPr>
        <w:tc>
          <w:tcPr>
            <w:tcW w:w="2628" w:type="dxa"/>
            <w:tcBorders>
              <w:bottom w:val="single" w:sz="4" w:space="0" w:color="auto"/>
            </w:tcBorders>
            <w:shd w:val="clear" w:color="auto" w:fill="D9D9D9" w:themeFill="background1" w:themeFillShade="D9"/>
          </w:tcPr>
          <w:p w14:paraId="3581BC3D" w14:textId="50C4D41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D1F3398" w14:textId="475F63F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465E1">
              <w:rPr>
                <w:rFonts w:asciiTheme="minorHAnsi" w:eastAsiaTheme="minorEastAsia" w:hAnsiTheme="minorHAnsi"/>
                <w:bCs/>
                <w:szCs w:val="20"/>
              </w:rPr>
              <w:t xml:space="preserve"> could not find</w:t>
            </w: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AB7CFE">
        <w:trPr>
          <w:trHeight w:val="56"/>
        </w:trPr>
        <w:tc>
          <w:tcPr>
            <w:tcW w:w="2628" w:type="dxa"/>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w:t>
            </w:r>
            <w:proofErr w:type="gramStart"/>
            <w:r w:rsidR="005B2DB8" w:rsidRPr="005B2DB8">
              <w:rPr>
                <w:rFonts w:asciiTheme="minorHAnsi" w:eastAsiaTheme="minorEastAsia" w:hAnsiTheme="minorHAnsi"/>
                <w:bCs/>
                <w:szCs w:val="20"/>
              </w:rPr>
              <w:t>resources</w:t>
            </w:r>
            <w:proofErr w:type="gramEnd"/>
            <w:r w:rsidR="005B2DB8" w:rsidRPr="005B2DB8">
              <w:rPr>
                <w:rFonts w:asciiTheme="minorHAnsi" w:eastAsiaTheme="minorEastAsia" w:hAnsiTheme="minorHAnsi"/>
                <w:bCs/>
                <w:szCs w:val="20"/>
              </w:rPr>
              <w:t xml:space="preserve"> element:</w:t>
            </w:r>
            <w:r w:rsidR="005B2DB8">
              <w:rPr>
                <w:rFonts w:asciiTheme="minorHAnsi" w:eastAsiaTheme="minorEastAsia" w:hAnsiTheme="minorHAnsi"/>
                <w:bCs/>
                <w:szCs w:val="20"/>
              </w:rPr>
              <w:t xml:space="preserve">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xml:space="preserve">, object (This is invalid), texture2d,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F18DFD" w14:textId="77777777" w:rsidTr="00130FD1">
        <w:trPr>
          <w:trHeight w:val="56"/>
        </w:trPr>
        <w:tc>
          <w:tcPr>
            <w:tcW w:w="2628" w:type="dxa"/>
            <w:tcBorders>
              <w:bottom w:val="single" w:sz="4" w:space="0" w:color="auto"/>
            </w:tcBorders>
            <w:shd w:val="clear" w:color="auto" w:fill="D9D9D9" w:themeFill="background1" w:themeFillShade="D9"/>
          </w:tcPr>
          <w:p w14:paraId="65A89AE6" w14:textId="73DDE7F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B61BF" w14:textId="56F2926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3654C">
              <w:rPr>
                <w:rFonts w:asciiTheme="minorHAnsi" w:eastAsiaTheme="minorEastAsia" w:hAnsiTheme="minorHAnsi"/>
                <w:bCs/>
                <w:szCs w:val="20"/>
              </w:rPr>
              <w:t xml:space="preserve"> N/A</w:t>
            </w:r>
          </w:p>
        </w:tc>
      </w:tr>
    </w:tbl>
    <w:p w14:paraId="188A3319" w14:textId="77777777" w:rsidR="00A55754" w:rsidRDefault="00A55754" w:rsidP="00A55754"/>
    <w:p w14:paraId="59C6C9B8" w14:textId="77777777" w:rsidR="0041707B" w:rsidRDefault="00F864FC" w:rsidP="003162C7">
      <w:pPr>
        <w:pStyle w:val="Heading3"/>
      </w:pPr>
      <w:r>
        <w:t xml:space="preserve"> </w:t>
      </w:r>
    </w:p>
    <w:p w14:paraId="2F2BFA30" w14:textId="77777777" w:rsidR="0041707B" w:rsidRDefault="0041707B">
      <w:pPr>
        <w:rPr>
          <w:rFonts w:eastAsiaTheme="majorEastAsia" w:cstheme="majorBidi"/>
          <w:b/>
          <w:bCs/>
          <w:color w:val="365F91" w:themeColor="accent1" w:themeShade="BF"/>
          <w:szCs w:val="20"/>
        </w:rPr>
      </w:pPr>
      <w:r>
        <w:br w:type="page"/>
      </w:r>
    </w:p>
    <w:p w14:paraId="3CCABA8C" w14:textId="3A35708F" w:rsidR="00F864FC" w:rsidRDefault="0003262E" w:rsidP="003162C7">
      <w:pPr>
        <w:pStyle w:val="Heading3"/>
      </w:pPr>
      <w:r>
        <w:lastRenderedPageBreak/>
        <w:t>N_</w:t>
      </w:r>
      <w:r w:rsidR="004360B7">
        <w:t>???_0</w:t>
      </w:r>
      <w:r w:rsidR="00F864FC">
        <w:t>608</w:t>
      </w:r>
      <w:r w:rsidR="00F864FC"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AB7CFE">
        <w:trPr>
          <w:trHeight w:val="56"/>
        </w:trPr>
        <w:tc>
          <w:tcPr>
            <w:tcW w:w="2628" w:type="dxa"/>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proofErr w:type="spellStart"/>
            <w:r w:rsidR="00B546E7">
              <w:rPr>
                <w:rFonts w:asciiTheme="minorHAnsi" w:eastAsia="Calibri" w:hAnsiTheme="minorHAnsi" w:cs="Calibri"/>
                <w:szCs w:val="20"/>
              </w:rPr>
              <w:t>colorgroup</w:t>
            </w:r>
            <w:proofErr w:type="spellEnd"/>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ABEEC7" w14:textId="77777777" w:rsidTr="00F227DA">
        <w:trPr>
          <w:trHeight w:val="56"/>
        </w:trPr>
        <w:tc>
          <w:tcPr>
            <w:tcW w:w="2628" w:type="dxa"/>
            <w:tcBorders>
              <w:bottom w:val="single" w:sz="4" w:space="0" w:color="auto"/>
            </w:tcBorders>
            <w:shd w:val="clear" w:color="auto" w:fill="D9D9D9" w:themeFill="background1" w:themeFillShade="D9"/>
          </w:tcPr>
          <w:p w14:paraId="1F2F1279" w14:textId="582BD17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E476BC" w14:textId="4A1D56F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87D74">
              <w:rPr>
                <w:rFonts w:asciiTheme="minorHAnsi" w:eastAsiaTheme="minorEastAsia" w:hAnsiTheme="minorHAnsi"/>
                <w:bCs/>
                <w:szCs w:val="20"/>
              </w:rPr>
              <w:t xml:space="preserve"> N/A</w:t>
            </w:r>
          </w:p>
        </w:tc>
      </w:tr>
    </w:tbl>
    <w:p w14:paraId="0077EF3F" w14:textId="77777777" w:rsidR="00F864FC" w:rsidRDefault="00F864FC" w:rsidP="00F864FC"/>
    <w:p w14:paraId="1421E36F" w14:textId="6BCE1A3F" w:rsidR="00F864FC" w:rsidRDefault="00F864FC" w:rsidP="003162C7">
      <w:pPr>
        <w:pStyle w:val="Heading3"/>
      </w:pPr>
      <w:r>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AB7CFE">
        <w:trPr>
          <w:trHeight w:val="56"/>
        </w:trPr>
        <w:tc>
          <w:tcPr>
            <w:tcW w:w="2628" w:type="dxa"/>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w:t>
            </w:r>
            <w:proofErr w:type="spellStart"/>
            <w:r w:rsidR="00AC3074" w:rsidRPr="007B24BE">
              <w:rPr>
                <w:rFonts w:asciiTheme="minorHAnsi" w:eastAsiaTheme="minorEastAsia" w:hAnsiTheme="minorHAnsi"/>
                <w:bCs/>
                <w:szCs w:val="20"/>
              </w:rPr>
              <w:t>mu</w:t>
            </w:r>
            <w:r w:rsidR="00653309">
              <w:rPr>
                <w:rFonts w:asciiTheme="minorHAnsi" w:eastAsiaTheme="minorEastAsia" w:hAnsiTheme="minorHAnsi"/>
                <w:bCs/>
                <w:szCs w:val="20"/>
              </w:rPr>
              <w:t>ltiproperties</w:t>
            </w:r>
            <w:proofErr w:type="spellEnd"/>
            <w:r w:rsidR="00653309">
              <w:rPr>
                <w:rFonts w:asciiTheme="minorHAnsi" w:eastAsiaTheme="minorEastAsia" w:hAnsiTheme="minorHAnsi"/>
                <w:bCs/>
                <w:szCs w:val="20"/>
              </w:rPr>
              <w:t xml:space="preserve"> </w:t>
            </w:r>
            <w:proofErr w:type="spellStart"/>
            <w:r w:rsidR="00653309">
              <w:rPr>
                <w:rFonts w:asciiTheme="minorHAnsi" w:eastAsiaTheme="minorEastAsia" w:hAnsiTheme="minorHAnsi"/>
                <w:bCs/>
                <w:szCs w:val="20"/>
              </w:rPr>
              <w:t>pids</w:t>
            </w:r>
            <w:proofErr w:type="spellEnd"/>
            <w:r w:rsidR="00653309">
              <w:rPr>
                <w:rFonts w:asciiTheme="minorHAnsi" w:eastAsiaTheme="minorEastAsia" w:hAnsiTheme="minorHAnsi"/>
                <w:bCs/>
                <w:szCs w:val="20"/>
              </w:rPr>
              <w:t xml:space="preserve">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w:t>
            </w:r>
            <w:proofErr w:type="spellStart"/>
            <w:r w:rsidR="00AC3074" w:rsidRPr="007B24BE">
              <w:rPr>
                <w:rFonts w:asciiTheme="minorHAnsi" w:eastAsiaTheme="minorEastAsia" w:hAnsiTheme="minorHAnsi"/>
                <w:bCs/>
                <w:szCs w:val="20"/>
              </w:rPr>
              <w:t>textid</w:t>
            </w:r>
            <w:proofErr w:type="spellEnd"/>
            <w:r w:rsidR="00AC3074" w:rsidRPr="007B24BE">
              <w:rPr>
                <w:rFonts w:asciiTheme="minorHAnsi" w:eastAsiaTheme="minorEastAsia" w:hAnsiTheme="minorHAnsi"/>
                <w:bCs/>
                <w:szCs w:val="20"/>
              </w:rPr>
              <w:t>)</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xml:space="preserve">) index to color in </w:t>
            </w:r>
            <w:proofErr w:type="spellStart"/>
            <w:r w:rsidR="00AC3074"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proofErr w:type="spellStart"/>
            <w:r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 xml:space="preserve"> (</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a </w:t>
            </w:r>
            <w:proofErr w:type="spellStart"/>
            <w:r w:rsidR="00AC3074" w:rsidRPr="007B24BE">
              <w:rPr>
                <w:rFonts w:asciiTheme="minorHAnsi" w:eastAsiaTheme="minorEastAsia" w:hAnsiTheme="minorHAnsi"/>
                <w:bCs/>
                <w:szCs w:val="20"/>
              </w:rPr>
              <w:t>colorgroup</w:t>
            </w:r>
            <w:proofErr w:type="spellEnd"/>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multiproperties</w:t>
            </w:r>
            <w:proofErr w:type="spellEnd"/>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colorgroup</w:t>
            </w:r>
            <w:proofErr w:type="spellEnd"/>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w:t>
            </w:r>
            <w:proofErr w:type="spellStart"/>
            <w:r w:rsidRPr="007B24BE">
              <w:rPr>
                <w:rFonts w:asciiTheme="minorHAnsi" w:eastAsiaTheme="minorEastAsia" w:hAnsiTheme="minorHAnsi"/>
                <w:bCs/>
                <w:szCs w:val="20"/>
              </w:rPr>
              <w:t>multiproperties</w:t>
            </w:r>
            <w:proofErr w:type="spellEnd"/>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w:t>
            </w:r>
            <w:proofErr w:type="spellStart"/>
            <w:r w:rsidR="00AC3074" w:rsidRPr="007B24BE">
              <w:rPr>
                <w:rFonts w:asciiTheme="minorHAnsi" w:eastAsiaTheme="minorEastAsia" w:hAnsiTheme="minorHAnsi"/>
                <w:bCs/>
                <w:szCs w:val="20"/>
              </w:rPr>
              <w:t>pi</w:t>
            </w:r>
            <w:r w:rsidRPr="007B24BE">
              <w:rPr>
                <w:rFonts w:asciiTheme="minorHAnsi" w:eastAsiaTheme="minorEastAsia" w:hAnsiTheme="minorHAnsi"/>
                <w:bCs/>
                <w:szCs w:val="20"/>
              </w:rPr>
              <w:t>d</w:t>
            </w:r>
            <w:proofErr w:type="spellEnd"/>
            <w:r w:rsidRPr="007B24BE">
              <w:rPr>
                <w:rFonts w:asciiTheme="minorHAnsi" w:eastAsiaTheme="minorEastAsia" w:hAnsiTheme="minorHAnsi"/>
                <w:bCs/>
                <w:szCs w:val="20"/>
              </w:rPr>
              <w:t xml:space="preserve"> reference</w:t>
            </w:r>
          </w:p>
          <w:p w14:paraId="51A3BD5A" w14:textId="144F1A40" w:rsidR="00F864FC" w:rsidRPr="00F84397" w:rsidRDefault="00F864FC" w:rsidP="00F227DA">
            <w:pPr>
              <w:rPr>
                <w:rFonts w:asciiTheme="minorHAnsi" w:eastAsiaTheme="minorEastAsia" w:hAnsiTheme="minorHAnsi"/>
                <w:b/>
                <w:bCs/>
                <w:szCs w:val="20"/>
              </w:rPr>
            </w:pPr>
          </w:p>
        </w:tc>
      </w:tr>
      <w:tr w:rsidR="00AB7CFE" w:rsidRPr="00F84397" w14:paraId="18734664" w14:textId="77777777" w:rsidTr="00F227DA">
        <w:trPr>
          <w:trHeight w:val="56"/>
        </w:trPr>
        <w:tc>
          <w:tcPr>
            <w:tcW w:w="2628" w:type="dxa"/>
            <w:tcBorders>
              <w:bottom w:val="single" w:sz="4" w:space="0" w:color="auto"/>
            </w:tcBorders>
            <w:shd w:val="clear" w:color="auto" w:fill="D9D9D9" w:themeFill="background1" w:themeFillShade="D9"/>
          </w:tcPr>
          <w:p w14:paraId="4C665D7D" w14:textId="1BDEC6B1"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E1D6333" w14:textId="0493AEE9"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236C0">
              <w:rPr>
                <w:rFonts w:asciiTheme="minorHAnsi" w:eastAsiaTheme="minorEastAsia" w:hAnsiTheme="minorHAnsi"/>
                <w:bCs/>
                <w:szCs w:val="20"/>
              </w:rPr>
              <w:t xml:space="preserve"> N/A</w:t>
            </w: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AB7CFE">
        <w:trPr>
          <w:trHeight w:val="56"/>
        </w:trPr>
        <w:tc>
          <w:tcPr>
            <w:tcW w:w="2628" w:type="dxa"/>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proofErr w:type="spellStart"/>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w:t>
            </w:r>
            <w:proofErr w:type="spellEnd"/>
            <w:r w:rsidR="002B0427" w:rsidRPr="002B0427">
              <w:rPr>
                <w:rFonts w:asciiTheme="minorHAnsi" w:eastAsiaTheme="minorEastAsia" w:hAnsiTheme="minorHAnsi"/>
                <w:bCs/>
                <w:szCs w:val="20"/>
              </w:rPr>
              <w:t xml:space="preserve"> attribute value (other than image/jpeg or image/</w:t>
            </w:r>
            <w:proofErr w:type="spellStart"/>
            <w:r w:rsidR="002B0427" w:rsidRPr="002B0427">
              <w:rPr>
                <w:rFonts w:asciiTheme="minorHAnsi" w:eastAsiaTheme="minorEastAsia" w:hAnsiTheme="minorHAnsi"/>
                <w:bCs/>
                <w:szCs w:val="20"/>
              </w:rPr>
              <w:t>png</w:t>
            </w:r>
            <w:proofErr w:type="spellEnd"/>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proofErr w:type="spellStart"/>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w:t>
            </w:r>
            <w:proofErr w:type="spellEnd"/>
            <w:r w:rsidRPr="002B0427">
              <w:rPr>
                <w:rFonts w:asciiTheme="minorHAnsi" w:eastAsiaTheme="minorEastAsia" w:hAnsiTheme="minorHAnsi"/>
                <w:bCs/>
                <w:szCs w:val="20"/>
              </w:rPr>
              <w:t xml:space="preserve"> attribute value (other than image/jpeg or image/</w:t>
            </w:r>
            <w:proofErr w:type="spellStart"/>
            <w:r w:rsidRPr="002B0427">
              <w:rPr>
                <w:rFonts w:asciiTheme="minorHAnsi" w:eastAsiaTheme="minorEastAsia" w:hAnsiTheme="minorHAnsi"/>
                <w:bCs/>
                <w:szCs w:val="20"/>
              </w:rPr>
              <w:t>png</w:t>
            </w:r>
            <w:proofErr w:type="spellEnd"/>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792687F" w14:textId="77777777" w:rsidTr="00F227DA">
        <w:trPr>
          <w:trHeight w:val="56"/>
        </w:trPr>
        <w:tc>
          <w:tcPr>
            <w:tcW w:w="2628" w:type="dxa"/>
            <w:tcBorders>
              <w:bottom w:val="single" w:sz="4" w:space="0" w:color="auto"/>
            </w:tcBorders>
            <w:shd w:val="clear" w:color="auto" w:fill="D9D9D9" w:themeFill="background1" w:themeFillShade="D9"/>
          </w:tcPr>
          <w:p w14:paraId="356723AA" w14:textId="19B3588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0D00666" w14:textId="74ED48D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C7749">
              <w:rPr>
                <w:rFonts w:asciiTheme="minorHAnsi" w:eastAsiaTheme="minorEastAsia" w:hAnsiTheme="minorHAnsi"/>
                <w:bCs/>
                <w:szCs w:val="20"/>
              </w:rPr>
              <w:t xml:space="preserve"> N/A</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51A4A197" w14:textId="780ABE8B" w:rsidR="002C4BC7" w:rsidRDefault="00BE6AF9" w:rsidP="4FA9AB4E">
      <w:pPr>
        <w:pStyle w:val="Heading2"/>
        <w:rPr>
          <w:i/>
          <w:iCs/>
        </w:rPr>
      </w:pPr>
      <w:bookmarkStart w:id="24" w:name="_Toc45031810"/>
      <w:r>
        <w:lastRenderedPageBreak/>
        <w:t xml:space="preserve">Positive </w:t>
      </w:r>
      <w:r w:rsidR="002C4BC7">
        <w:t>Production Extension Test Cases</w:t>
      </w:r>
      <w:bookmarkEnd w:id="24"/>
      <w:r w:rsidR="00B928BB">
        <w:t xml:space="preserve"> </w:t>
      </w:r>
    </w:p>
    <w:p w14:paraId="5FCF65BC" w14:textId="77777777" w:rsidR="00EA12CA" w:rsidRDefault="00EA12CA" w:rsidP="00EA12CA">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5" w:name="_Toc517687772"/>
      <w:r>
        <w:t>PP_7</w:t>
      </w:r>
      <w:r w:rsidRPr="0056587D">
        <w:t>0</w:t>
      </w:r>
      <w:r>
        <w:t>1</w:t>
      </w:r>
      <w:r w:rsidRPr="0056587D">
        <w:t xml:space="preserve"> </w:t>
      </w:r>
      <w:r>
        <w:t>Object and Slice Mapping</w:t>
      </w:r>
      <w:bookmarkEnd w:id="25"/>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 xml:space="preserve">Construct sliced 3MF test files that iterate through the possible mapping relationships between Build Items, Objects, Components, and Slice Stacks. This will require slicing </w:t>
            </w:r>
            <w:proofErr w:type="gramStart"/>
            <w:r w:rsidRPr="71FECA1E">
              <w:rPr>
                <w:rFonts w:asciiTheme="minorHAnsi" w:eastAsiaTheme="minorEastAsia" w:hAnsiTheme="minorHAnsi"/>
              </w:rPr>
              <w:t>a number of</w:t>
            </w:r>
            <w:proofErr w:type="gramEnd"/>
            <w:r w:rsidRPr="71FECA1E">
              <w:rPr>
                <w:rFonts w:asciiTheme="minorHAnsi" w:eastAsiaTheme="minorEastAsia" w:hAnsiTheme="minorHAnsi"/>
              </w:rPr>
              <w:t xml:space="preserve">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4B6742"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4461AF" w:rsidRDefault="00EA12CA"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00AB7CFE">
        <w:trPr>
          <w:trHeight w:val="56"/>
        </w:trPr>
        <w:tc>
          <w:tcPr>
            <w:tcW w:w="2628" w:type="dxa"/>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r w:rsidR="00AB7CFE" w:rsidRPr="00BF6411" w14:paraId="31E5A797" w14:textId="77777777" w:rsidTr="71FECA1E">
        <w:trPr>
          <w:trHeight w:val="56"/>
        </w:trPr>
        <w:tc>
          <w:tcPr>
            <w:tcW w:w="2628" w:type="dxa"/>
            <w:tcBorders>
              <w:bottom w:val="single" w:sz="4" w:space="0" w:color="auto"/>
            </w:tcBorders>
            <w:shd w:val="clear" w:color="auto" w:fill="D9D9D9" w:themeFill="background1" w:themeFillShade="D9"/>
          </w:tcPr>
          <w:p w14:paraId="644C8B3D" w14:textId="6789BA41"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7869A98" w14:textId="18E84D89" w:rsidR="00AB7CFE" w:rsidRPr="00285823" w:rsidRDefault="007F1822" w:rsidP="00AB7CFE">
            <w:pPr>
              <w:rPr>
                <w:rFonts w:asciiTheme="minorHAnsi" w:eastAsiaTheme="minorEastAsia" w:hAnsiTheme="minorHAnsi"/>
                <w:b/>
                <w:bCs/>
                <w:szCs w:val="20"/>
              </w:rPr>
            </w:pPr>
            <w:hyperlink r:id="rId75" w:anchor="SliceRef" w:history="1">
              <w:r w:rsidR="00AB7CFE" w:rsidRPr="00A540F4">
                <w:rPr>
                  <w:rStyle w:val="Hyperlink"/>
                  <w:rFonts w:asciiTheme="minorHAnsi" w:eastAsiaTheme="minorEastAsia" w:hAnsiTheme="minorHAnsi"/>
                  <w:bCs/>
                  <w:szCs w:val="20"/>
                </w:rPr>
                <w:t>Link to Requirement in 3MF Specification</w:t>
              </w:r>
            </w:hyperlink>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 xml:space="preserve">Component -&gt; remote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5D808205" w14:textId="35F61B67" w:rsidR="00722CA1" w:rsidRPr="0041707B" w:rsidRDefault="4FA9AB4E" w:rsidP="00DD6F3D">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AB7CFE">
        <w:trPr>
          <w:trHeight w:val="56"/>
        </w:trPr>
        <w:tc>
          <w:tcPr>
            <w:tcW w:w="2628" w:type="dxa"/>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646F1355" w14:textId="6371F6FF" w:rsidR="008D14D5" w:rsidRPr="00BF6411" w:rsidRDefault="008D14D5" w:rsidP="004271FB">
            <w:pPr>
              <w:rPr>
                <w:rFonts w:asciiTheme="minorHAnsi" w:hAnsiTheme="minorHAnsi"/>
                <w:b/>
                <w:szCs w:val="20"/>
              </w:rPr>
            </w:pPr>
          </w:p>
        </w:tc>
      </w:tr>
      <w:tr w:rsidR="00AB7CFE" w:rsidRPr="00BF6411" w14:paraId="3CF5683B" w14:textId="77777777" w:rsidTr="00285823">
        <w:trPr>
          <w:trHeight w:val="56"/>
        </w:trPr>
        <w:tc>
          <w:tcPr>
            <w:tcW w:w="2628" w:type="dxa"/>
            <w:tcBorders>
              <w:bottom w:val="single" w:sz="4" w:space="0" w:color="auto"/>
            </w:tcBorders>
            <w:shd w:val="clear" w:color="auto" w:fill="D9D9D9" w:themeFill="background1" w:themeFillShade="D9"/>
          </w:tcPr>
          <w:p w14:paraId="39607B3C" w14:textId="45A2A3B9"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648955" w14:textId="128F17A9" w:rsidR="00AB7CFE" w:rsidRPr="00285823" w:rsidRDefault="007F1822" w:rsidP="00AB7CFE">
            <w:pPr>
              <w:rPr>
                <w:rFonts w:asciiTheme="minorHAnsi" w:eastAsiaTheme="minorEastAsia" w:hAnsiTheme="minorHAnsi"/>
                <w:b/>
                <w:bCs/>
                <w:szCs w:val="20"/>
              </w:rPr>
            </w:pPr>
            <w:hyperlink r:id="rId76" w:anchor="32-Path-Usage" w:history="1">
              <w:r w:rsidR="00AB7CFE" w:rsidRPr="00395744">
                <w:rPr>
                  <w:rStyle w:val="Hyperlink"/>
                  <w:rFonts w:asciiTheme="minorHAnsi" w:eastAsiaTheme="minorEastAsia" w:hAnsiTheme="minorHAnsi"/>
                  <w:bCs/>
                  <w:szCs w:val="20"/>
                </w:rPr>
                <w:t>Link to Requirement in 3MF Specification</w:t>
              </w:r>
            </w:hyperlink>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9F916F3" w14:textId="3D861629" w:rsidR="00FC23EC" w:rsidRPr="0041707B"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AB7CFE">
        <w:trPr>
          <w:trHeight w:val="56"/>
        </w:trPr>
        <w:tc>
          <w:tcPr>
            <w:tcW w:w="2628" w:type="dxa"/>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that points to another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r w:rsidR="00AB7CFE" w:rsidRPr="00BF6411" w14:paraId="79BCDC03" w14:textId="77777777" w:rsidTr="00092F5F">
        <w:trPr>
          <w:trHeight w:val="56"/>
        </w:trPr>
        <w:tc>
          <w:tcPr>
            <w:tcW w:w="2628" w:type="dxa"/>
            <w:tcBorders>
              <w:bottom w:val="single" w:sz="4" w:space="0" w:color="auto"/>
            </w:tcBorders>
            <w:shd w:val="clear" w:color="auto" w:fill="D9D9D9" w:themeFill="background1" w:themeFillShade="D9"/>
          </w:tcPr>
          <w:p w14:paraId="00C0B616" w14:textId="51687EB7"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162CAD" w14:textId="3D455F72"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3725E">
              <w:rPr>
                <w:rFonts w:asciiTheme="minorHAnsi" w:eastAsiaTheme="minorEastAsia" w:hAnsiTheme="minorHAnsi"/>
                <w:bCs/>
                <w:szCs w:val="20"/>
              </w:rPr>
              <w:t xml:space="preserve"> could not find</w:t>
            </w:r>
          </w:p>
        </w:tc>
      </w:tr>
    </w:tbl>
    <w:p w14:paraId="541C5784" w14:textId="77777777" w:rsidR="36B0B8FB" w:rsidRDefault="36B0B8FB"/>
    <w:p w14:paraId="703257E7" w14:textId="090F81B2" w:rsidR="00FC23EC" w:rsidRDefault="00FC23EC" w:rsidP="00994EE3">
      <w:pPr>
        <w:pStyle w:val="Heading3"/>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w:t>
            </w:r>
            <w:proofErr w:type="gramStart"/>
            <w:r w:rsidRPr="00BF6411">
              <w:rPr>
                <w:rFonts w:asciiTheme="minorHAnsi" w:eastAsiaTheme="minorEastAsia" w:hAnsiTheme="minorHAnsi"/>
                <w:szCs w:val="20"/>
              </w:rPr>
              <w:t>a number of</w:t>
            </w:r>
            <w:proofErr w:type="gramEnd"/>
            <w:r w:rsidRPr="00BF6411">
              <w:rPr>
                <w:rFonts w:asciiTheme="minorHAnsi" w:eastAsiaTheme="minorEastAsia" w:hAnsiTheme="minorHAnsi"/>
                <w:szCs w:val="20"/>
              </w:rPr>
              <w:t xml:space="preserve">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4B6742"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4461AF" w:rsidRDefault="00FC23EC" w:rsidP="00092F5F">
            <w:pPr>
              <w:rPr>
                <w:rFonts w:asciiTheme="minorHAnsi" w:eastAsiaTheme="minorEastAsia" w:hAnsiTheme="minorHAnsi"/>
                <w:b/>
                <w:bCs/>
                <w:color w:val="000000" w:themeColor="text1"/>
                <w:szCs w:val="20"/>
                <w:lang w:val="es-ES_tradnl"/>
              </w:rPr>
            </w:pPr>
            <w:r w:rsidRPr="004461AF">
              <w:rPr>
                <w:rFonts w:asciiTheme="minorHAnsi" w:hAnsiTheme="minorHAnsi"/>
                <w:szCs w:val="20"/>
                <w:lang w:val="es-ES_tradnl"/>
              </w:rPr>
              <w:t xml:space="preserve">Prod-O1.3, Slice-M1.17, Slice-O1.1, Slice-O1.2, </w:t>
            </w:r>
            <w:r w:rsidRPr="004461AF">
              <w:rPr>
                <w:rFonts w:asciiTheme="minorHAnsi" w:hAnsiTheme="minorHAnsi"/>
                <w:color w:val="000000" w:themeColor="text1"/>
                <w:szCs w:val="20"/>
                <w:lang w:val="es-ES_tradnl"/>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AB7CFE">
        <w:trPr>
          <w:trHeight w:val="56"/>
        </w:trPr>
        <w:tc>
          <w:tcPr>
            <w:tcW w:w="2628" w:type="dxa"/>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 xml:space="preserve">Create a 3MF file with a </w:t>
            </w:r>
            <w:proofErr w:type="spellStart"/>
            <w:r w:rsidR="00FC23EC" w:rsidRPr="00285823">
              <w:rPr>
                <w:rFonts w:asciiTheme="minorHAnsi" w:eastAsiaTheme="minorEastAsia" w:hAnsiTheme="minorHAnsi"/>
                <w:szCs w:val="20"/>
              </w:rPr>
              <w:t>slicestack</w:t>
            </w:r>
            <w:proofErr w:type="spellEnd"/>
            <w:r w:rsidR="00FC23EC" w:rsidRPr="00285823">
              <w:rPr>
                <w:rFonts w:asciiTheme="minorHAnsi" w:eastAsiaTheme="minorEastAsia" w:hAnsiTheme="minorHAnsi"/>
                <w:szCs w:val="20"/>
              </w:rPr>
              <w:t xml:space="preserve"> that contains two Sliceref </w:t>
            </w:r>
            <w:proofErr w:type="spellStart"/>
            <w:r w:rsidR="00FC23EC" w:rsidRPr="00285823">
              <w:rPr>
                <w:rFonts w:asciiTheme="minorHAnsi" w:eastAsiaTheme="minorEastAsia" w:hAnsiTheme="minorHAnsi"/>
                <w:szCs w:val="20"/>
              </w:rPr>
              <w:t>slicepath</w:t>
            </w:r>
            <w:proofErr w:type="spellEnd"/>
            <w:r w:rsidR="00FC23EC" w:rsidRPr="00285823">
              <w:rPr>
                <w:rFonts w:asciiTheme="minorHAnsi" w:eastAsiaTheme="minorEastAsia" w:hAnsiTheme="minorHAnsi"/>
                <w:szCs w:val="20"/>
              </w:rPr>
              <w:t xml:space="preserve">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w:t>
            </w:r>
            <w:proofErr w:type="spellStart"/>
            <w:r w:rsidRPr="00285823">
              <w:rPr>
                <w:rFonts w:asciiTheme="minorHAnsi" w:eastAsiaTheme="minorEastAsia" w:hAnsiTheme="minorHAnsi"/>
                <w:szCs w:val="20"/>
              </w:rPr>
              <w:t>slicestack</w:t>
            </w:r>
            <w:proofErr w:type="spellEnd"/>
            <w:r w:rsidRPr="00285823">
              <w:rPr>
                <w:rFonts w:asciiTheme="minorHAnsi" w:eastAsiaTheme="minorEastAsia" w:hAnsiTheme="minorHAnsi"/>
                <w:szCs w:val="20"/>
              </w:rPr>
              <w:t xml:space="preserve">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r w:rsidR="00AB7CFE" w:rsidRPr="00BF6411" w14:paraId="30B89F56" w14:textId="77777777" w:rsidTr="00092F5F">
        <w:trPr>
          <w:trHeight w:val="56"/>
        </w:trPr>
        <w:tc>
          <w:tcPr>
            <w:tcW w:w="2628" w:type="dxa"/>
            <w:tcBorders>
              <w:bottom w:val="single" w:sz="4" w:space="0" w:color="auto"/>
            </w:tcBorders>
            <w:shd w:val="clear" w:color="auto" w:fill="D9D9D9" w:themeFill="background1" w:themeFillShade="D9"/>
          </w:tcPr>
          <w:p w14:paraId="70BFFC88" w14:textId="33E46758"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7E213" w14:textId="36BBFE70" w:rsidR="00AB7CFE" w:rsidRDefault="007F1822" w:rsidP="00AB7CFE">
            <w:pPr>
              <w:rPr>
                <w:rFonts w:asciiTheme="minorHAnsi" w:eastAsiaTheme="minorEastAsia" w:hAnsiTheme="minorHAnsi"/>
                <w:b/>
                <w:bCs/>
                <w:szCs w:val="20"/>
              </w:rPr>
            </w:pPr>
            <w:hyperlink r:id="rId77" w:anchor="SliceRef" w:history="1">
              <w:r w:rsidR="00AB7CFE" w:rsidRPr="00312BB5">
                <w:rPr>
                  <w:rStyle w:val="Hyperlink"/>
                  <w:rFonts w:asciiTheme="minorHAnsi" w:eastAsiaTheme="minorEastAsia" w:hAnsiTheme="minorHAnsi"/>
                  <w:bCs/>
                  <w:szCs w:val="20"/>
                </w:rPr>
                <w:t>Link to Requirement in 3MF Specification</w:t>
              </w:r>
            </w:hyperlink>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00AB7CFE">
        <w:trPr>
          <w:trHeight w:val="56"/>
        </w:trPr>
        <w:tc>
          <w:tcPr>
            <w:tcW w:w="2628" w:type="dxa"/>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 xml:space="preserve">A test case that use 3 different mesh objects defined in separate parts to build 30 objects, 10 of each via build item element on the build platform. Objects should be positioned both adjacent in XY </w:t>
            </w:r>
            <w:proofErr w:type="gramStart"/>
            <w:r w:rsidRPr="009D7DD0">
              <w:rPr>
                <w:rFonts w:asciiTheme="minorHAnsi" w:eastAsia="Calibri" w:hAnsiTheme="minorHAnsi" w:cs="Calibri"/>
              </w:rPr>
              <w:t>space, and</w:t>
            </w:r>
            <w:proofErr w:type="gramEnd"/>
            <w:r w:rsidRPr="009D7DD0">
              <w:rPr>
                <w:rFonts w:asciiTheme="minorHAnsi" w:eastAsia="Calibri" w:hAnsiTheme="minorHAnsi" w:cs="Calibri"/>
              </w:rPr>
              <w:t xml:space="preserve"> Stacked in the Z space.</w:t>
            </w:r>
          </w:p>
          <w:p w14:paraId="24225D9C" w14:textId="7A799BAC" w:rsidR="001C00E2" w:rsidRPr="009D7DD0" w:rsidRDefault="001C00E2" w:rsidP="00EE6ACF">
            <w:pPr>
              <w:rPr>
                <w:rFonts w:asciiTheme="minorHAnsi" w:hAnsiTheme="minorHAnsi"/>
                <w:b/>
                <w:szCs w:val="20"/>
              </w:rPr>
            </w:pPr>
          </w:p>
        </w:tc>
      </w:tr>
      <w:tr w:rsidR="00AB7CFE" w:rsidRPr="009D7DD0" w14:paraId="480E9F74" w14:textId="77777777" w:rsidTr="7E4BDF2E">
        <w:trPr>
          <w:trHeight w:val="56"/>
        </w:trPr>
        <w:tc>
          <w:tcPr>
            <w:tcW w:w="2628" w:type="dxa"/>
            <w:tcBorders>
              <w:bottom w:val="single" w:sz="4" w:space="0" w:color="auto"/>
            </w:tcBorders>
            <w:shd w:val="clear" w:color="auto" w:fill="D9D9D9" w:themeFill="background1" w:themeFillShade="D9"/>
          </w:tcPr>
          <w:p w14:paraId="71384691" w14:textId="5E19523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16F820CA" w14:textId="37A45178"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5261A3">
              <w:rPr>
                <w:rFonts w:asciiTheme="minorHAnsi" w:eastAsiaTheme="minorEastAsia" w:hAnsiTheme="minorHAnsi"/>
                <w:bCs/>
                <w:szCs w:val="20"/>
              </w:rPr>
              <w:t xml:space="preserve"> N/A</w:t>
            </w:r>
          </w:p>
        </w:tc>
      </w:tr>
    </w:tbl>
    <w:p w14:paraId="20B3797A" w14:textId="77777777" w:rsidR="0041707B" w:rsidRDefault="0041707B">
      <w:pPr>
        <w:rPr>
          <w:rFonts w:eastAsiaTheme="majorEastAsia" w:cstheme="majorBidi"/>
          <w:b/>
          <w:bCs/>
          <w:color w:val="365F91" w:themeColor="accent1" w:themeShade="BF"/>
          <w:szCs w:val="20"/>
        </w:rPr>
      </w:pPr>
      <w:r>
        <w:br w:type="page"/>
      </w:r>
    </w:p>
    <w:p w14:paraId="4D5D279D" w14:textId="0C25C998" w:rsidR="00C86783" w:rsidRDefault="0003262E" w:rsidP="003162C7">
      <w:pPr>
        <w:pStyle w:val="Heading3"/>
      </w:pPr>
      <w:r>
        <w:lastRenderedPageBreak/>
        <w:t>P_</w:t>
      </w:r>
      <w:r w:rsidR="004360B7">
        <w:t>???_0</w:t>
      </w:r>
      <w:r w:rsidR="00FC23EC">
        <w:t>706</w:t>
      </w:r>
      <w:r w:rsidR="00C86783">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AB7CFE">
        <w:trPr>
          <w:trHeight w:val="56"/>
        </w:trPr>
        <w:tc>
          <w:tcPr>
            <w:tcW w:w="2628" w:type="dxa"/>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r w:rsidR="00AB7CFE" w:rsidRPr="009D7DD0" w14:paraId="4025074E" w14:textId="77777777" w:rsidTr="00C86783">
        <w:trPr>
          <w:trHeight w:val="56"/>
        </w:trPr>
        <w:tc>
          <w:tcPr>
            <w:tcW w:w="2628" w:type="dxa"/>
            <w:tcBorders>
              <w:bottom w:val="single" w:sz="4" w:space="0" w:color="auto"/>
            </w:tcBorders>
            <w:shd w:val="clear" w:color="auto" w:fill="D9D9D9" w:themeFill="background1" w:themeFillShade="D9"/>
          </w:tcPr>
          <w:p w14:paraId="31CBFB2B" w14:textId="26B3647C"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6F5BE3" w14:textId="31AF27CC" w:rsidR="00AB7CFE" w:rsidRPr="009D7DD0" w:rsidRDefault="007F1822" w:rsidP="00AB7CFE">
            <w:pPr>
              <w:rPr>
                <w:rFonts w:asciiTheme="minorHAnsi" w:eastAsiaTheme="minorEastAsia" w:hAnsiTheme="minorHAnsi"/>
                <w:b/>
                <w:bCs/>
                <w:szCs w:val="20"/>
              </w:rPr>
            </w:pPr>
            <w:hyperlink r:id="rId78" w:anchor="Chapter-2-Model-Reationships" w:history="1">
              <w:r w:rsidR="00AB7CFE" w:rsidRPr="006740B1">
                <w:rPr>
                  <w:rStyle w:val="Hyperlink"/>
                  <w:rFonts w:asciiTheme="minorHAnsi" w:eastAsiaTheme="minorEastAsia" w:hAnsiTheme="minorHAnsi"/>
                  <w:bCs/>
                  <w:szCs w:val="20"/>
                </w:rPr>
                <w:t>Link to Requirement in 3MF Specification</w:t>
              </w:r>
            </w:hyperlink>
          </w:p>
        </w:tc>
      </w:tr>
    </w:tbl>
    <w:p w14:paraId="49FE8067" w14:textId="77777777" w:rsidR="00994EE3" w:rsidRDefault="00BF066F" w:rsidP="00994EE3">
      <w:pPr>
        <w:pStyle w:val="Heading2"/>
        <w:numPr>
          <w:ilvl w:val="0"/>
          <w:numId w:val="0"/>
        </w:numPr>
      </w:pPr>
      <w:r>
        <w:t xml:space="preserve"> </w:t>
      </w:r>
    </w:p>
    <w:p w14:paraId="24D63707" w14:textId="77777777" w:rsidR="00994EE3" w:rsidRDefault="00994EE3">
      <w:pPr>
        <w:rPr>
          <w:rFonts w:eastAsiaTheme="majorEastAsia" w:cstheme="majorBidi"/>
          <w:b/>
          <w:bCs/>
          <w:color w:val="365F91" w:themeColor="accent1" w:themeShade="BF"/>
          <w:sz w:val="22"/>
        </w:rPr>
      </w:pPr>
      <w:r>
        <w:br w:type="page"/>
      </w:r>
    </w:p>
    <w:p w14:paraId="144A5737" w14:textId="4390CB5B" w:rsidR="00A21BEB" w:rsidRPr="007F19AF" w:rsidRDefault="00A21BEB" w:rsidP="008B2F87">
      <w:pPr>
        <w:pStyle w:val="Heading2"/>
      </w:pPr>
      <w:bookmarkStart w:id="26" w:name="_Toc45031811"/>
      <w:r>
        <w:lastRenderedPageBreak/>
        <w:t>Negative Production Extension Test Cases</w:t>
      </w:r>
      <w:bookmarkEnd w:id="26"/>
      <w:r>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00AB7CFE">
        <w:trPr>
          <w:trHeight w:val="56"/>
        </w:trPr>
        <w:tc>
          <w:tcPr>
            <w:tcW w:w="2628" w:type="dxa"/>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slicepath</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r w:rsidR="00AB7CFE" w:rsidRPr="009D7DD0" w14:paraId="52846167" w14:textId="77777777" w:rsidTr="7E4BDF2E">
        <w:trPr>
          <w:trHeight w:val="56"/>
        </w:trPr>
        <w:tc>
          <w:tcPr>
            <w:tcW w:w="2628" w:type="dxa"/>
            <w:tcBorders>
              <w:bottom w:val="single" w:sz="4" w:space="0" w:color="auto"/>
            </w:tcBorders>
            <w:shd w:val="clear" w:color="auto" w:fill="D9D9D9" w:themeFill="background1" w:themeFillShade="D9"/>
          </w:tcPr>
          <w:p w14:paraId="274BB02A" w14:textId="7889951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B20C08" w14:textId="6E3EBC83" w:rsidR="00AB7CFE" w:rsidRPr="009D7DD0"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22360">
              <w:rPr>
                <w:rFonts w:asciiTheme="minorHAnsi" w:eastAsiaTheme="minorEastAsia" w:hAnsiTheme="minorHAnsi"/>
                <w:bCs/>
                <w:szCs w:val="20"/>
              </w:rPr>
              <w:t xml:space="preserve"> could not find</w:t>
            </w: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00AB7CFE">
        <w:trPr>
          <w:trHeight w:val="56"/>
        </w:trPr>
        <w:tc>
          <w:tcPr>
            <w:tcW w:w="2628" w:type="dxa"/>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r w:rsidR="00AB7CFE" w:rsidRPr="009D7DD0" w14:paraId="24E39C9A" w14:textId="77777777" w:rsidTr="4FA9AB4E">
        <w:trPr>
          <w:trHeight w:val="56"/>
        </w:trPr>
        <w:tc>
          <w:tcPr>
            <w:tcW w:w="2628" w:type="dxa"/>
            <w:tcBorders>
              <w:bottom w:val="single" w:sz="4" w:space="0" w:color="auto"/>
            </w:tcBorders>
            <w:shd w:val="clear" w:color="auto" w:fill="D9D9D9" w:themeFill="background1" w:themeFillShade="D9"/>
          </w:tcPr>
          <w:p w14:paraId="24D7CE3D" w14:textId="0C38CDC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BD73" w14:textId="101E0F97" w:rsidR="00AB7CFE" w:rsidRPr="009D7DD0" w:rsidRDefault="007F1822" w:rsidP="00AB7CFE">
            <w:pPr>
              <w:rPr>
                <w:rFonts w:asciiTheme="minorHAnsi" w:eastAsiaTheme="minorEastAsia" w:hAnsiTheme="minorHAnsi"/>
                <w:b/>
                <w:bCs/>
                <w:szCs w:val="20"/>
              </w:rPr>
            </w:pPr>
            <w:hyperlink r:id="rId79" w:anchor="411-Item" w:history="1">
              <w:r w:rsidR="00AB7CFE" w:rsidRPr="00C97698">
                <w:rPr>
                  <w:rStyle w:val="Hyperlink"/>
                  <w:rFonts w:asciiTheme="minorHAnsi" w:eastAsiaTheme="minorEastAsia" w:hAnsiTheme="minorHAnsi"/>
                  <w:bCs/>
                  <w:szCs w:val="20"/>
                </w:rPr>
                <w:t>Link to Requirement in 3MF Specification</w:t>
              </w:r>
            </w:hyperlink>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00AB7CFE">
        <w:trPr>
          <w:trHeight w:val="56"/>
        </w:trPr>
        <w:tc>
          <w:tcPr>
            <w:tcW w:w="2628" w:type="dxa"/>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r w:rsidR="00AB7CFE" w:rsidRPr="009D7DD0" w14:paraId="1B0E4607" w14:textId="77777777" w:rsidTr="7E4BDF2E">
        <w:trPr>
          <w:trHeight w:val="56"/>
        </w:trPr>
        <w:tc>
          <w:tcPr>
            <w:tcW w:w="2628" w:type="dxa"/>
            <w:tcBorders>
              <w:bottom w:val="single" w:sz="4" w:space="0" w:color="auto"/>
            </w:tcBorders>
            <w:shd w:val="clear" w:color="auto" w:fill="D9D9D9" w:themeFill="background1" w:themeFillShade="D9"/>
          </w:tcPr>
          <w:p w14:paraId="77363547" w14:textId="6E99DDA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A6CCDE" w14:textId="1E12F5E0" w:rsidR="00AB7CFE" w:rsidRPr="009D7DD0" w:rsidRDefault="007F1822" w:rsidP="00AB7CFE">
            <w:pPr>
              <w:rPr>
                <w:rFonts w:asciiTheme="minorHAnsi" w:eastAsiaTheme="minorEastAsia" w:hAnsiTheme="minorHAnsi"/>
                <w:b/>
                <w:bCs/>
                <w:szCs w:val="20"/>
              </w:rPr>
            </w:pPr>
            <w:hyperlink r:id="rId80" w:anchor="Chapter-2-Model-Relationships" w:history="1">
              <w:r w:rsidR="00AB7CFE" w:rsidRPr="00D93F6E">
                <w:rPr>
                  <w:rStyle w:val="Hyperlink"/>
                  <w:rFonts w:asciiTheme="minorHAnsi" w:eastAsiaTheme="minorEastAsia" w:hAnsiTheme="minorHAnsi"/>
                  <w:bCs/>
                  <w:szCs w:val="20"/>
                </w:rPr>
                <w:t>Link to Requirement in 3MF Specification</w:t>
              </w:r>
            </w:hyperlink>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7" w:name="_Toc45031812"/>
      <w:r>
        <w:lastRenderedPageBreak/>
        <w:t xml:space="preserve">Miscellaneous 3MF </w:t>
      </w:r>
      <w:r w:rsidR="002C4BC7">
        <w:t>Test Cases</w:t>
      </w:r>
      <w:bookmarkEnd w:id="27"/>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00AB7CFE">
        <w:trPr>
          <w:trHeight w:val="56"/>
        </w:trPr>
        <w:tc>
          <w:tcPr>
            <w:tcW w:w="2628" w:type="dxa"/>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r w:rsidR="00AB7CFE" w:rsidRPr="009D7DD0" w14:paraId="12ECB0F9" w14:textId="77777777" w:rsidTr="7E4BDF2E">
        <w:trPr>
          <w:trHeight w:val="56"/>
        </w:trPr>
        <w:tc>
          <w:tcPr>
            <w:tcW w:w="2628" w:type="dxa"/>
            <w:tcBorders>
              <w:bottom w:val="single" w:sz="4" w:space="0" w:color="auto"/>
            </w:tcBorders>
            <w:shd w:val="clear" w:color="auto" w:fill="D9D9D9" w:themeFill="background1" w:themeFillShade="D9"/>
          </w:tcPr>
          <w:p w14:paraId="5D3B122C" w14:textId="223960F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E350424" w14:textId="1102D32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74B5B">
              <w:rPr>
                <w:rFonts w:asciiTheme="minorHAnsi" w:eastAsiaTheme="minorEastAsia" w:hAnsiTheme="minorHAnsi"/>
                <w:bCs/>
                <w:szCs w:val="20"/>
              </w:rPr>
              <w:t xml:space="preserve"> N/A</w:t>
            </w: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AB7CFE">
        <w:tc>
          <w:tcPr>
            <w:tcW w:w="2559" w:type="dxa"/>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r w:rsidR="00AB7CFE" w:rsidRPr="009D7DD0" w14:paraId="67893F06" w14:textId="77777777" w:rsidTr="007223AF">
        <w:tc>
          <w:tcPr>
            <w:tcW w:w="2559" w:type="dxa"/>
            <w:tcBorders>
              <w:bottom w:val="single" w:sz="4" w:space="0" w:color="auto"/>
            </w:tcBorders>
            <w:shd w:val="clear" w:color="auto" w:fill="D9D9D9" w:themeFill="background1" w:themeFillShade="D9"/>
          </w:tcPr>
          <w:p w14:paraId="538CAB5A" w14:textId="095FF35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91" w:type="dxa"/>
            <w:tcBorders>
              <w:bottom w:val="single" w:sz="4" w:space="0" w:color="auto"/>
            </w:tcBorders>
          </w:tcPr>
          <w:p w14:paraId="5696856B" w14:textId="54E638E3"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3642F">
              <w:rPr>
                <w:rFonts w:asciiTheme="minorHAnsi" w:eastAsiaTheme="minorEastAsia" w:hAnsiTheme="minorHAnsi"/>
                <w:bCs/>
                <w:szCs w:val="20"/>
              </w:rPr>
              <w:t xml:space="preserve"> N/A</w:t>
            </w:r>
          </w:p>
        </w:tc>
      </w:tr>
    </w:tbl>
    <w:p w14:paraId="43DB7D5C" w14:textId="1B73FF66" w:rsidR="7E4BDF2E" w:rsidRDefault="7E4BDF2E" w:rsidP="7E4BDF2E"/>
    <w:p w14:paraId="252BA3DE" w14:textId="77777777" w:rsidR="00807F52" w:rsidRDefault="00807F52">
      <w:pPr>
        <w:rPr>
          <w:rFonts w:eastAsiaTheme="majorEastAsia" w:cstheme="majorBidi"/>
          <w:b/>
          <w:bCs/>
          <w:color w:val="365F91" w:themeColor="accent1" w:themeShade="BF"/>
          <w:szCs w:val="20"/>
        </w:rPr>
      </w:pPr>
      <w:r>
        <w:br w:type="page"/>
      </w:r>
    </w:p>
    <w:p w14:paraId="492AF4E4" w14:textId="4BD428BC" w:rsidR="7E4BDF2E" w:rsidRDefault="00B76BB3" w:rsidP="003162C7">
      <w:pPr>
        <w:pStyle w:val="Heading3"/>
      </w:pPr>
      <w:r>
        <w:lastRenderedPageBreak/>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AB7CFE">
        <w:tc>
          <w:tcPr>
            <w:tcW w:w="2565" w:type="dxa"/>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r w:rsidR="00AB7CFE" w:rsidRPr="009D7DD0" w14:paraId="640492D7" w14:textId="77777777" w:rsidTr="00FD43E0">
        <w:tc>
          <w:tcPr>
            <w:tcW w:w="2565" w:type="dxa"/>
            <w:tcBorders>
              <w:bottom w:val="single" w:sz="4" w:space="0" w:color="auto"/>
            </w:tcBorders>
            <w:shd w:val="clear" w:color="auto" w:fill="D9D9D9" w:themeFill="background1" w:themeFillShade="D9"/>
          </w:tcPr>
          <w:p w14:paraId="248EDA37" w14:textId="54E67032"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17564793" w14:textId="6FBB8A01"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4D0295">
              <w:rPr>
                <w:rFonts w:asciiTheme="minorHAnsi" w:eastAsiaTheme="minorEastAsia" w:hAnsiTheme="minorHAnsi"/>
                <w:bCs/>
                <w:szCs w:val="20"/>
              </w:rPr>
              <w:t xml:space="preserve"> N/A</w:t>
            </w: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AB7CFE">
        <w:tc>
          <w:tcPr>
            <w:tcW w:w="2565" w:type="dxa"/>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r w:rsidR="00AB7CFE" w:rsidRPr="009D7DD0" w14:paraId="6D0F7E8D" w14:textId="77777777" w:rsidTr="00FD43E0">
        <w:tc>
          <w:tcPr>
            <w:tcW w:w="2565" w:type="dxa"/>
            <w:tcBorders>
              <w:bottom w:val="single" w:sz="4" w:space="0" w:color="auto"/>
            </w:tcBorders>
            <w:shd w:val="clear" w:color="auto" w:fill="D9D9D9" w:themeFill="background1" w:themeFillShade="D9"/>
          </w:tcPr>
          <w:p w14:paraId="5E357569" w14:textId="446313E6"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43E6170F" w14:textId="5F11F76B"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144F7E">
              <w:rPr>
                <w:rFonts w:asciiTheme="minorHAnsi" w:eastAsiaTheme="minorEastAsia" w:hAnsiTheme="minorHAnsi"/>
                <w:bCs/>
                <w:szCs w:val="20"/>
              </w:rPr>
              <w:t xml:space="preserve"> N/A</w:t>
            </w: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AB7CFE">
        <w:tc>
          <w:tcPr>
            <w:tcW w:w="2544" w:type="dxa"/>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Platform_low</w:t>
            </w:r>
            <w:proofErr w:type="spellEnd"/>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r w:rsidR="00AB7CFE" w:rsidRPr="009D7DD0" w14:paraId="0697FF4F" w14:textId="77777777" w:rsidTr="00FD43E0">
        <w:tc>
          <w:tcPr>
            <w:tcW w:w="2544" w:type="dxa"/>
            <w:tcBorders>
              <w:bottom w:val="single" w:sz="4" w:space="0" w:color="auto"/>
            </w:tcBorders>
            <w:shd w:val="clear" w:color="auto" w:fill="D9D9D9" w:themeFill="background1" w:themeFillShade="D9"/>
          </w:tcPr>
          <w:p w14:paraId="442660D2" w14:textId="19CC0EB1"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6" w:type="dxa"/>
            <w:tcBorders>
              <w:bottom w:val="single" w:sz="4" w:space="0" w:color="auto"/>
            </w:tcBorders>
          </w:tcPr>
          <w:p w14:paraId="0F5D3A73" w14:textId="7AF0BA74"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7238A">
              <w:rPr>
                <w:rFonts w:asciiTheme="minorHAnsi" w:eastAsiaTheme="minorEastAsia" w:hAnsiTheme="minorHAnsi"/>
                <w:bCs/>
                <w:szCs w:val="20"/>
              </w:rPr>
              <w:t xml:space="preserve"> N/A</w:t>
            </w:r>
          </w:p>
        </w:tc>
      </w:tr>
    </w:tbl>
    <w:p w14:paraId="7FDA5857" w14:textId="13DAB361" w:rsidR="7E4BDF2E" w:rsidRDefault="7E4BDF2E" w:rsidP="7E4BDF2E"/>
    <w:p w14:paraId="4D65CC07" w14:textId="3C45DB15" w:rsidR="7E4BDF2E" w:rsidRDefault="00B76BB3" w:rsidP="003162C7">
      <w:pPr>
        <w:pStyle w:val="Heading3"/>
      </w:pPr>
      <w:r>
        <w:lastRenderedPageBreak/>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AB7CFE">
        <w:tc>
          <w:tcPr>
            <w:tcW w:w="2542" w:type="dxa"/>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Platform_high</w:t>
            </w:r>
            <w:proofErr w:type="spellEnd"/>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r w:rsidR="00AB7CFE" w:rsidRPr="009D7DD0" w14:paraId="4A3F1DC0" w14:textId="77777777" w:rsidTr="00FD43E0">
        <w:tc>
          <w:tcPr>
            <w:tcW w:w="2542" w:type="dxa"/>
            <w:tcBorders>
              <w:bottom w:val="single" w:sz="4" w:space="0" w:color="auto"/>
            </w:tcBorders>
            <w:shd w:val="clear" w:color="auto" w:fill="D9D9D9" w:themeFill="background1" w:themeFillShade="D9"/>
          </w:tcPr>
          <w:p w14:paraId="461042E7" w14:textId="72F62F2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8" w:type="dxa"/>
            <w:tcBorders>
              <w:bottom w:val="single" w:sz="4" w:space="0" w:color="auto"/>
            </w:tcBorders>
          </w:tcPr>
          <w:p w14:paraId="78E37CFE" w14:textId="43E41637"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7E7985">
              <w:rPr>
                <w:rFonts w:asciiTheme="minorHAnsi" w:eastAsiaTheme="minorEastAsia" w:hAnsiTheme="minorHAnsi"/>
                <w:bCs/>
                <w:szCs w:val="20"/>
              </w:rPr>
              <w:t xml:space="preserve"> N/A</w:t>
            </w:r>
          </w:p>
        </w:tc>
      </w:tr>
    </w:tbl>
    <w:p w14:paraId="5D9EAE1A" w14:textId="5CB34A53" w:rsidR="7E4BDF2E" w:rsidRDefault="7E4BDF2E" w:rsidP="7E4BDF2E"/>
    <w:p w14:paraId="0963C503" w14:textId="163A40E3" w:rsidR="009126BD" w:rsidRDefault="009126BD">
      <w:pPr>
        <w:rPr>
          <w:rFonts w:asciiTheme="majorHAnsi" w:eastAsiaTheme="majorEastAsia" w:hAnsiTheme="majorHAnsi" w:cstheme="majorBidi"/>
          <w:b/>
          <w:bCs/>
          <w:color w:val="4F81BD" w:themeColor="accent1"/>
          <w:sz w:val="22"/>
        </w:rPr>
      </w:pPr>
    </w:p>
    <w:p w14:paraId="2504D38F" w14:textId="47D02520" w:rsidR="7E4BDF2E" w:rsidRDefault="00B76BB3" w:rsidP="003162C7">
      <w:pPr>
        <w:pStyle w:val="Heading3"/>
      </w:pPr>
      <w:r>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AB7CFE">
        <w:tc>
          <w:tcPr>
            <w:tcW w:w="2566" w:type="dxa"/>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chainassembly_low</w:t>
            </w:r>
            <w:proofErr w:type="spellEnd"/>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raindrop_low</w:t>
            </w:r>
            <w:proofErr w:type="spellEnd"/>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randomplaceme</w:t>
            </w:r>
            <w:r w:rsidR="0003262E">
              <w:rPr>
                <w:rFonts w:asciiTheme="minorHAnsi" w:eastAsia="Calibri" w:hAnsiTheme="minorHAnsi" w:cs="Calibri"/>
                <w:szCs w:val="20"/>
              </w:rPr>
              <w:t>N</w:t>
            </w:r>
            <w:proofErr w:type="spellEnd"/>
            <w:r w:rsidR="0003262E">
              <w:rPr>
                <w:rFonts w:asciiTheme="minorHAnsi" w:eastAsia="Calibri" w:hAnsiTheme="minorHAnsi" w:cs="Calibri"/>
                <w:szCs w:val="20"/>
              </w:rPr>
              <w:t>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r w:rsidR="00AB7CFE" w:rsidRPr="009D7DD0" w14:paraId="51A6B84B" w14:textId="77777777" w:rsidTr="00FD43E0">
        <w:tc>
          <w:tcPr>
            <w:tcW w:w="2566" w:type="dxa"/>
            <w:tcBorders>
              <w:bottom w:val="single" w:sz="4" w:space="0" w:color="auto"/>
            </w:tcBorders>
            <w:shd w:val="clear" w:color="auto" w:fill="D9D9D9" w:themeFill="background1" w:themeFillShade="D9"/>
          </w:tcPr>
          <w:p w14:paraId="3E1E94D2" w14:textId="3205A670"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4" w:type="dxa"/>
            <w:tcBorders>
              <w:bottom w:val="single" w:sz="4" w:space="0" w:color="auto"/>
            </w:tcBorders>
          </w:tcPr>
          <w:p w14:paraId="36400904" w14:textId="06ACC5BA"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54FB8">
              <w:rPr>
                <w:rFonts w:asciiTheme="minorHAnsi" w:eastAsiaTheme="minorEastAsia" w:hAnsiTheme="minorHAnsi"/>
                <w:bCs/>
                <w:szCs w:val="20"/>
              </w:rPr>
              <w:t xml:space="preserve"> N/A</w:t>
            </w:r>
          </w:p>
        </w:tc>
      </w:tr>
    </w:tbl>
    <w:p w14:paraId="513E6ABD" w14:textId="1E774DD9" w:rsidR="7E4BDF2E" w:rsidRDefault="7E4BDF2E" w:rsidP="7E4BDF2E"/>
    <w:p w14:paraId="1877CD89" w14:textId="77777777" w:rsidR="00807F52" w:rsidRDefault="00807F52">
      <w:pPr>
        <w:rPr>
          <w:rFonts w:eastAsiaTheme="majorEastAsia" w:cstheme="majorBidi"/>
          <w:b/>
          <w:bCs/>
          <w:color w:val="365F91" w:themeColor="accent1" w:themeShade="BF"/>
          <w:szCs w:val="20"/>
        </w:rPr>
      </w:pPr>
      <w:r>
        <w:br w:type="page"/>
      </w:r>
    </w:p>
    <w:p w14:paraId="5128ABDE" w14:textId="61D08B2B" w:rsidR="0074633B" w:rsidRDefault="0003262E" w:rsidP="003162C7">
      <w:pPr>
        <w:pStyle w:val="Heading3"/>
      </w:pPr>
      <w:r>
        <w:lastRenderedPageBreak/>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w:t>
            </w:r>
            <w:proofErr w:type="spellStart"/>
            <w:r w:rsidR="008A31BF">
              <w:rPr>
                <w:rFonts w:asciiTheme="minorHAnsi" w:eastAsiaTheme="minorEastAsia" w:hAnsiTheme="minorHAnsi"/>
                <w:bCs/>
              </w:rPr>
              <w:t>rels</w:t>
            </w:r>
            <w:proofErr w:type="spellEnd"/>
            <w:r w:rsidR="008A31BF">
              <w:rPr>
                <w:rFonts w:asciiTheme="minorHAnsi" w:eastAsiaTheme="minorEastAsia" w:hAnsiTheme="minorHAnsi"/>
                <w:bCs/>
              </w:rPr>
              <w:t xml:space="preserve">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w:t>
            </w:r>
            <w:proofErr w:type="spellStart"/>
            <w:r>
              <w:rPr>
                <w:rFonts w:asciiTheme="minorHAnsi" w:eastAsiaTheme="minorEastAsia" w:hAnsiTheme="minorHAnsi"/>
                <w:bCs/>
              </w:rPr>
              <w:t>slicestack</w:t>
            </w:r>
            <w:proofErr w:type="spellEnd"/>
            <w:r>
              <w:rPr>
                <w:rFonts w:asciiTheme="minorHAnsi" w:eastAsiaTheme="minorEastAsia" w:hAnsiTheme="minorHAnsi"/>
                <w:bCs/>
              </w:rPr>
              <w:t xml:space="preserve"> part into 1000 separate part slices and add the appropriate </w:t>
            </w:r>
            <w:proofErr w:type="spellStart"/>
            <w:r>
              <w:rPr>
                <w:rFonts w:asciiTheme="minorHAnsi" w:eastAsiaTheme="minorEastAsia" w:hAnsiTheme="minorHAnsi"/>
                <w:bCs/>
              </w:rPr>
              <w:t>slicesref</w:t>
            </w:r>
            <w:proofErr w:type="spellEnd"/>
            <w:r>
              <w:rPr>
                <w:rFonts w:asciiTheme="minorHAnsi" w:eastAsiaTheme="minorEastAsia" w:hAnsiTheme="minorHAnsi"/>
                <w:bCs/>
              </w:rPr>
              <w:t xml:space="preserve"> pointers to each of the parts to a single </w:t>
            </w:r>
            <w:proofErr w:type="spellStart"/>
            <w:r>
              <w:rPr>
                <w:rFonts w:asciiTheme="minorHAnsi" w:eastAsiaTheme="minorEastAsia" w:hAnsiTheme="minorHAnsi"/>
                <w:bCs/>
              </w:rPr>
              <w:t>slicestack</w:t>
            </w:r>
            <w:proofErr w:type="spellEnd"/>
            <w:r>
              <w:rPr>
                <w:rFonts w:asciiTheme="minorHAnsi" w:eastAsiaTheme="minorEastAsia" w:hAnsiTheme="minorHAnsi"/>
                <w:bCs/>
              </w:rPr>
              <w:t>.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w:t>
            </w:r>
            <w:proofErr w:type="spellStart"/>
            <w:r w:rsidR="00CA26E8">
              <w:rPr>
                <w:rFonts w:asciiTheme="minorHAnsi" w:eastAsiaTheme="minorEastAsia" w:hAnsiTheme="minorHAnsi"/>
                <w:bCs/>
              </w:rPr>
              <w:t>Kanjii</w:t>
            </w:r>
            <w:proofErr w:type="spellEnd"/>
            <w:r w:rsidR="00CA26E8">
              <w:rPr>
                <w:rFonts w:asciiTheme="minorHAnsi" w:eastAsiaTheme="minorEastAsia" w:hAnsiTheme="minorHAnsi"/>
                <w:bCs/>
              </w:rPr>
              <w:t xml:space="preserve">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proofErr w:type="spellStart"/>
            <w:r>
              <w:rPr>
                <w:rFonts w:asciiTheme="minorHAnsi" w:eastAsiaTheme="minorEastAsia" w:hAnsiTheme="minorHAnsi"/>
                <w:bCs/>
              </w:rPr>
              <w:t>Partnumber</w:t>
            </w:r>
            <w:proofErr w:type="spellEnd"/>
            <w:r>
              <w:rPr>
                <w:rFonts w:asciiTheme="minorHAnsi" w:eastAsiaTheme="minorEastAsia" w:hAnsiTheme="minorHAnsi"/>
                <w:bCs/>
              </w:rPr>
              <w:t xml:space="preserve">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t>
            </w:r>
            <w:proofErr w:type="gramStart"/>
            <w:r w:rsidR="00B4537B">
              <w:rPr>
                <w:rFonts w:asciiTheme="minorHAnsi" w:eastAsiaTheme="minorEastAsia" w:hAnsiTheme="minorHAnsi"/>
                <w:bCs/>
              </w:rPr>
              <w:t>will produce will produce</w:t>
            </w:r>
            <w:proofErr w:type="gramEnd"/>
            <w:r w:rsidR="00B4537B">
              <w:rPr>
                <w:rFonts w:asciiTheme="minorHAnsi" w:eastAsiaTheme="minorEastAsia" w:hAnsiTheme="minorHAnsi"/>
                <w:bCs/>
              </w:rPr>
              <w:t xml:space="preserv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r w:rsidR="00AB7CFE" w:rsidRPr="009D7DD0" w14:paraId="63072817" w14:textId="77777777" w:rsidTr="00FD43E0">
        <w:tc>
          <w:tcPr>
            <w:tcW w:w="2567" w:type="dxa"/>
            <w:shd w:val="clear" w:color="auto" w:fill="D9D9D9" w:themeFill="background1" w:themeFillShade="D9"/>
          </w:tcPr>
          <w:p w14:paraId="0FC1C307" w14:textId="299B5CFD"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Pr>
          <w:p w14:paraId="17639992" w14:textId="40DE416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A86111">
              <w:rPr>
                <w:rFonts w:asciiTheme="minorHAnsi" w:eastAsiaTheme="minorEastAsia" w:hAnsiTheme="minorHAnsi"/>
                <w:bCs/>
                <w:szCs w:val="20"/>
              </w:rPr>
              <w:t xml:space="preserve"> N/A</w:t>
            </w:r>
          </w:p>
        </w:tc>
      </w:tr>
    </w:tbl>
    <w:p w14:paraId="5A63A95F" w14:textId="77777777" w:rsidR="0074633B" w:rsidRDefault="0074633B" w:rsidP="0074633B"/>
    <w:p w14:paraId="5D69D3C7" w14:textId="75CBBD01" w:rsidR="002C22AB" w:rsidRDefault="0003262E" w:rsidP="003162C7">
      <w:pPr>
        <w:pStyle w:val="Heading3"/>
      </w:pPr>
      <w:r>
        <w:lastRenderedPageBreak/>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AB7CFE">
        <w:trPr>
          <w:trHeight w:val="56"/>
        </w:trPr>
        <w:tc>
          <w:tcPr>
            <w:tcW w:w="2628" w:type="dxa"/>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r w:rsidR="00AB7CFE" w:rsidRPr="00F84397" w14:paraId="5087D3C5" w14:textId="77777777" w:rsidTr="00472CDB">
        <w:trPr>
          <w:trHeight w:val="56"/>
        </w:trPr>
        <w:tc>
          <w:tcPr>
            <w:tcW w:w="2628" w:type="dxa"/>
            <w:tcBorders>
              <w:bottom w:val="single" w:sz="4" w:space="0" w:color="auto"/>
            </w:tcBorders>
            <w:shd w:val="clear" w:color="auto" w:fill="D9D9D9" w:themeFill="background1" w:themeFillShade="D9"/>
          </w:tcPr>
          <w:p w14:paraId="379267F1" w14:textId="4FFB95F4" w:rsidR="00AB7CFE" w:rsidRPr="00F84397" w:rsidRDefault="00AB7CFE" w:rsidP="00AB7CFE">
            <w:pPr>
              <w:rPr>
                <w:rFonts w:asciiTheme="minorHAnsi" w:hAnsiTheme="minorHAnsi"/>
                <w:b/>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AA5B93" w14:textId="42A38BDE"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C863DB">
              <w:rPr>
                <w:rFonts w:asciiTheme="minorHAnsi" w:eastAsiaTheme="minorEastAsia" w:hAnsiTheme="minorHAnsi"/>
                <w:bCs/>
                <w:szCs w:val="20"/>
              </w:rPr>
              <w:t xml:space="preserve"> Blank</w:t>
            </w: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5E4971BA" w14:textId="4C168A8B" w:rsidR="002C22AB" w:rsidRDefault="0003262E" w:rsidP="003162C7">
      <w:pPr>
        <w:pStyle w:val="Heading3"/>
      </w:pPr>
      <w:r>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AB7CFE">
        <w:tc>
          <w:tcPr>
            <w:tcW w:w="2573" w:type="dxa"/>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w:t>
            </w:r>
            <w:proofErr w:type="gramStart"/>
            <w:r w:rsidRPr="00F84397">
              <w:rPr>
                <w:rFonts w:asciiTheme="minorHAnsi" w:eastAsia="Calibri" w:hAnsiTheme="minorHAnsi" w:cs="Calibri"/>
                <w:szCs w:val="20"/>
              </w:rPr>
              <w:t>a large number of</w:t>
            </w:r>
            <w:proofErr w:type="gramEnd"/>
            <w:r w:rsidRPr="00F84397">
              <w:rPr>
                <w:rFonts w:asciiTheme="minorHAnsi" w:eastAsia="Calibri" w:hAnsiTheme="minorHAnsi" w:cs="Calibri"/>
                <w:szCs w:val="20"/>
              </w:rPr>
              <w:t xml:space="preserve">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r w:rsidR="00AB7CFE" w:rsidRPr="00F84397" w14:paraId="73B48230" w14:textId="77777777" w:rsidTr="00FD43E0">
        <w:tc>
          <w:tcPr>
            <w:tcW w:w="2573" w:type="dxa"/>
            <w:tcBorders>
              <w:bottom w:val="single" w:sz="4" w:space="0" w:color="auto"/>
            </w:tcBorders>
            <w:shd w:val="clear" w:color="auto" w:fill="D9D9D9" w:themeFill="background1" w:themeFillShade="D9"/>
          </w:tcPr>
          <w:p w14:paraId="44F4B443" w14:textId="0B37D082"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7" w:type="dxa"/>
            <w:tcBorders>
              <w:bottom w:val="single" w:sz="4" w:space="0" w:color="auto"/>
            </w:tcBorders>
          </w:tcPr>
          <w:p w14:paraId="7AB45883" w14:textId="38E5EAAF"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6448B4">
              <w:rPr>
                <w:rFonts w:asciiTheme="minorHAnsi" w:eastAsiaTheme="minorEastAsia" w:hAnsiTheme="minorHAnsi"/>
                <w:bCs/>
                <w:szCs w:val="20"/>
              </w:rPr>
              <w:t xml:space="preserve"> N/A</w:t>
            </w: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552B3838" w14:textId="77777777" w:rsidR="00807F52" w:rsidRDefault="00807F52">
      <w:pPr>
        <w:rPr>
          <w:rFonts w:eastAsiaTheme="majorEastAsia" w:cstheme="majorBidi"/>
          <w:b/>
          <w:bCs/>
          <w:color w:val="365F91" w:themeColor="accent1" w:themeShade="BF"/>
          <w:szCs w:val="20"/>
        </w:rPr>
      </w:pPr>
      <w:r>
        <w:br w:type="page"/>
      </w:r>
    </w:p>
    <w:p w14:paraId="3625C9CA" w14:textId="01AC970B" w:rsidR="002C22AB" w:rsidRDefault="002C22AB" w:rsidP="003162C7">
      <w:pPr>
        <w:pStyle w:val="Heading3"/>
      </w:pPr>
      <w:r>
        <w:lastRenderedPageBreak/>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AB7CFE">
        <w:tc>
          <w:tcPr>
            <w:tcW w:w="2572" w:type="dxa"/>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 xml:space="preserve">number of </w:t>
            </w:r>
            <w:proofErr w:type="gramStart"/>
            <w:r w:rsidRPr="002C22AB">
              <w:rPr>
                <w:rFonts w:asciiTheme="minorHAnsi" w:eastAsia="Calibri" w:hAnsiTheme="minorHAnsi" w:cs="Calibri"/>
                <w:szCs w:val="20"/>
              </w:rPr>
              <w:t>object</w:t>
            </w:r>
            <w:proofErr w:type="gramEnd"/>
            <w:r w:rsidRPr="002C22AB">
              <w:rPr>
                <w:rFonts w:asciiTheme="minorHAnsi" w:eastAsia="Calibri" w:hAnsiTheme="minorHAnsi" w:cs="Calibri"/>
                <w:szCs w:val="20"/>
              </w:rPr>
              <w:t xml:space="preserve">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r w:rsidR="00AB7CFE" w:rsidRPr="00F84397" w14:paraId="3E8D0545" w14:textId="77777777" w:rsidTr="00FD43E0">
        <w:tc>
          <w:tcPr>
            <w:tcW w:w="2572" w:type="dxa"/>
            <w:tcBorders>
              <w:bottom w:val="single" w:sz="4" w:space="0" w:color="auto"/>
            </w:tcBorders>
            <w:shd w:val="clear" w:color="auto" w:fill="D9D9D9" w:themeFill="background1" w:themeFillShade="D9"/>
          </w:tcPr>
          <w:p w14:paraId="77FD87A8" w14:textId="685008BB"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44A3982" w14:textId="020EED5E"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7268A7">
              <w:rPr>
                <w:rFonts w:asciiTheme="minorHAnsi" w:eastAsiaTheme="minorEastAsia" w:hAnsiTheme="minorHAnsi"/>
                <w:bCs/>
                <w:szCs w:val="20"/>
              </w:rPr>
              <w:t xml:space="preserve"> N/A</w:t>
            </w: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AB7CFE">
        <w:tc>
          <w:tcPr>
            <w:tcW w:w="2564" w:type="dxa"/>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r w:rsidR="00AB7CFE" w:rsidRPr="00F84397" w14:paraId="1D65F249" w14:textId="77777777" w:rsidTr="00FD43E0">
        <w:tc>
          <w:tcPr>
            <w:tcW w:w="2564" w:type="dxa"/>
            <w:tcBorders>
              <w:bottom w:val="single" w:sz="4" w:space="0" w:color="auto"/>
            </w:tcBorders>
            <w:shd w:val="clear" w:color="auto" w:fill="D9D9D9" w:themeFill="background1" w:themeFillShade="D9"/>
          </w:tcPr>
          <w:p w14:paraId="6D3526C5" w14:textId="1FCF5870"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2B1D4828" w14:textId="36929D72" w:rsidR="00AB7CFE"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394639">
              <w:rPr>
                <w:rFonts w:asciiTheme="minorHAnsi" w:eastAsiaTheme="minorEastAsia" w:hAnsiTheme="minorHAnsi"/>
                <w:bCs/>
                <w:szCs w:val="20"/>
              </w:rPr>
              <w:t xml:space="preserve"> N/A</w:t>
            </w: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AB7CFE">
        <w:tc>
          <w:tcPr>
            <w:tcW w:w="2569" w:type="dxa"/>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xml:space="preserve">”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r w:rsidR="00AB7CFE" w:rsidRPr="00BF6411" w14:paraId="77A602A5" w14:textId="77777777" w:rsidTr="007223AF">
        <w:tc>
          <w:tcPr>
            <w:tcW w:w="2569" w:type="dxa"/>
            <w:tcBorders>
              <w:bottom w:val="single" w:sz="4" w:space="0" w:color="auto"/>
            </w:tcBorders>
            <w:shd w:val="clear" w:color="auto" w:fill="D9D9D9" w:themeFill="background1" w:themeFillShade="D9"/>
          </w:tcPr>
          <w:p w14:paraId="1EE840B9" w14:textId="5ABC810C"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F07C1E3" w14:textId="426257B4"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8B2846">
              <w:rPr>
                <w:rFonts w:asciiTheme="minorHAnsi" w:eastAsiaTheme="minorEastAsia" w:hAnsiTheme="minorHAnsi"/>
                <w:bCs/>
                <w:szCs w:val="20"/>
              </w:rPr>
              <w:t xml:space="preserve"> N/A</w:t>
            </w:r>
          </w:p>
        </w:tc>
      </w:tr>
    </w:tbl>
    <w:p w14:paraId="0385ADEF" w14:textId="77777777" w:rsidR="002C22AB" w:rsidRDefault="002C22AB" w:rsidP="002C22AB"/>
    <w:p w14:paraId="3A6E5A01" w14:textId="0825CAC8" w:rsidR="002C22AB" w:rsidRDefault="0003262E" w:rsidP="003162C7">
      <w:pPr>
        <w:pStyle w:val="Heading3"/>
      </w:pPr>
      <w:r>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AB7CFE">
        <w:tc>
          <w:tcPr>
            <w:tcW w:w="2570" w:type="dxa"/>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r w:rsidR="00AB7CFE" w:rsidRPr="00BF6411" w14:paraId="5715C27E" w14:textId="77777777" w:rsidTr="007223AF">
        <w:tc>
          <w:tcPr>
            <w:tcW w:w="2570" w:type="dxa"/>
            <w:tcBorders>
              <w:bottom w:val="single" w:sz="4" w:space="0" w:color="auto"/>
            </w:tcBorders>
            <w:shd w:val="clear" w:color="auto" w:fill="D9D9D9" w:themeFill="background1" w:themeFillShade="D9"/>
          </w:tcPr>
          <w:p w14:paraId="4F3D8C3E" w14:textId="7473A017"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739FFC4" w14:textId="6D1D0A47"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2F2C4A">
              <w:rPr>
                <w:rFonts w:asciiTheme="minorHAnsi" w:eastAsiaTheme="minorEastAsia" w:hAnsiTheme="minorHAnsi"/>
                <w:bCs/>
                <w:szCs w:val="20"/>
              </w:rPr>
              <w:t xml:space="preserve"> N/A</w:t>
            </w: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223EC9FA" w:rsidR="004360B7" w:rsidRDefault="004360B7" w:rsidP="00D4648B">
      <w:pPr>
        <w:pStyle w:val="Heading2"/>
      </w:pPr>
      <w:bookmarkStart w:id="28" w:name="_Toc517687740"/>
      <w:bookmarkStart w:id="29" w:name="_Toc45031813"/>
      <w:r>
        <w:lastRenderedPageBreak/>
        <w:t>Positive 3MF Slice Extension Test Cases</w:t>
      </w:r>
      <w:bookmarkEnd w:id="28"/>
      <w:bookmarkEnd w:id="29"/>
    </w:p>
    <w:p w14:paraId="4097BEE9" w14:textId="3E1329BD" w:rsidR="004360B7" w:rsidRPr="000A759F" w:rsidRDefault="004360B7" w:rsidP="000A759F">
      <w:pPr>
        <w:pStyle w:val="Heading3"/>
      </w:pPr>
      <w:r w:rsidRPr="000A759F">
        <w:t xml:space="preserve"> </w:t>
      </w:r>
      <w:bookmarkStart w:id="30" w:name="_Toc517687741"/>
      <w:r w:rsidRPr="000A759F">
        <w:t xml:space="preserve">P_???_1501 </w:t>
      </w:r>
      <w:proofErr w:type="spellStart"/>
      <w:r w:rsidRPr="000A759F">
        <w:t>Meshresolution</w:t>
      </w:r>
      <w:proofErr w:type="spellEnd"/>
      <w:r w:rsidRPr="000A759F">
        <w:t xml:space="preserve"> Attribute</w:t>
      </w:r>
      <w:bookmarkEnd w:id="30"/>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AB7CFE">
        <w:trPr>
          <w:trHeight w:val="56"/>
        </w:trPr>
        <w:tc>
          <w:tcPr>
            <w:tcW w:w="2628" w:type="dxa"/>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 xml:space="preserve">Use </w:t>
            </w:r>
            <w:proofErr w:type="spellStart"/>
            <w:r>
              <w:rPr>
                <w:rFonts w:asciiTheme="minorHAnsi" w:eastAsia="Calibri" w:hAnsiTheme="minorHAnsi" w:cs="Calibri"/>
                <w:szCs w:val="20"/>
              </w:rPr>
              <w:t>full</w:t>
            </w:r>
            <w:r w:rsidRPr="00F84397">
              <w:rPr>
                <w:rFonts w:asciiTheme="minorHAnsi" w:eastAsia="Calibri" w:hAnsiTheme="minorHAnsi" w:cs="Calibri"/>
                <w:szCs w:val="20"/>
              </w:rPr>
              <w:t>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 xml:space="preserve">Use </w:t>
            </w:r>
            <w:proofErr w:type="spellStart"/>
            <w:r w:rsidRPr="00F84397">
              <w:rPr>
                <w:rFonts w:asciiTheme="minorHAnsi" w:eastAsia="Calibri" w:hAnsiTheme="minorHAnsi" w:cs="Calibri"/>
                <w:szCs w:val="20"/>
              </w:rPr>
              <w:t>lowres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w:t>
            </w:r>
            <w:proofErr w:type="spellStart"/>
            <w:r>
              <w:rPr>
                <w:rFonts w:asciiTheme="minorHAnsi" w:eastAsia="Calibri" w:hAnsiTheme="minorHAnsi" w:cs="Calibri"/>
                <w:szCs w:val="20"/>
              </w:rPr>
              <w:t>meshresolution</w:t>
            </w:r>
            <w:proofErr w:type="spellEnd"/>
            <w:r>
              <w:rPr>
                <w:rFonts w:asciiTheme="minorHAnsi" w:eastAsia="Calibri" w:hAnsiTheme="minorHAnsi" w:cs="Calibri"/>
                <w:szCs w:val="20"/>
              </w:rPr>
              <w:t xml:space="preserve">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E5C5465" w14:textId="77777777" w:rsidTr="00E02FC3">
        <w:trPr>
          <w:trHeight w:val="56"/>
        </w:trPr>
        <w:tc>
          <w:tcPr>
            <w:tcW w:w="2628" w:type="dxa"/>
            <w:tcBorders>
              <w:bottom w:val="single" w:sz="4" w:space="0" w:color="auto"/>
            </w:tcBorders>
            <w:shd w:val="clear" w:color="auto" w:fill="D9D9D9" w:themeFill="background1" w:themeFillShade="D9"/>
          </w:tcPr>
          <w:p w14:paraId="61ABC6BF" w14:textId="79955B2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5F475EA" w14:textId="61C71807" w:rsidR="00AB7CFE" w:rsidRPr="00F84397" w:rsidRDefault="007F1822" w:rsidP="00AB7CFE">
            <w:pPr>
              <w:rPr>
                <w:rFonts w:asciiTheme="minorHAnsi" w:eastAsiaTheme="minorEastAsia" w:hAnsiTheme="minorHAnsi"/>
                <w:b/>
                <w:bCs/>
                <w:szCs w:val="20"/>
              </w:rPr>
            </w:pPr>
            <w:hyperlink r:id="rId81" w:anchor="Slice-Extension-Additions-Overview" w:history="1">
              <w:r w:rsidR="00AB7CFE" w:rsidRPr="005D31F9">
                <w:rPr>
                  <w:rStyle w:val="Hyperlink"/>
                  <w:rFonts w:asciiTheme="minorHAnsi" w:eastAsiaTheme="minorEastAsia" w:hAnsiTheme="minorHAnsi"/>
                  <w:bCs/>
                  <w:szCs w:val="20"/>
                </w:rPr>
                <w:t>Link to Requirement in 3MF Specification</w:t>
              </w:r>
            </w:hyperlink>
          </w:p>
        </w:tc>
      </w:tr>
    </w:tbl>
    <w:p w14:paraId="0E271CFB" w14:textId="77777777" w:rsidR="004360B7" w:rsidRDefault="004360B7" w:rsidP="004360B7"/>
    <w:p w14:paraId="0D8F844E" w14:textId="0925B98E" w:rsidR="004360B7" w:rsidRPr="000A759F" w:rsidRDefault="004360B7" w:rsidP="000A759F">
      <w:pPr>
        <w:pStyle w:val="Heading3"/>
      </w:pPr>
      <w:r w:rsidRPr="000A759F">
        <w:t xml:space="preserve"> </w:t>
      </w:r>
      <w:bookmarkStart w:id="31" w:name="_Toc517687742"/>
      <w:r w:rsidRPr="000A759F">
        <w:t>P_???_1502 Transform Matrices</w:t>
      </w:r>
      <w:bookmarkEnd w:id="31"/>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AB7CFE">
        <w:trPr>
          <w:trHeight w:val="56"/>
        </w:trPr>
        <w:tc>
          <w:tcPr>
            <w:tcW w:w="2628" w:type="dxa"/>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r w:rsidR="00AB7CFE" w:rsidRPr="00F84397" w14:paraId="0F76F2F9" w14:textId="77777777" w:rsidTr="00E02FC3">
        <w:trPr>
          <w:trHeight w:val="56"/>
        </w:trPr>
        <w:tc>
          <w:tcPr>
            <w:tcW w:w="2628" w:type="dxa"/>
            <w:tcBorders>
              <w:bottom w:val="single" w:sz="4" w:space="0" w:color="auto"/>
            </w:tcBorders>
            <w:shd w:val="clear" w:color="auto" w:fill="D9D9D9" w:themeFill="background1" w:themeFillShade="D9"/>
          </w:tcPr>
          <w:p w14:paraId="594F0B2E" w14:textId="1B4CE5C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86CC2B8" w14:textId="69D65994"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25577">
              <w:rPr>
                <w:rFonts w:asciiTheme="minorHAnsi" w:eastAsiaTheme="minorEastAsia" w:hAnsiTheme="minorHAnsi"/>
                <w:bCs/>
                <w:szCs w:val="20"/>
              </w:rPr>
              <w:t xml:space="preserve"> Blank</w:t>
            </w: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Pr="000A759F" w:rsidRDefault="004360B7" w:rsidP="000A759F">
      <w:pPr>
        <w:pStyle w:val="Heading3"/>
      </w:pPr>
      <w:r w:rsidRPr="000A759F">
        <w:lastRenderedPageBreak/>
        <w:t xml:space="preserve"> </w:t>
      </w:r>
      <w:bookmarkStart w:id="32" w:name="_Toc517687743"/>
      <w:r w:rsidRPr="000A759F">
        <w:t>P_???_1503 Slice Increments</w:t>
      </w:r>
      <w:bookmarkEnd w:id="32"/>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AB7CFE">
        <w:trPr>
          <w:trHeight w:val="56"/>
        </w:trPr>
        <w:tc>
          <w:tcPr>
            <w:tcW w:w="2628" w:type="dxa"/>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r w:rsidR="00AB7CFE" w:rsidRPr="00F84397" w14:paraId="73180B71" w14:textId="77777777" w:rsidTr="00E02FC3">
        <w:trPr>
          <w:trHeight w:val="56"/>
        </w:trPr>
        <w:tc>
          <w:tcPr>
            <w:tcW w:w="2628" w:type="dxa"/>
            <w:tcBorders>
              <w:bottom w:val="single" w:sz="4" w:space="0" w:color="auto"/>
            </w:tcBorders>
            <w:shd w:val="clear" w:color="auto" w:fill="D9D9D9" w:themeFill="background1" w:themeFillShade="D9"/>
          </w:tcPr>
          <w:p w14:paraId="50051DEF" w14:textId="0CE1766F"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F5A37B5" w14:textId="3558C316" w:rsidR="00AB7CFE" w:rsidRPr="008B2F87" w:rsidRDefault="007F1822" w:rsidP="00AB7CFE">
            <w:pPr>
              <w:rPr>
                <w:rFonts w:asciiTheme="minorHAnsi" w:eastAsia="Calibri" w:hAnsiTheme="minorHAnsi" w:cs="Calibri"/>
                <w:b/>
              </w:rPr>
            </w:pPr>
            <w:hyperlink r:id="rId82" w:anchor="Slice-Data-Processing-Rules" w:history="1">
              <w:r w:rsidR="00AB7CFE" w:rsidRPr="004D13AE">
                <w:rPr>
                  <w:rStyle w:val="Hyperlink"/>
                  <w:rFonts w:asciiTheme="minorHAnsi" w:eastAsiaTheme="minorEastAsia" w:hAnsiTheme="minorHAnsi"/>
                  <w:bCs/>
                  <w:szCs w:val="20"/>
                </w:rPr>
                <w:t>Link to Requirement in 3MF Specification</w:t>
              </w:r>
            </w:hyperlink>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Pr="000A759F" w:rsidRDefault="004360B7" w:rsidP="000A759F">
      <w:pPr>
        <w:pStyle w:val="Heading3"/>
      </w:pPr>
      <w:r w:rsidRPr="000A759F">
        <w:t xml:space="preserve"> </w:t>
      </w:r>
      <w:bookmarkStart w:id="33" w:name="_Toc517687744"/>
      <w:r w:rsidRPr="000A759F">
        <w:t xml:space="preserve">P_???_1504 Multiple </w:t>
      </w:r>
      <w:proofErr w:type="spellStart"/>
      <w:r w:rsidRPr="000A759F">
        <w:t>Slicestack</w:t>
      </w:r>
      <w:proofErr w:type="spellEnd"/>
      <w:r w:rsidRPr="000A759F">
        <w:t xml:space="preserve"> References, Mismatched </w:t>
      </w:r>
      <w:proofErr w:type="spellStart"/>
      <w:r w:rsidRPr="000A759F">
        <w:t>Ztop</w:t>
      </w:r>
      <w:proofErr w:type="spellEnd"/>
      <w:r w:rsidRPr="000A759F">
        <w:t xml:space="preserve"> and </w:t>
      </w:r>
      <w:proofErr w:type="spellStart"/>
      <w:r w:rsidRPr="000A759F">
        <w:t>Zbottom</w:t>
      </w:r>
      <w:bookmarkEnd w:id="33"/>
      <w:proofErr w:type="spellEnd"/>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7E2AE8">
        <w:trPr>
          <w:trHeight w:val="56"/>
        </w:trPr>
        <w:tc>
          <w:tcPr>
            <w:tcW w:w="2628" w:type="dxa"/>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scenario where there are two Sliceref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a mismatch between the last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and the second Sliceref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r w:rsidR="007E2AE8" w:rsidRPr="00F84397" w14:paraId="7DA80BF6" w14:textId="77777777" w:rsidTr="00E02FC3">
        <w:trPr>
          <w:trHeight w:val="56"/>
        </w:trPr>
        <w:tc>
          <w:tcPr>
            <w:tcW w:w="2628" w:type="dxa"/>
            <w:tcBorders>
              <w:bottom w:val="single" w:sz="4" w:space="0" w:color="auto"/>
            </w:tcBorders>
            <w:shd w:val="clear" w:color="auto" w:fill="D9D9D9" w:themeFill="background1" w:themeFillShade="D9"/>
          </w:tcPr>
          <w:p w14:paraId="6A68323D" w14:textId="0136D0D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A5C2FF1" w14:textId="48228506" w:rsidR="007E2AE8" w:rsidRPr="00F84397" w:rsidRDefault="007F1822" w:rsidP="007E2AE8">
            <w:pPr>
              <w:rPr>
                <w:rFonts w:asciiTheme="minorHAnsi" w:eastAsiaTheme="minorEastAsia" w:hAnsiTheme="minorHAnsi"/>
                <w:b/>
                <w:bCs/>
              </w:rPr>
            </w:pPr>
            <w:hyperlink r:id="rId83" w:anchor="SliceRef" w:history="1">
              <w:r w:rsidR="007E2AE8" w:rsidRPr="000228EE">
                <w:rPr>
                  <w:rStyle w:val="Hyperlink"/>
                  <w:rFonts w:asciiTheme="minorHAnsi" w:eastAsiaTheme="minorEastAsia" w:hAnsiTheme="minorHAnsi"/>
                  <w:bCs/>
                  <w:szCs w:val="20"/>
                </w:rPr>
                <w:t>Link to Requirement in 3MF Specification</w:t>
              </w:r>
            </w:hyperlink>
          </w:p>
        </w:tc>
      </w:tr>
    </w:tbl>
    <w:p w14:paraId="411DF0E1" w14:textId="77777777" w:rsidR="004360B7" w:rsidRDefault="004360B7" w:rsidP="004360B7">
      <w:pPr>
        <w:pStyle w:val="Heading3"/>
        <w:numPr>
          <w:ilvl w:val="0"/>
          <w:numId w:val="0"/>
        </w:numPr>
      </w:pPr>
    </w:p>
    <w:p w14:paraId="34AECE77" w14:textId="35F51730" w:rsidR="004360B7" w:rsidRPr="000A759F" w:rsidRDefault="004360B7" w:rsidP="000A759F">
      <w:pPr>
        <w:pStyle w:val="Heading3"/>
      </w:pPr>
      <w:r w:rsidRPr="000A759F">
        <w:t xml:space="preserve"> </w:t>
      </w:r>
      <w:bookmarkStart w:id="34" w:name="_Toc517687745"/>
      <w:r w:rsidRPr="000A759F">
        <w:t>P_???_1505 Polygon Definition with Positive Fill Rule</w:t>
      </w:r>
      <w:bookmarkEnd w:id="34"/>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7E2AE8">
        <w:trPr>
          <w:trHeight w:val="56"/>
        </w:trPr>
        <w:tc>
          <w:tcPr>
            <w:tcW w:w="2628" w:type="dxa"/>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r w:rsidR="007E2AE8" w:rsidRPr="00F84397" w14:paraId="755DE597" w14:textId="77777777" w:rsidTr="00E02FC3">
        <w:trPr>
          <w:trHeight w:val="56"/>
        </w:trPr>
        <w:tc>
          <w:tcPr>
            <w:tcW w:w="2628" w:type="dxa"/>
            <w:tcBorders>
              <w:bottom w:val="single" w:sz="4" w:space="0" w:color="auto"/>
            </w:tcBorders>
            <w:shd w:val="clear" w:color="auto" w:fill="D9D9D9" w:themeFill="background1" w:themeFillShade="D9"/>
          </w:tcPr>
          <w:p w14:paraId="11399477" w14:textId="299315B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90163C8" w14:textId="05F9A1C2" w:rsidR="007E2AE8" w:rsidRPr="00F84397" w:rsidRDefault="007F1822" w:rsidP="007E2AE8">
            <w:pPr>
              <w:rPr>
                <w:rFonts w:asciiTheme="minorHAnsi" w:eastAsia="Calibri" w:hAnsiTheme="minorHAnsi" w:cs="Calibri"/>
              </w:rPr>
            </w:pPr>
            <w:hyperlink r:id="rId84" w:anchor="Polygon" w:history="1">
              <w:r w:rsidR="007E2AE8" w:rsidRPr="00EE56B6">
                <w:rPr>
                  <w:rStyle w:val="Hyperlink"/>
                  <w:rFonts w:asciiTheme="minorHAnsi" w:eastAsiaTheme="minorEastAsia" w:hAnsiTheme="minorHAnsi"/>
                  <w:bCs/>
                  <w:szCs w:val="20"/>
                </w:rPr>
                <w:t>Link to Requirement in 3MF Specification</w:t>
              </w:r>
            </w:hyperlink>
          </w:p>
        </w:tc>
      </w:tr>
    </w:tbl>
    <w:p w14:paraId="14731182" w14:textId="77777777" w:rsidR="004360B7" w:rsidRDefault="004360B7" w:rsidP="004360B7">
      <w:pPr>
        <w:pStyle w:val="Heading3"/>
        <w:numPr>
          <w:ilvl w:val="0"/>
          <w:numId w:val="0"/>
        </w:numPr>
      </w:pPr>
    </w:p>
    <w:p w14:paraId="3837A11C" w14:textId="77777777" w:rsidR="00807F52" w:rsidRDefault="00807F52">
      <w:pPr>
        <w:rPr>
          <w:rFonts w:eastAsiaTheme="majorEastAsia" w:cstheme="majorBidi"/>
          <w:b/>
          <w:bCs/>
          <w:color w:val="365F91" w:themeColor="accent1" w:themeShade="BF"/>
          <w:szCs w:val="20"/>
        </w:rPr>
      </w:pPr>
      <w:r>
        <w:br w:type="page"/>
      </w:r>
    </w:p>
    <w:p w14:paraId="1D7369CB" w14:textId="5518EC8C" w:rsidR="004360B7" w:rsidRPr="000A759F" w:rsidRDefault="004360B7" w:rsidP="000A759F">
      <w:pPr>
        <w:pStyle w:val="Heading3"/>
      </w:pPr>
      <w:r w:rsidRPr="000A759F">
        <w:lastRenderedPageBreak/>
        <w:t xml:space="preserve"> </w:t>
      </w:r>
      <w:bookmarkStart w:id="35" w:name="_Toc517687746"/>
      <w:r w:rsidRPr="000A759F">
        <w:t>P_???_1506 Ignore Object Level Material Mapping</w:t>
      </w:r>
      <w:bookmarkEnd w:id="35"/>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150F3B1B" w:rsidR="004360B7" w:rsidRDefault="004360B7" w:rsidP="00E02FC3">
            <w:pPr>
              <w:rPr>
                <w:rFonts w:asciiTheme="minorHAnsi" w:hAnsiTheme="minorHAnsi"/>
              </w:rPr>
            </w:pPr>
            <w:r>
              <w:rPr>
                <w:rFonts w:asciiTheme="minorHAnsi" w:hAnsiTheme="minorHAnsi"/>
              </w:rPr>
              <w:t xml:space="preserve">Scenario that uses </w:t>
            </w:r>
            <w:proofErr w:type="spellStart"/>
            <w:r w:rsidR="00CC0A84">
              <w:rPr>
                <w:rFonts w:asciiTheme="minorHAnsi" w:hAnsiTheme="minorHAnsi"/>
              </w:rPr>
              <w:t>basematerials</w:t>
            </w:r>
            <w:proofErr w:type="spellEnd"/>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7E2AE8">
        <w:tc>
          <w:tcPr>
            <w:tcW w:w="2569" w:type="dxa"/>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w:t>
            </w:r>
            <w:proofErr w:type="spellStart"/>
            <w:r w:rsidRPr="00F84397">
              <w:rPr>
                <w:rFonts w:asciiTheme="minorHAnsi" w:eastAsia="Calibri" w:hAnsiTheme="minorHAnsi" w:cs="Calibri"/>
              </w:rPr>
              <w:t>pid</w:t>
            </w:r>
            <w:proofErr w:type="spellEnd"/>
            <w:r w:rsidRPr="00F84397">
              <w:rPr>
                <w:rFonts w:asciiTheme="minorHAnsi" w:eastAsia="Calibri" w:hAnsiTheme="minorHAnsi" w:cs="Calibri"/>
              </w:rPr>
              <w:t xml:space="preserve">. Define two </w:t>
            </w:r>
            <w:proofErr w:type="spellStart"/>
            <w:r w:rsidRPr="00F84397">
              <w:rPr>
                <w:rFonts w:asciiTheme="minorHAnsi" w:eastAsia="Calibri" w:hAnsiTheme="minorHAnsi" w:cs="Calibri"/>
              </w:rPr>
              <w:t>basematerials</w:t>
            </w:r>
            <w:proofErr w:type="spellEnd"/>
            <w:r w:rsidRPr="00F84397">
              <w:rPr>
                <w:rFonts w:asciiTheme="minorHAnsi" w:eastAsia="Calibri" w:hAnsiTheme="minorHAnsi" w:cs="Calibri"/>
              </w:rPr>
              <w:t xml:space="preserve"> and multiple colors within each base </w:t>
            </w:r>
            <w:proofErr w:type="gramStart"/>
            <w:r w:rsidRPr="00F84397">
              <w:rPr>
                <w:rFonts w:asciiTheme="minorHAnsi" w:eastAsia="Calibri" w:hAnsiTheme="minorHAnsi" w:cs="Calibri"/>
              </w:rPr>
              <w:t>materials</w:t>
            </w:r>
            <w:proofErr w:type="gramEnd"/>
            <w:r w:rsidRPr="00F84397">
              <w:rPr>
                <w:rFonts w:asciiTheme="minorHAnsi" w:eastAsia="Calibri" w:hAnsiTheme="minorHAnsi" w:cs="Calibri"/>
              </w:rPr>
              <w:t>. Use the attributes 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53C967" w14:textId="77777777" w:rsidTr="004360B7">
        <w:tc>
          <w:tcPr>
            <w:tcW w:w="2569" w:type="dxa"/>
            <w:tcBorders>
              <w:bottom w:val="single" w:sz="4" w:space="0" w:color="auto"/>
            </w:tcBorders>
            <w:shd w:val="clear" w:color="auto" w:fill="D9D9D9" w:themeFill="background1" w:themeFillShade="D9"/>
          </w:tcPr>
          <w:p w14:paraId="5D33419C" w14:textId="08537010"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268ECDE" w14:textId="0E32ACA5" w:rsidR="007E2AE8" w:rsidRPr="00F84397" w:rsidRDefault="007F1822" w:rsidP="007E2AE8">
            <w:pPr>
              <w:rPr>
                <w:rFonts w:asciiTheme="minorHAnsi" w:eastAsiaTheme="minorEastAsia" w:hAnsiTheme="minorHAnsi"/>
                <w:b/>
                <w:bCs/>
              </w:rPr>
            </w:pPr>
            <w:hyperlink r:id="rId85" w:anchor="Segment" w:history="1">
              <w:r w:rsidR="007E2AE8" w:rsidRPr="00DC6FCA">
                <w:rPr>
                  <w:rStyle w:val="Hyperlink"/>
                  <w:rFonts w:asciiTheme="minorHAnsi" w:eastAsiaTheme="minorEastAsia" w:hAnsiTheme="minorHAnsi"/>
                  <w:bCs/>
                  <w:szCs w:val="20"/>
                </w:rPr>
                <w:t>Link to Requirement in 3MF Specification</w:t>
              </w:r>
            </w:hyperlink>
          </w:p>
        </w:tc>
      </w:tr>
    </w:tbl>
    <w:p w14:paraId="094D0999" w14:textId="77777777" w:rsidR="004360B7" w:rsidRDefault="004360B7" w:rsidP="004360B7"/>
    <w:p w14:paraId="6B75FB2F" w14:textId="66916F22" w:rsidR="004360B7" w:rsidRPr="000A759F" w:rsidRDefault="004360B7" w:rsidP="000A759F">
      <w:pPr>
        <w:pStyle w:val="Heading3"/>
      </w:pPr>
      <w:r w:rsidRPr="000A759F">
        <w:t xml:space="preserve"> </w:t>
      </w:r>
      <w:bookmarkStart w:id="36" w:name="_Toc517687747"/>
      <w:r w:rsidRPr="000A759F">
        <w:t>P_???_1507 Multiple Polygons Representing a Slice</w:t>
      </w:r>
      <w:bookmarkEnd w:id="36"/>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7E2AE8">
        <w:tc>
          <w:tcPr>
            <w:tcW w:w="2569" w:type="dxa"/>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DE4F52F" w14:textId="77777777" w:rsidTr="004360B7">
        <w:tc>
          <w:tcPr>
            <w:tcW w:w="2569" w:type="dxa"/>
            <w:tcBorders>
              <w:bottom w:val="single" w:sz="4" w:space="0" w:color="auto"/>
            </w:tcBorders>
            <w:shd w:val="clear" w:color="auto" w:fill="D9D9D9" w:themeFill="background1" w:themeFillShade="D9"/>
          </w:tcPr>
          <w:p w14:paraId="250B523F" w14:textId="3F8FC842"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E5F0238" w14:textId="22B23711" w:rsidR="007E2AE8" w:rsidRPr="00F84397" w:rsidRDefault="007F1822" w:rsidP="007E2AE8">
            <w:pPr>
              <w:rPr>
                <w:rFonts w:asciiTheme="minorHAnsi" w:eastAsiaTheme="minorEastAsia" w:hAnsiTheme="minorHAnsi"/>
                <w:b/>
                <w:bCs/>
              </w:rPr>
            </w:pPr>
            <w:hyperlink r:id="rId86" w:anchor="Polygon" w:history="1">
              <w:r w:rsidR="007E2AE8" w:rsidRPr="00806915">
                <w:rPr>
                  <w:rStyle w:val="Hyperlink"/>
                  <w:rFonts w:asciiTheme="minorHAnsi" w:eastAsiaTheme="minorEastAsia" w:hAnsiTheme="minorHAnsi"/>
                  <w:bCs/>
                  <w:szCs w:val="20"/>
                </w:rPr>
                <w:t>Link to Requirement in 3MF Specification</w:t>
              </w:r>
            </w:hyperlink>
          </w:p>
        </w:tc>
      </w:tr>
    </w:tbl>
    <w:p w14:paraId="3796CB7D" w14:textId="77777777" w:rsidR="004360B7" w:rsidRDefault="004360B7" w:rsidP="004360B7"/>
    <w:p w14:paraId="2F094869" w14:textId="6CD3CFF6" w:rsidR="004360B7" w:rsidRPr="000A759F" w:rsidRDefault="004360B7" w:rsidP="000A759F">
      <w:pPr>
        <w:pStyle w:val="Heading3"/>
      </w:pPr>
      <w:r w:rsidRPr="000A759F">
        <w:t xml:space="preserve"> </w:t>
      </w:r>
      <w:bookmarkStart w:id="37" w:name="_Toc517687748"/>
      <w:r w:rsidRPr="000A759F">
        <w:t>P_???_1508 Collapsing Proximal Vertices</w:t>
      </w:r>
      <w:bookmarkEnd w:id="37"/>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7E2AE8">
        <w:tc>
          <w:tcPr>
            <w:tcW w:w="2569" w:type="dxa"/>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r w:rsidR="007E2AE8" w:rsidRPr="00F84397" w14:paraId="5877F8FF" w14:textId="77777777" w:rsidTr="004360B7">
        <w:tc>
          <w:tcPr>
            <w:tcW w:w="2569" w:type="dxa"/>
            <w:tcBorders>
              <w:bottom w:val="single" w:sz="4" w:space="0" w:color="auto"/>
            </w:tcBorders>
            <w:shd w:val="clear" w:color="auto" w:fill="D9D9D9" w:themeFill="background1" w:themeFillShade="D9"/>
          </w:tcPr>
          <w:p w14:paraId="4AC963D3" w14:textId="3F075BC4" w:rsidR="007E2AE8" w:rsidRPr="00F84397"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2B077749" w14:textId="1252C4A7" w:rsidR="007E2AE8" w:rsidRPr="001D7F7D" w:rsidRDefault="007F1822" w:rsidP="007E2AE8">
            <w:pPr>
              <w:rPr>
                <w:rFonts w:asciiTheme="minorHAnsi" w:eastAsia="Calibri" w:hAnsiTheme="minorHAnsi" w:cs="Calibri"/>
                <w:b/>
                <w:szCs w:val="20"/>
              </w:rPr>
            </w:pPr>
            <w:hyperlink r:id="rId87" w:anchor="Segment" w:history="1">
              <w:r w:rsidR="007E2AE8" w:rsidRPr="00A1223B">
                <w:rPr>
                  <w:rStyle w:val="Hyperlink"/>
                  <w:rFonts w:asciiTheme="minorHAnsi" w:eastAsiaTheme="minorEastAsia" w:hAnsiTheme="minorHAnsi"/>
                  <w:bCs/>
                  <w:szCs w:val="20"/>
                </w:rPr>
                <w:t>Link to Requirement in 3MF Specification</w:t>
              </w:r>
            </w:hyperlink>
          </w:p>
        </w:tc>
      </w:tr>
    </w:tbl>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Pr="000A759F" w:rsidRDefault="004360B7" w:rsidP="000A759F">
      <w:pPr>
        <w:pStyle w:val="Heading3"/>
      </w:pPr>
      <w:r w:rsidRPr="000A759F">
        <w:t xml:space="preserve"> </w:t>
      </w:r>
      <w:bookmarkStart w:id="38" w:name="_Toc517687749"/>
      <w:r w:rsidRPr="000A759F">
        <w:t>P_???_1509 Small of number of vertices and polygons</w:t>
      </w:r>
      <w:bookmarkEnd w:id="38"/>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7E2AE8">
        <w:tc>
          <w:tcPr>
            <w:tcW w:w="2571" w:type="dxa"/>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w:t>
            </w:r>
            <w:proofErr w:type="spellStart"/>
            <w:r>
              <w:rPr>
                <w:rFonts w:asciiTheme="minorHAnsi" w:eastAsia="Calibri" w:hAnsiTheme="minorHAnsi" w:cs="Calibri"/>
                <w:szCs w:val="20"/>
              </w:rPr>
              <w:t>Slicestack</w:t>
            </w:r>
            <w:proofErr w:type="spellEnd"/>
            <w:r>
              <w:rPr>
                <w:rFonts w:asciiTheme="minorHAnsi" w:eastAsia="Calibri" w:hAnsiTheme="minorHAnsi" w:cs="Calibri"/>
                <w:szCs w:val="20"/>
              </w:rPr>
              <w:t xml:space="preserve">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r w:rsidR="007E2AE8" w:rsidRPr="00F84397" w14:paraId="5C228656" w14:textId="77777777" w:rsidTr="004360B7">
        <w:tc>
          <w:tcPr>
            <w:tcW w:w="2571" w:type="dxa"/>
            <w:tcBorders>
              <w:bottom w:val="single" w:sz="4" w:space="0" w:color="auto"/>
            </w:tcBorders>
            <w:shd w:val="clear" w:color="auto" w:fill="D9D9D9" w:themeFill="background1" w:themeFillShade="D9"/>
          </w:tcPr>
          <w:p w14:paraId="00A471D7" w14:textId="7A2B8C2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3FAFF3A3" w14:textId="2D0625CB" w:rsidR="007E2AE8" w:rsidRPr="001D7F7D" w:rsidRDefault="007E2AE8" w:rsidP="007E2AE8">
            <w:pPr>
              <w:rPr>
                <w:rFonts w:asciiTheme="minorHAnsi" w:eastAsia="Calibri" w:hAnsiTheme="minorHAnsi" w:cs="Calibri"/>
                <w:b/>
                <w:szCs w:val="20"/>
              </w:rPr>
            </w:pPr>
            <w:r w:rsidRPr="00AB7CFE">
              <w:rPr>
                <w:rFonts w:asciiTheme="minorHAnsi" w:eastAsiaTheme="minorEastAsia" w:hAnsiTheme="minorHAnsi"/>
                <w:bCs/>
                <w:szCs w:val="20"/>
              </w:rPr>
              <w:t>Link to Requirement in 3MF Specification</w:t>
            </w:r>
            <w:r w:rsidR="00FE60DF">
              <w:rPr>
                <w:rFonts w:asciiTheme="minorHAnsi" w:eastAsiaTheme="minorEastAsia" w:hAnsiTheme="minorHAnsi"/>
                <w:bCs/>
                <w:szCs w:val="20"/>
              </w:rPr>
              <w:t xml:space="preserve"> N/A</w:t>
            </w:r>
          </w:p>
        </w:tc>
      </w:tr>
    </w:tbl>
    <w:p w14:paraId="71441EAC" w14:textId="69F28CBA" w:rsidR="004360B7" w:rsidRPr="000A759F" w:rsidRDefault="004360B7" w:rsidP="000A759F">
      <w:pPr>
        <w:pStyle w:val="Heading3"/>
      </w:pPr>
      <w:r w:rsidRPr="000A759F">
        <w:lastRenderedPageBreak/>
        <w:t xml:space="preserve"> </w:t>
      </w:r>
      <w:bookmarkStart w:id="39" w:name="_Toc517687750"/>
      <w:r w:rsidRPr="000A759F">
        <w:t>P_???_1510 Complex 2D Geometries</w:t>
      </w:r>
      <w:bookmarkEnd w:id="39"/>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7E2AE8">
        <w:tc>
          <w:tcPr>
            <w:tcW w:w="2569" w:type="dxa"/>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 xml:space="preserve">Slice an object that represents a complex maze involving </w:t>
            </w:r>
            <w:proofErr w:type="gramStart"/>
            <w:r w:rsidRPr="00F84397">
              <w:rPr>
                <w:rFonts w:asciiTheme="minorHAnsi" w:eastAsia="Calibri" w:hAnsiTheme="minorHAnsi" w:cs="Calibri"/>
                <w:szCs w:val="20"/>
              </w:rPr>
              <w:t>a large number of</w:t>
            </w:r>
            <w:proofErr w:type="gramEnd"/>
            <w:r w:rsidRPr="00F84397">
              <w:rPr>
                <w:rFonts w:asciiTheme="minorHAnsi" w:eastAsia="Calibri" w:hAnsiTheme="minorHAnsi" w:cs="Calibri"/>
                <w:szCs w:val="20"/>
              </w:rPr>
              <w:t xml:space="preserve">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r w:rsidR="007E2AE8" w:rsidRPr="00F84397" w14:paraId="24C2FA9C" w14:textId="77777777" w:rsidTr="004360B7">
        <w:tc>
          <w:tcPr>
            <w:tcW w:w="2569" w:type="dxa"/>
            <w:tcBorders>
              <w:bottom w:val="single" w:sz="4" w:space="0" w:color="auto"/>
            </w:tcBorders>
            <w:shd w:val="clear" w:color="auto" w:fill="D9D9D9" w:themeFill="background1" w:themeFillShade="D9"/>
          </w:tcPr>
          <w:p w14:paraId="38E57A09" w14:textId="4F169AE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6876F3A" w14:textId="21D7474F"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A0143">
              <w:rPr>
                <w:rFonts w:asciiTheme="minorHAnsi" w:eastAsiaTheme="minorEastAsia" w:hAnsiTheme="minorHAnsi"/>
                <w:bCs/>
                <w:szCs w:val="20"/>
              </w:rPr>
              <w:t xml:space="preserve"> N/A</w:t>
            </w: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Pr="000A759F" w:rsidRDefault="004360B7" w:rsidP="000A759F">
      <w:pPr>
        <w:pStyle w:val="Heading3"/>
      </w:pPr>
      <w:r w:rsidRPr="000A759F">
        <w:t xml:space="preserve"> </w:t>
      </w:r>
      <w:bookmarkStart w:id="40" w:name="_Toc517687751"/>
      <w:r w:rsidRPr="000A759F">
        <w:t>P_???_1511 Z-Axis Offsets</w:t>
      </w:r>
      <w:bookmarkEnd w:id="40"/>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7E2AE8">
        <w:tc>
          <w:tcPr>
            <w:tcW w:w="2569" w:type="dxa"/>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at 100, 200, 300, 400, and 500 microns</w:t>
            </w:r>
          </w:p>
        </w:tc>
      </w:tr>
      <w:tr w:rsidR="007E2AE8" w:rsidRPr="00F84397" w14:paraId="50B15E94" w14:textId="77777777" w:rsidTr="004360B7">
        <w:tc>
          <w:tcPr>
            <w:tcW w:w="2569" w:type="dxa"/>
            <w:tcBorders>
              <w:bottom w:val="single" w:sz="4" w:space="0" w:color="auto"/>
            </w:tcBorders>
            <w:shd w:val="clear" w:color="auto" w:fill="D9D9D9" w:themeFill="background1" w:themeFillShade="D9"/>
          </w:tcPr>
          <w:p w14:paraId="21948A43" w14:textId="5BA63D3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A88E476" w14:textId="4398F06C"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80BAD">
              <w:rPr>
                <w:rFonts w:asciiTheme="minorHAnsi" w:eastAsiaTheme="minorEastAsia" w:hAnsiTheme="minorHAnsi"/>
                <w:bCs/>
                <w:szCs w:val="20"/>
              </w:rPr>
              <w:t xml:space="preserve"> N/A</w:t>
            </w:r>
          </w:p>
        </w:tc>
      </w:tr>
    </w:tbl>
    <w:p w14:paraId="71BB1990" w14:textId="77777777" w:rsidR="004360B7" w:rsidRDefault="004360B7" w:rsidP="004360B7"/>
    <w:p w14:paraId="31D09942" w14:textId="2AD00756" w:rsidR="004360B7" w:rsidRPr="000A759F" w:rsidRDefault="004360B7" w:rsidP="000A759F">
      <w:pPr>
        <w:pStyle w:val="Heading3"/>
      </w:pPr>
      <w:r w:rsidRPr="000A759F">
        <w:t xml:space="preserve"> </w:t>
      </w:r>
      <w:bookmarkStart w:id="41" w:name="_Toc517687752"/>
      <w:r w:rsidRPr="000A759F">
        <w:t>P_???_1512 XY Axis Positioning</w:t>
      </w:r>
      <w:bookmarkEnd w:id="41"/>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7E2AE8">
        <w:tc>
          <w:tcPr>
            <w:tcW w:w="2569" w:type="dxa"/>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proofErr w:type="gramStart"/>
            <w:r w:rsidRPr="00F84397">
              <w:rPr>
                <w:rFonts w:asciiTheme="minorHAnsi" w:eastAsia="Calibri" w:hAnsiTheme="minorHAnsi" w:cs="Calibri"/>
                <w:szCs w:val="20"/>
              </w:rPr>
              <w:t>object</w:t>
            </w:r>
            <w:proofErr w:type="gramEnd"/>
            <w:r w:rsidRPr="00F84397">
              <w:rPr>
                <w:rFonts w:asciiTheme="minorHAnsi" w:eastAsia="Calibri" w:hAnsiTheme="minorHAnsi" w:cs="Calibri"/>
                <w:szCs w:val="20"/>
              </w:rPr>
              <w:t xml:space="preserve"> positioned around the periphery of the allowable XY axis</w:t>
            </w:r>
          </w:p>
          <w:p w14:paraId="4087E0C5" w14:textId="77777777" w:rsidR="004360B7" w:rsidRPr="00F84397" w:rsidRDefault="004360B7" w:rsidP="00E02FC3">
            <w:pPr>
              <w:rPr>
                <w:rFonts w:asciiTheme="minorHAnsi" w:hAnsiTheme="minorHAnsi"/>
              </w:rPr>
            </w:pPr>
          </w:p>
        </w:tc>
      </w:tr>
      <w:tr w:rsidR="007E2AE8" w:rsidRPr="00F84397" w14:paraId="06640334" w14:textId="77777777" w:rsidTr="004360B7">
        <w:tc>
          <w:tcPr>
            <w:tcW w:w="2569" w:type="dxa"/>
            <w:tcBorders>
              <w:bottom w:val="single" w:sz="4" w:space="0" w:color="auto"/>
            </w:tcBorders>
            <w:shd w:val="clear" w:color="auto" w:fill="D9D9D9" w:themeFill="background1" w:themeFillShade="D9"/>
          </w:tcPr>
          <w:p w14:paraId="2F259BBE" w14:textId="56C1A32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0D494F9" w14:textId="5E3F079B"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6E8F">
              <w:rPr>
                <w:rFonts w:asciiTheme="minorHAnsi" w:eastAsiaTheme="minorEastAsia" w:hAnsiTheme="minorHAnsi"/>
                <w:bCs/>
                <w:szCs w:val="20"/>
              </w:rPr>
              <w:t xml:space="preserve"> N/A</w:t>
            </w:r>
          </w:p>
        </w:tc>
      </w:tr>
    </w:tbl>
    <w:p w14:paraId="60CED1C0" w14:textId="77777777" w:rsidR="004360B7" w:rsidRDefault="004360B7" w:rsidP="004360B7"/>
    <w:p w14:paraId="4A12E679" w14:textId="77777777" w:rsidR="00807F52" w:rsidRDefault="00807F52">
      <w:pPr>
        <w:rPr>
          <w:rFonts w:eastAsiaTheme="majorEastAsia" w:cstheme="majorBidi"/>
          <w:b/>
          <w:bCs/>
          <w:color w:val="365F91" w:themeColor="accent1" w:themeShade="BF"/>
          <w:szCs w:val="20"/>
        </w:rPr>
      </w:pPr>
      <w:r>
        <w:br w:type="page"/>
      </w:r>
    </w:p>
    <w:p w14:paraId="79519EA5" w14:textId="492C7860" w:rsidR="004360B7" w:rsidRPr="000A759F" w:rsidRDefault="004360B7" w:rsidP="000A759F">
      <w:pPr>
        <w:pStyle w:val="Heading3"/>
      </w:pPr>
      <w:r w:rsidRPr="000A759F">
        <w:lastRenderedPageBreak/>
        <w:t xml:space="preserve"> </w:t>
      </w:r>
      <w:bookmarkStart w:id="42" w:name="_Toc517687753"/>
      <w:r w:rsidRPr="000A759F">
        <w:t>P_???_1513 Multiple Slice Stacks</w:t>
      </w:r>
      <w:bookmarkEnd w:id="42"/>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7E2AE8">
        <w:tc>
          <w:tcPr>
            <w:tcW w:w="2564" w:type="dxa"/>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w:t>
            </w:r>
            <w:proofErr w:type="gramStart"/>
            <w:r w:rsidRPr="00F84397">
              <w:rPr>
                <w:rFonts w:asciiTheme="minorHAnsi" w:eastAsia="Calibri" w:hAnsiTheme="minorHAnsi" w:cs="Calibri"/>
                <w:szCs w:val="20"/>
              </w:rPr>
              <w:t>a number of</w:t>
            </w:r>
            <w:proofErr w:type="gramEnd"/>
            <w:r w:rsidRPr="00F84397">
              <w:rPr>
                <w:rFonts w:asciiTheme="minorHAnsi" w:eastAsia="Calibri" w:hAnsiTheme="minorHAnsi" w:cs="Calibri"/>
                <w:szCs w:val="20"/>
              </w:rPr>
              <w:t xml:space="preserve">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tc>
      </w:tr>
      <w:tr w:rsidR="007E2AE8" w:rsidRPr="00F84397" w14:paraId="1B523FB3" w14:textId="77777777" w:rsidTr="004360B7">
        <w:tc>
          <w:tcPr>
            <w:tcW w:w="2564" w:type="dxa"/>
            <w:tcBorders>
              <w:bottom w:val="single" w:sz="4" w:space="0" w:color="auto"/>
            </w:tcBorders>
            <w:shd w:val="clear" w:color="auto" w:fill="D9D9D9" w:themeFill="background1" w:themeFillShade="D9"/>
          </w:tcPr>
          <w:p w14:paraId="54327E10" w14:textId="26EAF74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301B1DC8" w14:textId="38A88822"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57279">
              <w:rPr>
                <w:rFonts w:asciiTheme="minorHAnsi" w:eastAsiaTheme="minorEastAsia" w:hAnsiTheme="minorHAnsi"/>
                <w:bCs/>
                <w:szCs w:val="20"/>
              </w:rPr>
              <w:t xml:space="preserve"> N/A</w:t>
            </w:r>
          </w:p>
        </w:tc>
      </w:tr>
    </w:tbl>
    <w:p w14:paraId="2782404C" w14:textId="77777777" w:rsidR="004360B7" w:rsidRDefault="004360B7" w:rsidP="004360B7">
      <w:pPr>
        <w:pStyle w:val="Heading3"/>
        <w:numPr>
          <w:ilvl w:val="0"/>
          <w:numId w:val="0"/>
        </w:numPr>
      </w:pPr>
    </w:p>
    <w:p w14:paraId="77201D3E" w14:textId="40F30366" w:rsidR="004360B7" w:rsidRPr="000A759F" w:rsidRDefault="004360B7" w:rsidP="000A759F">
      <w:pPr>
        <w:pStyle w:val="Heading3"/>
      </w:pPr>
      <w:bookmarkStart w:id="43" w:name="_Toc517687754"/>
      <w:r w:rsidRPr="000A759F">
        <w:t>P_???_1514 Duplicate IDs</w:t>
      </w:r>
      <w:bookmarkEnd w:id="43"/>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7E2AE8">
        <w:tc>
          <w:tcPr>
            <w:tcW w:w="2565" w:type="dxa"/>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r w:rsidR="007E2AE8" w:rsidRPr="00BF6411" w14:paraId="71CA1ADB" w14:textId="77777777" w:rsidTr="004360B7">
        <w:tc>
          <w:tcPr>
            <w:tcW w:w="2565" w:type="dxa"/>
            <w:tcBorders>
              <w:bottom w:val="single" w:sz="4" w:space="0" w:color="auto"/>
            </w:tcBorders>
            <w:shd w:val="clear" w:color="auto" w:fill="D9D9D9" w:themeFill="background1" w:themeFillShade="D9"/>
          </w:tcPr>
          <w:p w14:paraId="09B73D8F" w14:textId="2D5981FB"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55C1403C" w14:textId="4FA42B50" w:rsidR="007E2AE8" w:rsidRPr="00285823" w:rsidRDefault="007F1822" w:rsidP="007E2AE8">
            <w:pPr>
              <w:rPr>
                <w:rFonts w:asciiTheme="minorHAnsi" w:eastAsia="Calibri" w:hAnsiTheme="minorHAnsi" w:cs="Calibri"/>
                <w:b/>
              </w:rPr>
            </w:pPr>
            <w:hyperlink r:id="rId88" w:anchor="Object" w:history="1">
              <w:r w:rsidR="007E2AE8" w:rsidRPr="00F217EB">
                <w:rPr>
                  <w:rStyle w:val="Hyperlink"/>
                  <w:rFonts w:asciiTheme="minorHAnsi" w:eastAsiaTheme="minorEastAsia" w:hAnsiTheme="minorHAnsi"/>
                  <w:bCs/>
                  <w:szCs w:val="20"/>
                </w:rPr>
                <w:t>Link to Requirement in 3MF Specification</w:t>
              </w:r>
            </w:hyperlink>
          </w:p>
        </w:tc>
      </w:tr>
    </w:tbl>
    <w:p w14:paraId="1C043962" w14:textId="77777777" w:rsidR="004360B7" w:rsidRDefault="004360B7" w:rsidP="000A759F">
      <w:pPr>
        <w:pStyle w:val="Heading3"/>
      </w:pPr>
    </w:p>
    <w:p w14:paraId="691A13CE" w14:textId="11779FE9" w:rsidR="004360B7" w:rsidRDefault="004360B7" w:rsidP="000A759F">
      <w:pPr>
        <w:pStyle w:val="Heading3"/>
      </w:pPr>
      <w:r>
        <w:t xml:space="preserve"> </w:t>
      </w:r>
      <w:bookmarkStart w:id="44" w:name="_Toc517687755"/>
      <w:r>
        <w:t>P_???_1515 namespace prefixes</w:t>
      </w:r>
      <w:bookmarkEnd w:id="44"/>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7E2AE8">
        <w:tc>
          <w:tcPr>
            <w:tcW w:w="2569" w:type="dxa"/>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Modify a simple slice file such that the namespace prefix used for the slice and production extensions is something other than “s”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2CF3E694" w14:textId="77777777" w:rsidR="004360B7" w:rsidRPr="00BF6411" w:rsidRDefault="004360B7" w:rsidP="00E02FC3">
            <w:pPr>
              <w:rPr>
                <w:rFonts w:asciiTheme="minorHAnsi" w:hAnsiTheme="minorHAnsi"/>
              </w:rPr>
            </w:pPr>
          </w:p>
        </w:tc>
      </w:tr>
      <w:tr w:rsidR="007E2AE8" w:rsidRPr="00BF6411" w14:paraId="74613083" w14:textId="77777777" w:rsidTr="004360B7">
        <w:tc>
          <w:tcPr>
            <w:tcW w:w="2569" w:type="dxa"/>
            <w:tcBorders>
              <w:bottom w:val="single" w:sz="4" w:space="0" w:color="auto"/>
            </w:tcBorders>
            <w:shd w:val="clear" w:color="auto" w:fill="D9D9D9" w:themeFill="background1" w:themeFillShade="D9"/>
          </w:tcPr>
          <w:p w14:paraId="250B09A4" w14:textId="55648075"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37D98F1" w14:textId="76C30B49"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30FA">
              <w:rPr>
                <w:rFonts w:asciiTheme="minorHAnsi" w:eastAsiaTheme="minorEastAsia" w:hAnsiTheme="minorHAnsi"/>
                <w:bCs/>
                <w:szCs w:val="20"/>
              </w:rPr>
              <w:t xml:space="preserve"> N/A</w:t>
            </w:r>
          </w:p>
        </w:tc>
      </w:tr>
    </w:tbl>
    <w:p w14:paraId="208B691A" w14:textId="77777777" w:rsidR="004360B7" w:rsidRDefault="004360B7" w:rsidP="004360B7"/>
    <w:p w14:paraId="4461B3A5" w14:textId="77777777" w:rsidR="00807F52" w:rsidRDefault="00807F52">
      <w:pPr>
        <w:rPr>
          <w:rFonts w:eastAsiaTheme="majorEastAsia" w:cstheme="majorBidi"/>
          <w:b/>
          <w:bCs/>
          <w:color w:val="365F91" w:themeColor="accent1" w:themeShade="BF"/>
          <w:szCs w:val="20"/>
        </w:rPr>
      </w:pPr>
      <w:bookmarkStart w:id="45" w:name="_Toc517687756"/>
      <w:r>
        <w:br w:type="page"/>
      </w:r>
    </w:p>
    <w:p w14:paraId="1F4BDB4C" w14:textId="52208380" w:rsidR="004360B7" w:rsidRPr="000A759F" w:rsidRDefault="004360B7" w:rsidP="000A759F">
      <w:pPr>
        <w:pStyle w:val="Heading3"/>
      </w:pPr>
      <w:r w:rsidRPr="000A759F">
        <w:lastRenderedPageBreak/>
        <w:t xml:space="preserve">P_???_1516 </w:t>
      </w:r>
      <w:proofErr w:type="spellStart"/>
      <w:r w:rsidRPr="000A759F">
        <w:t>Slicestack</w:t>
      </w:r>
      <w:proofErr w:type="spellEnd"/>
      <w:r w:rsidRPr="000A759F">
        <w:t xml:space="preserve"> Object Pointers</w:t>
      </w:r>
      <w:bookmarkEnd w:id="45"/>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7E2AE8">
        <w:tc>
          <w:tcPr>
            <w:tcW w:w="2570" w:type="dxa"/>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two separate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one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in the file, with each object pointed at the same </w:t>
            </w:r>
            <w:proofErr w:type="spellStart"/>
            <w:r>
              <w:rPr>
                <w:rFonts w:asciiTheme="minorHAnsi" w:eastAsia="Calibri" w:hAnsiTheme="minorHAnsi" w:cs="Calibri"/>
              </w:rPr>
              <w:t>slicestack</w:t>
            </w:r>
            <w:proofErr w:type="spellEnd"/>
            <w:r>
              <w:rPr>
                <w:rFonts w:asciiTheme="minorHAnsi" w:eastAsia="Calibri" w:hAnsiTheme="minorHAnsi" w:cs="Calibri"/>
              </w:rPr>
              <w:t>. Modify build item transform so objects do not overlap</w:t>
            </w:r>
          </w:p>
        </w:tc>
      </w:tr>
      <w:tr w:rsidR="007E2AE8" w:rsidRPr="00BF6411" w14:paraId="0E54C67C" w14:textId="77777777" w:rsidTr="00E02FC3">
        <w:tc>
          <w:tcPr>
            <w:tcW w:w="2570" w:type="dxa"/>
            <w:tcBorders>
              <w:bottom w:val="single" w:sz="4" w:space="0" w:color="auto"/>
            </w:tcBorders>
            <w:shd w:val="clear" w:color="auto" w:fill="D9D9D9" w:themeFill="background1" w:themeFillShade="D9"/>
          </w:tcPr>
          <w:p w14:paraId="6EAE2DCE" w14:textId="445C6A96"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B2039C3" w14:textId="2FFFEF30"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A691C">
              <w:rPr>
                <w:rFonts w:asciiTheme="minorHAnsi" w:eastAsiaTheme="minorEastAsia" w:hAnsiTheme="minorHAnsi"/>
                <w:bCs/>
                <w:szCs w:val="20"/>
              </w:rPr>
              <w:t xml:space="preserve"> N/A</w:t>
            </w:r>
          </w:p>
        </w:tc>
      </w:tr>
    </w:tbl>
    <w:p w14:paraId="3268D3ED" w14:textId="2B4A21BC" w:rsidR="004360B7" w:rsidRPr="000A759F" w:rsidRDefault="004360B7" w:rsidP="000A759F">
      <w:pPr>
        <w:pStyle w:val="Heading3"/>
      </w:pPr>
      <w:bookmarkStart w:id="46" w:name="_Toc517687757"/>
      <w:r w:rsidRPr="000A759F">
        <w:t>P_???_1517 Polygon Slice</w:t>
      </w:r>
      <w:bookmarkEnd w:id="46"/>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7E2AE8">
        <w:tc>
          <w:tcPr>
            <w:tcW w:w="2569" w:type="dxa"/>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r w:rsidR="007E2AE8" w:rsidRPr="00BF6411" w14:paraId="6B4EB96B" w14:textId="77777777" w:rsidTr="004360B7">
        <w:tc>
          <w:tcPr>
            <w:tcW w:w="2569" w:type="dxa"/>
            <w:tcBorders>
              <w:bottom w:val="single" w:sz="4" w:space="0" w:color="auto"/>
            </w:tcBorders>
            <w:shd w:val="clear" w:color="auto" w:fill="D9D9D9" w:themeFill="background1" w:themeFillShade="D9"/>
          </w:tcPr>
          <w:p w14:paraId="414EEDD2" w14:textId="68AB837C"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C065DF2" w14:textId="1F3B6B24" w:rsidR="007E2AE8" w:rsidRDefault="007F1822" w:rsidP="007E2AE8">
            <w:pPr>
              <w:rPr>
                <w:rFonts w:asciiTheme="minorHAnsi" w:eastAsia="Calibri" w:hAnsiTheme="minorHAnsi" w:cs="Calibri"/>
                <w:b/>
              </w:rPr>
            </w:pPr>
            <w:hyperlink r:id="rId89" w:anchor="Polygon" w:history="1">
              <w:r w:rsidR="007E2AE8" w:rsidRPr="006D4B83">
                <w:rPr>
                  <w:rStyle w:val="Hyperlink"/>
                  <w:rFonts w:asciiTheme="minorHAnsi" w:eastAsiaTheme="minorEastAsia" w:hAnsiTheme="minorHAnsi"/>
                  <w:bCs/>
                  <w:szCs w:val="20"/>
                </w:rPr>
                <w:t>Link to Requirement in 3MF Specification</w:t>
              </w:r>
            </w:hyperlink>
          </w:p>
        </w:tc>
      </w:tr>
    </w:tbl>
    <w:p w14:paraId="7793CBB6" w14:textId="77777777" w:rsidR="000A759F" w:rsidRDefault="000A759F" w:rsidP="000A759F">
      <w:pPr>
        <w:pStyle w:val="Heading3"/>
        <w:numPr>
          <w:ilvl w:val="0"/>
          <w:numId w:val="0"/>
        </w:numPr>
        <w:ind w:left="720"/>
      </w:pPr>
    </w:p>
    <w:p w14:paraId="56A58658" w14:textId="451BD7D2" w:rsidR="000A759F" w:rsidRDefault="000A759F" w:rsidP="000A759F">
      <w:pPr>
        <w:pStyle w:val="Heading3"/>
      </w:pPr>
      <w:r>
        <w:t xml:space="preserve">P_???_1518 </w:t>
      </w:r>
      <w:proofErr w:type="spellStart"/>
      <w:r>
        <w:t>Slicestack</w:t>
      </w:r>
      <w:proofErr w:type="spellEnd"/>
      <w:r>
        <w:t xml:space="preserve"> Precedence</w:t>
      </w:r>
    </w:p>
    <w:tbl>
      <w:tblPr>
        <w:tblStyle w:val="TableGrid"/>
        <w:tblW w:w="0" w:type="auto"/>
        <w:tblLook w:val="04A0" w:firstRow="1" w:lastRow="0" w:firstColumn="1" w:lastColumn="0" w:noHBand="0" w:noVBand="1"/>
      </w:tblPr>
      <w:tblGrid>
        <w:gridCol w:w="2569"/>
        <w:gridCol w:w="6781"/>
      </w:tblGrid>
      <w:tr w:rsidR="000A759F" w:rsidRPr="00BF6411" w14:paraId="3466CB88" w14:textId="77777777" w:rsidTr="00127DD4">
        <w:tc>
          <w:tcPr>
            <w:tcW w:w="2569" w:type="dxa"/>
            <w:tcBorders>
              <w:bottom w:val="single" w:sz="4" w:space="0" w:color="auto"/>
            </w:tcBorders>
            <w:shd w:val="clear" w:color="auto" w:fill="D9D9D9" w:themeFill="background1" w:themeFillShade="D9"/>
          </w:tcPr>
          <w:p w14:paraId="271FCFC9"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Scenario Description</w:t>
            </w:r>
          </w:p>
          <w:p w14:paraId="0A73287E" w14:textId="77777777" w:rsidR="000A759F" w:rsidRPr="00BF6411" w:rsidRDefault="000A759F" w:rsidP="00127DD4">
            <w:pPr>
              <w:rPr>
                <w:rFonts w:asciiTheme="minorHAnsi" w:hAnsiTheme="minorHAnsi"/>
              </w:rPr>
            </w:pPr>
          </w:p>
        </w:tc>
        <w:tc>
          <w:tcPr>
            <w:tcW w:w="6781" w:type="dxa"/>
          </w:tcPr>
          <w:p w14:paraId="7EE50E69" w14:textId="1848B6D2" w:rsidR="000A759F" w:rsidRPr="00BF6411" w:rsidRDefault="000A759F" w:rsidP="00127DD4">
            <w:pPr>
              <w:rPr>
                <w:rFonts w:asciiTheme="minorHAnsi" w:hAnsiTheme="minorHAnsi"/>
              </w:rPr>
            </w:pPr>
            <w:proofErr w:type="gramStart"/>
            <w:r>
              <w:rPr>
                <w:rFonts w:asciiTheme="minorHAnsi" w:hAnsiTheme="minorHAnsi"/>
              </w:rPr>
              <w:t>A</w:t>
            </w:r>
            <w:proofErr w:type="gramEnd"/>
            <w:r>
              <w:rPr>
                <w:rFonts w:asciiTheme="minorHAnsi" w:hAnsiTheme="minorHAnsi"/>
              </w:rPr>
              <w:t xml:space="preserve"> object could contain a reference </w:t>
            </w:r>
            <w:proofErr w:type="spellStart"/>
            <w:r>
              <w:rPr>
                <w:rFonts w:asciiTheme="minorHAnsi" w:hAnsiTheme="minorHAnsi"/>
              </w:rPr>
              <w:t>slicestack</w:t>
            </w:r>
            <w:proofErr w:type="spellEnd"/>
            <w:r>
              <w:rPr>
                <w:rFonts w:asciiTheme="minorHAnsi" w:hAnsiTheme="minorHAnsi"/>
              </w:rPr>
              <w:t xml:space="preserve"> and that same object could be part of a component that also contains a </w:t>
            </w:r>
            <w:proofErr w:type="spellStart"/>
            <w:r>
              <w:rPr>
                <w:rFonts w:asciiTheme="minorHAnsi" w:hAnsiTheme="minorHAnsi"/>
              </w:rPr>
              <w:t>slicestack</w:t>
            </w:r>
            <w:proofErr w:type="spellEnd"/>
            <w:r>
              <w:rPr>
                <w:rFonts w:asciiTheme="minorHAnsi" w:hAnsiTheme="minorHAnsi"/>
              </w:rPr>
              <w:t xml:space="preserve"> reference. The component </w:t>
            </w:r>
            <w:proofErr w:type="spellStart"/>
            <w:r>
              <w:rPr>
                <w:rFonts w:asciiTheme="minorHAnsi" w:hAnsiTheme="minorHAnsi"/>
              </w:rPr>
              <w:t>slicestack</w:t>
            </w:r>
            <w:proofErr w:type="spellEnd"/>
            <w:r>
              <w:rPr>
                <w:rFonts w:asciiTheme="minorHAnsi" w:hAnsiTheme="minorHAnsi"/>
              </w:rPr>
              <w:t xml:space="preserve"> that prevails must be the one at the component level</w:t>
            </w:r>
          </w:p>
        </w:tc>
      </w:tr>
      <w:tr w:rsidR="000A759F" w:rsidRPr="00BF6411" w14:paraId="3B5B49C8" w14:textId="77777777" w:rsidTr="00127DD4">
        <w:tc>
          <w:tcPr>
            <w:tcW w:w="2569" w:type="dxa"/>
            <w:shd w:val="clear" w:color="auto" w:fill="D9D9D9" w:themeFill="background1" w:themeFillShade="D9"/>
          </w:tcPr>
          <w:p w14:paraId="669ADDC5"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Pass/Fail Criteria</w:t>
            </w:r>
          </w:p>
          <w:p w14:paraId="5E3AC5B3" w14:textId="77777777" w:rsidR="000A759F" w:rsidRPr="00BF6411" w:rsidRDefault="000A759F" w:rsidP="00127DD4">
            <w:pPr>
              <w:rPr>
                <w:rFonts w:asciiTheme="minorHAnsi" w:hAnsiTheme="minorHAnsi"/>
              </w:rPr>
            </w:pPr>
          </w:p>
        </w:tc>
        <w:tc>
          <w:tcPr>
            <w:tcW w:w="6781" w:type="dxa"/>
          </w:tcPr>
          <w:p w14:paraId="0FBF5CE4" w14:textId="75B59CF4" w:rsidR="000A759F" w:rsidRPr="00BF6411" w:rsidRDefault="000A759F" w:rsidP="00127DD4">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Printer should </w:t>
            </w:r>
            <w:r>
              <w:rPr>
                <w:rFonts w:asciiTheme="minorHAnsi" w:eastAsia="Verdana" w:hAnsiTheme="minorHAnsi" w:cs="Verdana"/>
              </w:rPr>
              <w:t xml:space="preserve">print component defined </w:t>
            </w:r>
            <w:proofErr w:type="spellStart"/>
            <w:r>
              <w:rPr>
                <w:rFonts w:asciiTheme="minorHAnsi" w:eastAsia="Verdana" w:hAnsiTheme="minorHAnsi" w:cs="Verdana"/>
              </w:rPr>
              <w:t>slicestack</w:t>
            </w:r>
            <w:proofErr w:type="spellEnd"/>
          </w:p>
        </w:tc>
      </w:tr>
      <w:tr w:rsidR="000A759F" w:rsidRPr="00BF6411" w14:paraId="7BED9D57" w14:textId="77777777" w:rsidTr="00127DD4">
        <w:tc>
          <w:tcPr>
            <w:tcW w:w="2569" w:type="dxa"/>
            <w:shd w:val="clear" w:color="auto" w:fill="D9D9D9" w:themeFill="background1" w:themeFillShade="D9"/>
          </w:tcPr>
          <w:p w14:paraId="382A44EA"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Case Iterations</w:t>
            </w:r>
          </w:p>
          <w:p w14:paraId="48A294E2" w14:textId="77777777" w:rsidR="000A759F" w:rsidRPr="00BF6411" w:rsidRDefault="000A759F" w:rsidP="00127DD4">
            <w:pPr>
              <w:rPr>
                <w:rFonts w:asciiTheme="minorHAnsi" w:hAnsiTheme="minorHAnsi"/>
              </w:rPr>
            </w:pPr>
          </w:p>
        </w:tc>
        <w:tc>
          <w:tcPr>
            <w:tcW w:w="6781" w:type="dxa"/>
          </w:tcPr>
          <w:p w14:paraId="20366DB5" w14:textId="05BAFC62" w:rsidR="000A759F" w:rsidRDefault="000A759F" w:rsidP="00127DD4">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Map two different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to the same object. One directly the other via a component reference. Have the mesh output reflect the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precedence of using the component </w:t>
            </w:r>
            <w:proofErr w:type="spellStart"/>
            <w:r>
              <w:rPr>
                <w:rFonts w:asciiTheme="minorHAnsi" w:eastAsia="Calibri" w:hAnsiTheme="minorHAnsi" w:cs="Calibri"/>
              </w:rPr>
              <w:t>slicestack</w:t>
            </w:r>
            <w:proofErr w:type="spellEnd"/>
          </w:p>
          <w:p w14:paraId="091168C9" w14:textId="77777777" w:rsidR="000A759F" w:rsidRPr="00BF6411" w:rsidRDefault="000A759F" w:rsidP="000A759F">
            <w:pPr>
              <w:rPr>
                <w:rFonts w:asciiTheme="minorHAnsi" w:hAnsiTheme="minorHAnsi"/>
              </w:rPr>
            </w:pPr>
          </w:p>
        </w:tc>
      </w:tr>
      <w:tr w:rsidR="000A759F" w:rsidRPr="00BF6411" w14:paraId="2A855FCA" w14:textId="77777777" w:rsidTr="00127DD4">
        <w:tc>
          <w:tcPr>
            <w:tcW w:w="2569" w:type="dxa"/>
            <w:tcBorders>
              <w:bottom w:val="single" w:sz="4" w:space="0" w:color="auto"/>
            </w:tcBorders>
            <w:shd w:val="clear" w:color="auto" w:fill="D9D9D9" w:themeFill="background1" w:themeFillShade="D9"/>
          </w:tcPr>
          <w:p w14:paraId="65BA06E4" w14:textId="77777777" w:rsidR="000A759F" w:rsidRPr="00BF6411" w:rsidRDefault="000A759F" w:rsidP="00127DD4">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CA7556F" w14:textId="370DAD5C" w:rsidR="000A759F" w:rsidRPr="000A759F" w:rsidRDefault="000A759F" w:rsidP="00127DD4">
            <w:pPr>
              <w:rPr>
                <w:rFonts w:asciiTheme="minorHAnsi" w:eastAsia="Calibri" w:hAnsiTheme="minorHAnsi" w:cs="Calibri"/>
                <w:b/>
              </w:rPr>
            </w:pPr>
            <w:r w:rsidRPr="000A759F">
              <w:rPr>
                <w:rStyle w:val="Hyperlink"/>
                <w:rFonts w:asciiTheme="minorHAnsi" w:eastAsiaTheme="minorEastAsia" w:hAnsiTheme="minorHAnsi"/>
                <w:bCs/>
                <w:color w:val="auto"/>
                <w:szCs w:val="20"/>
                <w:u w:val="none"/>
              </w:rPr>
              <w:t>Link to Requirement in 3MF Specification</w:t>
            </w:r>
          </w:p>
        </w:tc>
      </w:tr>
    </w:tbl>
    <w:p w14:paraId="2645778B" w14:textId="77777777" w:rsidR="004360B7" w:rsidRPr="00714AE3" w:rsidRDefault="004360B7" w:rsidP="004360B7">
      <w:pPr>
        <w:pStyle w:val="Heading2"/>
        <w:numPr>
          <w:ilvl w:val="0"/>
          <w:numId w:val="0"/>
        </w:numPr>
        <w:ind w:left="576" w:hanging="576"/>
        <w:rPr>
          <w:i/>
          <w:iCs/>
        </w:rPr>
      </w:pPr>
    </w:p>
    <w:p w14:paraId="3128AB71" w14:textId="77777777" w:rsidR="000A759F" w:rsidRDefault="000A759F">
      <w:pPr>
        <w:rPr>
          <w:rFonts w:eastAsiaTheme="majorEastAsia" w:cstheme="majorBidi"/>
          <w:b/>
          <w:bCs/>
          <w:color w:val="365F91" w:themeColor="accent1" w:themeShade="BF"/>
          <w:sz w:val="22"/>
        </w:rPr>
      </w:pPr>
      <w:bookmarkStart w:id="47" w:name="_Toc517687758"/>
      <w:r>
        <w:br w:type="page"/>
      </w:r>
    </w:p>
    <w:p w14:paraId="5207D9F9" w14:textId="52BCD448" w:rsidR="004360B7" w:rsidRDefault="004360B7" w:rsidP="00D4648B">
      <w:pPr>
        <w:pStyle w:val="Heading2"/>
        <w:rPr>
          <w:i/>
          <w:iCs/>
        </w:rPr>
      </w:pPr>
      <w:bookmarkStart w:id="48" w:name="_Toc45031814"/>
      <w:r>
        <w:lastRenderedPageBreak/>
        <w:t>Negative Slice Extension Test Cases</w:t>
      </w:r>
      <w:bookmarkEnd w:id="47"/>
      <w:bookmarkEnd w:id="48"/>
      <w:r>
        <w:t xml:space="preserve"> </w:t>
      </w:r>
    </w:p>
    <w:p w14:paraId="1242146E" w14:textId="77777777" w:rsidR="004360B7" w:rsidRPr="007F19AF" w:rsidRDefault="004360B7" w:rsidP="004360B7"/>
    <w:p w14:paraId="0C1673D1" w14:textId="751EEC77" w:rsidR="004360B7" w:rsidRDefault="004360B7" w:rsidP="00D4648B">
      <w:pPr>
        <w:pStyle w:val="Heading3"/>
        <w:ind w:left="1440"/>
      </w:pPr>
      <w:r>
        <w:t xml:space="preserve"> </w:t>
      </w:r>
      <w:bookmarkStart w:id="49" w:name="_Toc517687759"/>
      <w:r>
        <w:t>N_???_16</w:t>
      </w:r>
      <w:r w:rsidRPr="0056587D">
        <w:t>0</w:t>
      </w:r>
      <w:r>
        <w:t>1</w:t>
      </w:r>
      <w:r w:rsidRPr="0056587D">
        <w:t xml:space="preserve"> Transform Matrices</w:t>
      </w:r>
      <w:bookmarkEnd w:id="49"/>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7E2AE8">
        <w:trPr>
          <w:trHeight w:val="56"/>
        </w:trPr>
        <w:tc>
          <w:tcPr>
            <w:tcW w:w="2628" w:type="dxa"/>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r w:rsidR="007E2AE8" w:rsidRPr="00F84397" w14:paraId="3EDE9205" w14:textId="77777777" w:rsidTr="00E02FC3">
        <w:trPr>
          <w:trHeight w:val="56"/>
        </w:trPr>
        <w:tc>
          <w:tcPr>
            <w:tcW w:w="2628" w:type="dxa"/>
            <w:tcBorders>
              <w:bottom w:val="single" w:sz="4" w:space="0" w:color="auto"/>
            </w:tcBorders>
            <w:shd w:val="clear" w:color="auto" w:fill="D9D9D9" w:themeFill="background1" w:themeFillShade="D9"/>
          </w:tcPr>
          <w:p w14:paraId="5D2DE04E" w14:textId="33C176A4"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4402EA2D" w14:textId="62CF2B0D" w:rsidR="007E2AE8" w:rsidRPr="008B2F87" w:rsidRDefault="007F1822" w:rsidP="007E2AE8">
            <w:pPr>
              <w:rPr>
                <w:rFonts w:asciiTheme="minorHAnsi" w:eastAsia="Calibri" w:hAnsiTheme="minorHAnsi" w:cs="Calibri"/>
                <w:b/>
              </w:rPr>
            </w:pPr>
            <w:hyperlink r:id="rId90" w:history="1">
              <w:r w:rsidR="007E2AE8" w:rsidRPr="00223B6A">
                <w:rPr>
                  <w:rStyle w:val="Hyperlink"/>
                  <w:rFonts w:asciiTheme="minorHAnsi" w:eastAsiaTheme="minorEastAsia" w:hAnsiTheme="minorHAnsi"/>
                  <w:bCs/>
                  <w:szCs w:val="20"/>
                </w:rPr>
                <w:t>Link to Requirement in 3MF Specification</w:t>
              </w:r>
            </w:hyperlink>
          </w:p>
        </w:tc>
      </w:tr>
    </w:tbl>
    <w:p w14:paraId="4009CE54" w14:textId="77777777" w:rsidR="004360B7" w:rsidRDefault="004360B7" w:rsidP="004360B7"/>
    <w:p w14:paraId="36E8849F" w14:textId="2D4ADAEA" w:rsidR="004360B7" w:rsidRDefault="004360B7" w:rsidP="00D4648B">
      <w:pPr>
        <w:pStyle w:val="Heading3"/>
        <w:ind w:left="1440"/>
      </w:pPr>
      <w:bookmarkStart w:id="50" w:name="_Toc517687762"/>
      <w:r>
        <w:t>N_???_1604 Locally Defined Slice Stack and Sliceref</w:t>
      </w:r>
      <w:bookmarkEnd w:id="50"/>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7E2AE8">
        <w:tc>
          <w:tcPr>
            <w:tcW w:w="2569" w:type="dxa"/>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2BFE2FCF" w14:textId="77777777" w:rsidTr="004360B7">
        <w:tc>
          <w:tcPr>
            <w:tcW w:w="2569" w:type="dxa"/>
            <w:tcBorders>
              <w:bottom w:val="single" w:sz="4" w:space="0" w:color="auto"/>
            </w:tcBorders>
            <w:shd w:val="clear" w:color="auto" w:fill="D9D9D9" w:themeFill="background1" w:themeFillShade="D9"/>
          </w:tcPr>
          <w:p w14:paraId="1727CE1A" w14:textId="4F4DCE75"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D1A7B6F" w14:textId="390F8D04" w:rsidR="007E2AE8" w:rsidRPr="00F84397" w:rsidRDefault="007F1822" w:rsidP="007E2AE8">
            <w:pPr>
              <w:rPr>
                <w:rFonts w:asciiTheme="minorHAnsi" w:eastAsiaTheme="minorEastAsia" w:hAnsiTheme="minorHAnsi"/>
                <w:b/>
                <w:bCs/>
              </w:rPr>
            </w:pPr>
            <w:hyperlink r:id="rId91" w:anchor="SliceRef" w:history="1">
              <w:r w:rsidR="007E2AE8" w:rsidRPr="00F10115">
                <w:rPr>
                  <w:rStyle w:val="Hyperlink"/>
                  <w:rFonts w:asciiTheme="minorHAnsi" w:eastAsiaTheme="minorEastAsia" w:hAnsiTheme="minorHAnsi"/>
                  <w:bCs/>
                  <w:szCs w:val="20"/>
                </w:rPr>
                <w:t>Link to Requirement in 3MF Specification</w:t>
              </w:r>
            </w:hyperlink>
          </w:p>
        </w:tc>
      </w:tr>
    </w:tbl>
    <w:p w14:paraId="360C15FD" w14:textId="77777777" w:rsidR="004360B7" w:rsidRDefault="004360B7" w:rsidP="004360B7"/>
    <w:p w14:paraId="09ACC0E5" w14:textId="6DBC3B29" w:rsidR="004360B7" w:rsidRDefault="004360B7" w:rsidP="00D4648B">
      <w:pPr>
        <w:pStyle w:val="Heading3"/>
        <w:ind w:left="1440"/>
      </w:pPr>
      <w:r>
        <w:t xml:space="preserve"> </w:t>
      </w:r>
      <w:bookmarkStart w:id="51" w:name="_Toc517687763"/>
      <w:r>
        <w:t xml:space="preserve">N_???_1605 Two Layered </w:t>
      </w:r>
      <w:proofErr w:type="spellStart"/>
      <w:r>
        <w:t>Slicestack</w:t>
      </w:r>
      <w:proofErr w:type="spellEnd"/>
      <w:r>
        <w:t xml:space="preserve"> Reference Abstraction</w:t>
      </w:r>
      <w:bookmarkEnd w:id="51"/>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7E2AE8">
        <w:tc>
          <w:tcPr>
            <w:tcW w:w="2569" w:type="dxa"/>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two layers of abstraction from the original </w:t>
            </w:r>
            <w:proofErr w:type="spellStart"/>
            <w:r w:rsidRPr="00F84397">
              <w:rPr>
                <w:rFonts w:asciiTheme="minorHAnsi" w:eastAsia="Calibri" w:hAnsiTheme="minorHAnsi" w:cs="Calibri"/>
              </w:rPr>
              <w:t>slicestack</w:t>
            </w:r>
            <w:proofErr w:type="spellEnd"/>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9D10EB" w14:textId="77777777" w:rsidTr="004360B7">
        <w:tc>
          <w:tcPr>
            <w:tcW w:w="2569" w:type="dxa"/>
            <w:tcBorders>
              <w:bottom w:val="single" w:sz="4" w:space="0" w:color="auto"/>
            </w:tcBorders>
            <w:shd w:val="clear" w:color="auto" w:fill="D9D9D9" w:themeFill="background1" w:themeFillShade="D9"/>
          </w:tcPr>
          <w:p w14:paraId="28E5186A" w14:textId="39052F1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7E6717F" w14:textId="5FFAA81D" w:rsidR="007E2AE8" w:rsidRPr="00F84397" w:rsidRDefault="007E2AE8" w:rsidP="007E2AE8">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071761">
              <w:rPr>
                <w:rFonts w:asciiTheme="minorHAnsi" w:eastAsiaTheme="minorEastAsia" w:hAnsiTheme="minorHAnsi"/>
                <w:bCs/>
                <w:szCs w:val="20"/>
              </w:rPr>
              <w:t xml:space="preserve"> could not find</w:t>
            </w:r>
          </w:p>
        </w:tc>
      </w:tr>
    </w:tbl>
    <w:p w14:paraId="0B24C33E" w14:textId="77777777" w:rsidR="004360B7" w:rsidRDefault="004360B7" w:rsidP="004360B7"/>
    <w:p w14:paraId="1C62E63C" w14:textId="430B3D97" w:rsidR="004360B7" w:rsidRDefault="004360B7" w:rsidP="00D4648B">
      <w:pPr>
        <w:pStyle w:val="Heading3"/>
        <w:ind w:left="1440"/>
      </w:pPr>
      <w:r>
        <w:t xml:space="preserve"> </w:t>
      </w:r>
      <w:bookmarkStart w:id="52" w:name="_Toc517687764"/>
      <w:r>
        <w:t xml:space="preserve">N_???_1606 </w:t>
      </w:r>
      <w:proofErr w:type="spellStart"/>
      <w:r>
        <w:t>Ztop</w:t>
      </w:r>
      <w:proofErr w:type="spellEnd"/>
      <w:r>
        <w:t xml:space="preserve"> Smaller Than </w:t>
      </w:r>
      <w:proofErr w:type="spellStart"/>
      <w:r>
        <w:t>Zbottom</w:t>
      </w:r>
      <w:bookmarkEnd w:id="52"/>
      <w:proofErr w:type="spellEnd"/>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7E2AE8">
        <w:tc>
          <w:tcPr>
            <w:tcW w:w="2569" w:type="dxa"/>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slice with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smaller the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 xml:space="preserve">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656A2CE3" w14:textId="77777777" w:rsidTr="004360B7">
        <w:tc>
          <w:tcPr>
            <w:tcW w:w="2569" w:type="dxa"/>
            <w:tcBorders>
              <w:bottom w:val="single" w:sz="4" w:space="0" w:color="auto"/>
            </w:tcBorders>
            <w:shd w:val="clear" w:color="auto" w:fill="D9D9D9" w:themeFill="background1" w:themeFillShade="D9"/>
          </w:tcPr>
          <w:p w14:paraId="3F339978" w14:textId="3804C1B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9935D2C" w14:textId="35B4EE3A" w:rsidR="007E2AE8" w:rsidRPr="00F84397" w:rsidRDefault="007F1822" w:rsidP="007E2AE8">
            <w:pPr>
              <w:rPr>
                <w:rFonts w:asciiTheme="minorHAnsi" w:eastAsiaTheme="minorEastAsia" w:hAnsiTheme="minorHAnsi"/>
                <w:b/>
                <w:bCs/>
              </w:rPr>
            </w:pPr>
            <w:hyperlink r:id="rId92" w:anchor="Chapter-3-Slice" w:history="1">
              <w:r w:rsidR="007E2AE8" w:rsidRPr="00670A90">
                <w:rPr>
                  <w:rStyle w:val="Hyperlink"/>
                  <w:rFonts w:asciiTheme="minorHAnsi" w:eastAsiaTheme="minorEastAsia" w:hAnsiTheme="minorHAnsi"/>
                  <w:bCs/>
                  <w:szCs w:val="20"/>
                </w:rPr>
                <w:t>Link to Requirement in 3MF Specification</w:t>
              </w:r>
            </w:hyperlink>
          </w:p>
        </w:tc>
      </w:tr>
    </w:tbl>
    <w:p w14:paraId="304D3D98" w14:textId="77777777" w:rsidR="004360B7" w:rsidRDefault="004360B7" w:rsidP="004360B7"/>
    <w:p w14:paraId="1E40CDE2" w14:textId="736FF946" w:rsidR="004360B7" w:rsidRDefault="004360B7" w:rsidP="00D4648B">
      <w:pPr>
        <w:pStyle w:val="Heading3"/>
        <w:ind w:left="1440"/>
      </w:pPr>
      <w:r>
        <w:t xml:space="preserve"> </w:t>
      </w:r>
      <w:bookmarkStart w:id="53" w:name="_Toc517687765"/>
      <w:r>
        <w:t xml:space="preserve">N_???_1607 </w:t>
      </w:r>
      <w:proofErr w:type="spellStart"/>
      <w:r>
        <w:t>Ztop</w:t>
      </w:r>
      <w:proofErr w:type="spellEnd"/>
      <w:r>
        <w:t xml:space="preserve"> Lower Than Preceding Value</w:t>
      </w:r>
      <w:bookmarkEnd w:id="53"/>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7E2AE8">
        <w:tc>
          <w:tcPr>
            <w:tcW w:w="2569" w:type="dxa"/>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proofErr w:type="spellStart"/>
            <w:r w:rsidRPr="00BF6411">
              <w:rPr>
                <w:rFonts w:asciiTheme="minorHAnsi" w:eastAsia="Calibri" w:hAnsiTheme="minorHAnsi" w:cs="Calibri"/>
                <w:szCs w:val="20"/>
              </w:rPr>
              <w:t>ztop</w:t>
            </w:r>
            <w:proofErr w:type="spellEnd"/>
            <w:r w:rsidRPr="00BF6411">
              <w:rPr>
                <w:rFonts w:asciiTheme="minorHAnsi" w:eastAsia="Calibri" w:hAnsiTheme="minorHAnsi" w:cs="Calibri"/>
                <w:szCs w:val="20"/>
              </w:rPr>
              <w:t xml:space="preserve">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r w:rsidR="007E2AE8" w:rsidRPr="00BF6411" w14:paraId="0A75BC4F" w14:textId="77777777" w:rsidTr="004360B7">
        <w:tc>
          <w:tcPr>
            <w:tcW w:w="2569" w:type="dxa"/>
            <w:tcBorders>
              <w:bottom w:val="single" w:sz="4" w:space="0" w:color="auto"/>
            </w:tcBorders>
            <w:shd w:val="clear" w:color="auto" w:fill="D9D9D9" w:themeFill="background1" w:themeFillShade="D9"/>
          </w:tcPr>
          <w:p w14:paraId="7A22A7B7" w14:textId="58FE3F5C" w:rsidR="007E2AE8" w:rsidRPr="00BF6411"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1E890AF3" w14:textId="4592C5FD" w:rsidR="007E2AE8" w:rsidRPr="00BF6411" w:rsidRDefault="007F1822" w:rsidP="007E2AE8">
            <w:pPr>
              <w:rPr>
                <w:rFonts w:asciiTheme="minorHAnsi" w:eastAsiaTheme="minorEastAsia" w:hAnsiTheme="minorHAnsi"/>
                <w:b/>
                <w:bCs/>
                <w:szCs w:val="20"/>
              </w:rPr>
            </w:pPr>
            <w:hyperlink r:id="rId93" w:anchor="Chapter-3-Slice" w:history="1">
              <w:r w:rsidR="007E2AE8" w:rsidRPr="00CE2A1A">
                <w:rPr>
                  <w:rStyle w:val="Hyperlink"/>
                  <w:rFonts w:asciiTheme="minorHAnsi" w:eastAsiaTheme="minorEastAsia" w:hAnsiTheme="minorHAnsi"/>
                  <w:bCs/>
                  <w:szCs w:val="20"/>
                </w:rPr>
                <w:t>Link to Requirement in 3MF Specification</w:t>
              </w:r>
            </w:hyperlink>
          </w:p>
        </w:tc>
      </w:tr>
    </w:tbl>
    <w:p w14:paraId="57F88B3C" w14:textId="77777777" w:rsidR="004360B7" w:rsidRDefault="004360B7" w:rsidP="004360B7"/>
    <w:p w14:paraId="7502658B" w14:textId="019D5FAC" w:rsidR="004360B7" w:rsidRDefault="004360B7" w:rsidP="00D4648B">
      <w:pPr>
        <w:pStyle w:val="Heading3"/>
        <w:ind w:left="1440"/>
      </w:pPr>
      <w:r>
        <w:t xml:space="preserve"> </w:t>
      </w:r>
      <w:bookmarkStart w:id="54" w:name="_Toc517687766"/>
      <w:r>
        <w:t>N_???_1608 Non-Distinct v2 Attributes</w:t>
      </w:r>
      <w:bookmarkEnd w:id="54"/>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7E2AE8">
        <w:tc>
          <w:tcPr>
            <w:tcW w:w="2569" w:type="dxa"/>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r w:rsidR="007E2AE8" w:rsidRPr="00BF6411" w14:paraId="7AC54117" w14:textId="77777777" w:rsidTr="004360B7">
        <w:tc>
          <w:tcPr>
            <w:tcW w:w="2569" w:type="dxa"/>
            <w:tcBorders>
              <w:bottom w:val="single" w:sz="4" w:space="0" w:color="auto"/>
            </w:tcBorders>
            <w:shd w:val="clear" w:color="auto" w:fill="D9D9D9" w:themeFill="background1" w:themeFillShade="D9"/>
          </w:tcPr>
          <w:p w14:paraId="075FC056" w14:textId="7292D35F"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F62578A" w14:textId="73F5E7D9" w:rsidR="007E2AE8" w:rsidRPr="00BF6411" w:rsidRDefault="007F1822" w:rsidP="007E2AE8">
            <w:pPr>
              <w:rPr>
                <w:rFonts w:asciiTheme="minorHAnsi" w:eastAsiaTheme="minorEastAsia" w:hAnsiTheme="minorHAnsi"/>
                <w:b/>
                <w:bCs/>
              </w:rPr>
            </w:pPr>
            <w:hyperlink r:id="rId94" w:anchor="Segment" w:history="1">
              <w:r w:rsidR="007E2AE8" w:rsidRPr="00FD42A6">
                <w:rPr>
                  <w:rStyle w:val="Hyperlink"/>
                  <w:rFonts w:asciiTheme="minorHAnsi" w:eastAsiaTheme="minorEastAsia" w:hAnsiTheme="minorHAnsi"/>
                  <w:bCs/>
                  <w:szCs w:val="20"/>
                </w:rPr>
                <w:t>Link to Requirement in 3MF Specification</w:t>
              </w:r>
            </w:hyperlink>
          </w:p>
        </w:tc>
      </w:tr>
    </w:tbl>
    <w:p w14:paraId="5E5699A6" w14:textId="77777777" w:rsidR="004360B7" w:rsidRDefault="004360B7" w:rsidP="004360B7"/>
    <w:p w14:paraId="3B51604E" w14:textId="0EA8F949" w:rsidR="004360B7" w:rsidRDefault="004360B7" w:rsidP="00D4648B">
      <w:pPr>
        <w:pStyle w:val="Heading3"/>
        <w:ind w:left="1440"/>
      </w:pPr>
      <w:r>
        <w:t xml:space="preserve"> </w:t>
      </w:r>
      <w:bookmarkStart w:id="55" w:name="_Toc517687767"/>
      <w:r>
        <w:t>N_???_1609 Polygon Slice Descriptions</w:t>
      </w:r>
      <w:bookmarkEnd w:id="55"/>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7E2AE8">
        <w:tc>
          <w:tcPr>
            <w:tcW w:w="2569" w:type="dxa"/>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r w:rsidR="007E2AE8" w:rsidRPr="00BF6411" w14:paraId="17C9C639" w14:textId="77777777" w:rsidTr="004360B7">
        <w:tc>
          <w:tcPr>
            <w:tcW w:w="2569" w:type="dxa"/>
            <w:tcBorders>
              <w:bottom w:val="single" w:sz="4" w:space="0" w:color="auto"/>
            </w:tcBorders>
            <w:shd w:val="clear" w:color="auto" w:fill="D9D9D9" w:themeFill="background1" w:themeFillShade="D9"/>
          </w:tcPr>
          <w:p w14:paraId="2DD00BB2" w14:textId="0235A9D4"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15D6A75" w14:textId="373E7173" w:rsidR="007E2AE8" w:rsidRPr="00285823" w:rsidRDefault="007F1822" w:rsidP="007E2AE8">
            <w:pPr>
              <w:rPr>
                <w:rFonts w:asciiTheme="minorHAnsi" w:eastAsia="Calibri" w:hAnsiTheme="minorHAnsi" w:cs="Calibri"/>
                <w:b/>
              </w:rPr>
            </w:pPr>
            <w:hyperlink r:id="rId95" w:anchor="Polygon" w:history="1">
              <w:r w:rsidR="007E2AE8" w:rsidRPr="0070230C">
                <w:rPr>
                  <w:rStyle w:val="Hyperlink"/>
                  <w:rFonts w:asciiTheme="minorHAnsi" w:eastAsiaTheme="minorEastAsia" w:hAnsiTheme="minorHAnsi"/>
                  <w:bCs/>
                  <w:szCs w:val="20"/>
                </w:rPr>
                <w:t>Link to Requirement in 3MF Specification</w:t>
              </w:r>
            </w:hyperlink>
          </w:p>
        </w:tc>
      </w:tr>
    </w:tbl>
    <w:p w14:paraId="5E47C56F" w14:textId="77777777" w:rsidR="004360B7" w:rsidRDefault="004360B7" w:rsidP="004360B7"/>
    <w:p w14:paraId="026E290A" w14:textId="5209A303" w:rsidR="004360B7" w:rsidRDefault="004360B7" w:rsidP="00D4648B">
      <w:pPr>
        <w:pStyle w:val="Heading3"/>
        <w:ind w:left="1440"/>
      </w:pPr>
      <w:r>
        <w:t xml:space="preserve"> </w:t>
      </w:r>
      <w:bookmarkStart w:id="56" w:name="_Toc517687768"/>
      <w:r>
        <w:t xml:space="preserve">N_???_1610 Unique </w:t>
      </w:r>
      <w:proofErr w:type="spellStart"/>
      <w:r>
        <w:t>Slicestack</w:t>
      </w:r>
      <w:proofErr w:type="spellEnd"/>
      <w:r>
        <w:t xml:space="preserve"> ID</w:t>
      </w:r>
      <w:bookmarkEnd w:id="56"/>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7E2AE8">
        <w:tc>
          <w:tcPr>
            <w:tcW w:w="2569" w:type="dxa"/>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r w:rsidR="007E2AE8" w:rsidRPr="00BF6411" w14:paraId="6DBE4BB7" w14:textId="77777777" w:rsidTr="004360B7">
        <w:tc>
          <w:tcPr>
            <w:tcW w:w="2569" w:type="dxa"/>
            <w:tcBorders>
              <w:bottom w:val="single" w:sz="4" w:space="0" w:color="auto"/>
            </w:tcBorders>
            <w:shd w:val="clear" w:color="auto" w:fill="D9D9D9" w:themeFill="background1" w:themeFillShade="D9"/>
          </w:tcPr>
          <w:p w14:paraId="06E8A551" w14:textId="60318F91"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61AD085" w14:textId="6E3B6901" w:rsidR="007E2AE8" w:rsidRPr="00285823" w:rsidRDefault="007F1822" w:rsidP="007E2AE8">
            <w:pPr>
              <w:rPr>
                <w:rFonts w:asciiTheme="minorHAnsi" w:eastAsia="Calibri" w:hAnsiTheme="minorHAnsi" w:cs="Calibri"/>
                <w:b/>
              </w:rPr>
            </w:pPr>
            <w:hyperlink r:id="rId96" w:anchor="Object" w:history="1">
              <w:r w:rsidR="007E2AE8" w:rsidRPr="009861FA">
                <w:rPr>
                  <w:rStyle w:val="Hyperlink"/>
                  <w:rFonts w:asciiTheme="minorHAnsi" w:eastAsiaTheme="minorEastAsia" w:hAnsiTheme="minorHAnsi"/>
                  <w:bCs/>
                  <w:szCs w:val="20"/>
                </w:rPr>
                <w:t>Link to Requirement in 3MF Specification</w:t>
              </w:r>
            </w:hyperlink>
          </w:p>
        </w:tc>
      </w:tr>
    </w:tbl>
    <w:p w14:paraId="3B47FDF0" w14:textId="77777777" w:rsidR="004360B7" w:rsidRDefault="004360B7" w:rsidP="004360B7"/>
    <w:p w14:paraId="544FE1F7" w14:textId="241149AA" w:rsidR="004360B7" w:rsidRPr="00C027CB" w:rsidRDefault="004360B7" w:rsidP="00D4648B">
      <w:pPr>
        <w:pStyle w:val="Heading3"/>
        <w:ind w:left="1440"/>
      </w:pPr>
      <w:bookmarkStart w:id="57" w:name="_Toc517687770"/>
      <w:r>
        <w:t>N_???_1</w:t>
      </w:r>
      <w:r w:rsidRPr="00C027CB">
        <w:t xml:space="preserve">612 Overlapping </w:t>
      </w:r>
      <w:proofErr w:type="spellStart"/>
      <w:r w:rsidRPr="00C027CB">
        <w:t>Slicestacks</w:t>
      </w:r>
      <w:bookmarkEnd w:id="57"/>
      <w:proofErr w:type="spellEnd"/>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7E2AE8">
        <w:tc>
          <w:tcPr>
            <w:tcW w:w="2569" w:type="dxa"/>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w:t>
            </w:r>
            <w:proofErr w:type="spellStart"/>
            <w:r w:rsidRPr="00C027CB">
              <w:rPr>
                <w:rFonts w:asciiTheme="minorHAnsi" w:eastAsia="Calibri" w:hAnsiTheme="minorHAnsi" w:cs="Calibri"/>
              </w:rPr>
              <w:t>slicerefs</w:t>
            </w:r>
            <w:proofErr w:type="spellEnd"/>
            <w:r w:rsidRPr="00C027CB">
              <w:rPr>
                <w:rFonts w:asciiTheme="minorHAnsi" w:eastAsia="Calibri" w:hAnsiTheme="minorHAnsi" w:cs="Calibri"/>
              </w:rPr>
              <w:t xml:space="preserve"> in a slice stack, but the Z-axis alignment of the vertically adjacent </w:t>
            </w:r>
            <w:proofErr w:type="spellStart"/>
            <w:r w:rsidRPr="00C027CB">
              <w:rPr>
                <w:rFonts w:asciiTheme="minorHAnsi" w:eastAsia="Calibri" w:hAnsiTheme="minorHAnsi" w:cs="Calibri"/>
              </w:rPr>
              <w:t>slicestacks</w:t>
            </w:r>
            <w:proofErr w:type="spellEnd"/>
            <w:r w:rsidRPr="00C027CB">
              <w:rPr>
                <w:rFonts w:asciiTheme="minorHAnsi" w:eastAsia="Calibri" w:hAnsiTheme="minorHAnsi" w:cs="Calibri"/>
              </w:rPr>
              <w:t xml:space="preserve"> referenced are overlapping</w:t>
            </w:r>
          </w:p>
        </w:tc>
      </w:tr>
      <w:tr w:rsidR="007E2AE8" w:rsidRPr="00BF6411" w14:paraId="01FCAA20" w14:textId="77777777" w:rsidTr="004360B7">
        <w:tc>
          <w:tcPr>
            <w:tcW w:w="2569" w:type="dxa"/>
            <w:tcBorders>
              <w:bottom w:val="single" w:sz="4" w:space="0" w:color="auto"/>
            </w:tcBorders>
            <w:shd w:val="clear" w:color="auto" w:fill="D9D9D9" w:themeFill="background1" w:themeFillShade="D9"/>
          </w:tcPr>
          <w:p w14:paraId="2043D326" w14:textId="0A074816" w:rsidR="007E2AE8" w:rsidRPr="00C027CB"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5081439" w14:textId="64050285" w:rsidR="007E2AE8" w:rsidRPr="00C027CB" w:rsidRDefault="007F1822" w:rsidP="007E2AE8">
            <w:pPr>
              <w:rPr>
                <w:rFonts w:asciiTheme="minorHAnsi" w:eastAsia="Calibri" w:hAnsiTheme="minorHAnsi" w:cs="Calibri"/>
                <w:b/>
              </w:rPr>
            </w:pPr>
            <w:hyperlink r:id="rId97" w:anchor="SliceRef" w:history="1">
              <w:r w:rsidR="007E2AE8" w:rsidRPr="00791093">
                <w:rPr>
                  <w:rStyle w:val="Hyperlink"/>
                  <w:rFonts w:asciiTheme="minorHAnsi" w:eastAsiaTheme="minorEastAsia" w:hAnsiTheme="minorHAnsi"/>
                  <w:bCs/>
                  <w:szCs w:val="20"/>
                </w:rPr>
                <w:t>Link to Requirement in 3MF Specification</w:t>
              </w:r>
            </w:hyperlink>
          </w:p>
        </w:tc>
      </w:tr>
    </w:tbl>
    <w:p w14:paraId="47CF7D72" w14:textId="54F3BC50" w:rsidR="00052CFD" w:rsidRDefault="00052CFD" w:rsidP="00052CFD">
      <w:pPr>
        <w:pStyle w:val="Heading2"/>
        <w:rPr>
          <w:i/>
          <w:iCs/>
        </w:rPr>
      </w:pPr>
      <w:bookmarkStart w:id="58" w:name="_Toc45031815"/>
      <w:r>
        <w:lastRenderedPageBreak/>
        <w:t>Positive Beam Lattice Extension Test Cases</w:t>
      </w:r>
      <w:bookmarkEnd w:id="58"/>
      <w:r>
        <w:t xml:space="preserve"> </w:t>
      </w:r>
    </w:p>
    <w:p w14:paraId="7F2016AE" w14:textId="62025E73" w:rsidR="00F122F7" w:rsidRDefault="00F122F7" w:rsidP="000E543D">
      <w:pPr>
        <w:spacing w:after="0"/>
      </w:pPr>
    </w:p>
    <w:p w14:paraId="0FEE5AA4" w14:textId="1E760222" w:rsidR="000E543D" w:rsidRDefault="000E543D" w:rsidP="00F122F7">
      <w:r>
        <w:t>The following guideline will be used for implementation of Beam Lattice test cases:</w:t>
      </w:r>
    </w:p>
    <w:p w14:paraId="6037EC07" w14:textId="2B574648" w:rsidR="000E543D" w:rsidRDefault="000E543D" w:rsidP="000E543D">
      <w:pPr>
        <w:pStyle w:val="ListParagraph"/>
        <w:numPr>
          <w:ilvl w:val="0"/>
          <w:numId w:val="43"/>
        </w:numPr>
      </w:pPr>
      <w:r w:rsidRPr="00D1431C">
        <w:t xml:space="preserve">Tests will have </w:t>
      </w:r>
      <w:proofErr w:type="spellStart"/>
      <w:r w:rsidRPr="00D1431C">
        <w:t>beamlattice</w:t>
      </w:r>
      <w:proofErr w:type="spellEnd"/>
      <w:r w:rsidRPr="00D1431C">
        <w:t xml:space="preserve"> set as a required extension in the model element</w:t>
      </w:r>
    </w:p>
    <w:p w14:paraId="24E28B46" w14:textId="77777777" w:rsidR="002D2073" w:rsidRDefault="002D2073" w:rsidP="002D2073">
      <w:pPr>
        <w:pStyle w:val="ListParagraph"/>
      </w:pPr>
    </w:p>
    <w:p w14:paraId="5C66B796" w14:textId="6F8A3A11" w:rsidR="000E543D" w:rsidRPr="00D1431C" w:rsidRDefault="000E543D" w:rsidP="000E543D">
      <w:pPr>
        <w:pStyle w:val="ListParagraph"/>
        <w:numPr>
          <w:ilvl w:val="0"/>
          <w:numId w:val="43"/>
        </w:numPr>
      </w:pPr>
      <w:r w:rsidRPr="00D1431C">
        <w:t xml:space="preserve">Tests will define </w:t>
      </w:r>
      <w:r w:rsidR="00D1431C" w:rsidRPr="00D1431C">
        <w:t xml:space="preserve">a </w:t>
      </w:r>
      <w:r w:rsidRPr="00D1431C">
        <w:t xml:space="preserve">3MF consortium copyright in metadata </w:t>
      </w:r>
    </w:p>
    <w:p w14:paraId="51EC09EA" w14:textId="77777777" w:rsidR="002D2073" w:rsidRDefault="002D2073" w:rsidP="002D2073">
      <w:pPr>
        <w:pStyle w:val="ListParagraph"/>
      </w:pPr>
    </w:p>
    <w:p w14:paraId="6B9DD6AC" w14:textId="2205C1E4" w:rsidR="000E543D" w:rsidRPr="00D1431C" w:rsidRDefault="000E543D" w:rsidP="000E543D">
      <w:pPr>
        <w:pStyle w:val="ListParagraph"/>
        <w:numPr>
          <w:ilvl w:val="0"/>
          <w:numId w:val="43"/>
        </w:numPr>
      </w:pPr>
      <w:r w:rsidRPr="00D1431C">
        <w:t>Expected result PNG files will be embedded in each test file</w:t>
      </w:r>
    </w:p>
    <w:p w14:paraId="657A1BCB" w14:textId="77777777" w:rsidR="002D2073" w:rsidRDefault="002D2073" w:rsidP="002D2073">
      <w:pPr>
        <w:pStyle w:val="ListParagraph"/>
      </w:pPr>
    </w:p>
    <w:p w14:paraId="214174E1" w14:textId="674537CA" w:rsidR="000E543D" w:rsidRPr="00D1431C" w:rsidRDefault="000E543D" w:rsidP="000E543D">
      <w:pPr>
        <w:pStyle w:val="ListParagraph"/>
        <w:numPr>
          <w:ilvl w:val="0"/>
          <w:numId w:val="43"/>
        </w:numPr>
      </w:pPr>
      <w:r w:rsidRPr="00D1431C">
        <w:t>Tests will include the UUID attribute where required in the production extension, although the production extension will not be listed as a required extension</w:t>
      </w:r>
      <w:r w:rsidR="00D1431C" w:rsidRPr="00D1431C">
        <w:t>. Support for other production extension functionality will not be included in test cases, not will the functionality of any additional 3MF extensions</w:t>
      </w:r>
    </w:p>
    <w:p w14:paraId="40D51A78" w14:textId="77777777" w:rsidR="002D2073" w:rsidRDefault="002D2073" w:rsidP="002D2073">
      <w:pPr>
        <w:pStyle w:val="ListParagraph"/>
      </w:pPr>
    </w:p>
    <w:p w14:paraId="672DA0E5" w14:textId="6E5EAB0E" w:rsidR="000E543D" w:rsidRPr="00D1431C" w:rsidRDefault="000E543D" w:rsidP="000E543D">
      <w:pPr>
        <w:pStyle w:val="ListParagraph"/>
        <w:numPr>
          <w:ilvl w:val="0"/>
          <w:numId w:val="43"/>
        </w:numPr>
      </w:pPr>
      <w:r w:rsidRPr="00D1431C">
        <w:t>Rendered objects in each test case should stay within the following boundaries:</w:t>
      </w:r>
    </w:p>
    <w:p w14:paraId="5C826421" w14:textId="77777777" w:rsidR="000E543D" w:rsidRPr="00D1431C" w:rsidRDefault="000E543D" w:rsidP="000E543D">
      <w:pPr>
        <w:pStyle w:val="ListParagraph"/>
        <w:numPr>
          <w:ilvl w:val="1"/>
          <w:numId w:val="43"/>
        </w:numPr>
      </w:pPr>
      <w:r w:rsidRPr="00D1431C">
        <w:rPr>
          <w:rFonts w:cs="Arial"/>
          <w:color w:val="222222"/>
          <w:shd w:val="clear" w:color="auto" w:fill="FFFFFF"/>
        </w:rPr>
        <w:t>printable-box="(35000.0,35000.0,35000.0) (200000.0,200000.0,200000.0)"</w:t>
      </w:r>
    </w:p>
    <w:p w14:paraId="278CA05D" w14:textId="77777777" w:rsidR="002D2073" w:rsidRPr="002D2073" w:rsidRDefault="002D2073" w:rsidP="002D2073">
      <w:pPr>
        <w:pStyle w:val="ListParagraph"/>
      </w:pPr>
    </w:p>
    <w:p w14:paraId="11483842" w14:textId="4A65341A" w:rsidR="000E543D" w:rsidRPr="00D1431C" w:rsidRDefault="000E543D" w:rsidP="000E543D">
      <w:pPr>
        <w:pStyle w:val="ListParagraph"/>
        <w:numPr>
          <w:ilvl w:val="0"/>
          <w:numId w:val="43"/>
        </w:numPr>
      </w:pPr>
      <w:r w:rsidRPr="00D1431C">
        <w:rPr>
          <w:rFonts w:cs="Arial"/>
          <w:color w:val="222222"/>
          <w:shd w:val="clear" w:color="auto" w:fill="FFFFFF"/>
        </w:rPr>
        <w:t>In general, most test cases will include some token triangular mesh representation as that will be the typical use case for this 3MF extension.</w:t>
      </w:r>
    </w:p>
    <w:p w14:paraId="2B8A8475" w14:textId="77777777" w:rsidR="002D2073" w:rsidRDefault="002D2073" w:rsidP="002D2073">
      <w:pPr>
        <w:pStyle w:val="ListParagraph"/>
      </w:pPr>
    </w:p>
    <w:p w14:paraId="0FD2519D" w14:textId="58F0DE3C" w:rsidR="000E543D" w:rsidRDefault="000E543D" w:rsidP="000E543D">
      <w:pPr>
        <w:pStyle w:val="ListParagraph"/>
        <w:numPr>
          <w:ilvl w:val="0"/>
          <w:numId w:val="43"/>
        </w:numPr>
      </w:pPr>
      <w:r w:rsidRPr="00D1431C">
        <w:t xml:space="preserve">Tests involving </w:t>
      </w:r>
      <w:proofErr w:type="spellStart"/>
      <w:r w:rsidRPr="00D1431C">
        <w:t>pid</w:t>
      </w:r>
      <w:proofErr w:type="spellEnd"/>
      <w:r w:rsidRPr="00D1431C">
        <w:t xml:space="preserve">, </w:t>
      </w:r>
      <w:proofErr w:type="spellStart"/>
      <w:r w:rsidRPr="00D1431C">
        <w:t>pindex</w:t>
      </w:r>
      <w:proofErr w:type="spellEnd"/>
      <w:r w:rsidRPr="00D1431C">
        <w:t xml:space="preserve">, p1, or p2 attributes will map to the </w:t>
      </w:r>
      <w:proofErr w:type="spellStart"/>
      <w:r w:rsidRPr="00D1431C">
        <w:t>displaycolor</w:t>
      </w:r>
      <w:proofErr w:type="spellEnd"/>
      <w:r w:rsidRPr="00D1431C">
        <w:t xml:space="preserve"> attribute of </w:t>
      </w:r>
      <w:proofErr w:type="spellStart"/>
      <w:r w:rsidRPr="00D1431C">
        <w:t>basematerials</w:t>
      </w:r>
      <w:proofErr w:type="spellEnd"/>
      <w:r w:rsidRPr="00D1431C">
        <w:t xml:space="preserve"> with the knowledge that this will impact only display rendering and NOT printer output</w:t>
      </w:r>
      <w:r w:rsidR="00D1431C" w:rsidRPr="00D1431C">
        <w:t xml:space="preserve"> which will be monochrome</w:t>
      </w:r>
      <w:r w:rsidRPr="00D1431C">
        <w:t xml:space="preserve">. </w:t>
      </w:r>
    </w:p>
    <w:p w14:paraId="71D5B8BC" w14:textId="77777777" w:rsidR="002D2073" w:rsidRPr="00D1431C" w:rsidRDefault="002D2073" w:rsidP="002D2073"/>
    <w:p w14:paraId="0D13129E" w14:textId="4A4C30F2" w:rsidR="00F122F7" w:rsidRDefault="00F122F7" w:rsidP="00E937B5">
      <w:pPr>
        <w:pStyle w:val="Heading3"/>
      </w:pPr>
      <w:r>
        <w:t xml:space="preserve"> P_200</w:t>
      </w:r>
      <w:r w:rsidR="007A2A56">
        <w:t>1</w:t>
      </w:r>
      <w:r>
        <w:t xml:space="preserve"> </w:t>
      </w:r>
      <w:r w:rsidR="005F0A60">
        <w:t>Beams and Triangular Mesh</w:t>
      </w:r>
    </w:p>
    <w:tbl>
      <w:tblPr>
        <w:tblStyle w:val="TableGrid"/>
        <w:tblW w:w="0" w:type="auto"/>
        <w:tblLook w:val="04A0" w:firstRow="1" w:lastRow="0" w:firstColumn="1" w:lastColumn="0" w:noHBand="0" w:noVBand="1"/>
      </w:tblPr>
      <w:tblGrid>
        <w:gridCol w:w="2569"/>
        <w:gridCol w:w="6781"/>
      </w:tblGrid>
      <w:tr w:rsidR="00F122F7" w:rsidRPr="00BF6411" w14:paraId="3880F258" w14:textId="77777777" w:rsidTr="000E543D">
        <w:tc>
          <w:tcPr>
            <w:tcW w:w="2569" w:type="dxa"/>
            <w:tcBorders>
              <w:bottom w:val="single" w:sz="4" w:space="0" w:color="auto"/>
            </w:tcBorders>
            <w:shd w:val="clear" w:color="auto" w:fill="D9D9D9" w:themeFill="background1" w:themeFillShade="D9"/>
          </w:tcPr>
          <w:p w14:paraId="2FBDDF3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227F939" w14:textId="77777777" w:rsidR="00F122F7" w:rsidRPr="00BF6411" w:rsidRDefault="00F122F7" w:rsidP="000E543D">
            <w:pPr>
              <w:rPr>
                <w:rFonts w:asciiTheme="minorHAnsi" w:hAnsiTheme="minorHAnsi"/>
              </w:rPr>
            </w:pPr>
          </w:p>
        </w:tc>
        <w:tc>
          <w:tcPr>
            <w:tcW w:w="6781" w:type="dxa"/>
          </w:tcPr>
          <w:p w14:paraId="7290CFCD" w14:textId="4C72C1B6" w:rsidR="00F122F7" w:rsidRPr="00BF6411" w:rsidRDefault="004F3B32" w:rsidP="000E543D">
            <w:pPr>
              <w:rPr>
                <w:rFonts w:asciiTheme="minorHAnsi" w:hAnsiTheme="minorHAnsi"/>
              </w:rPr>
            </w:pPr>
            <w:r>
              <w:rPr>
                <w:rFonts w:asciiTheme="minorHAnsi" w:hAnsiTheme="minorHAnsi"/>
              </w:rPr>
              <w:t>Render beam lattice both with and without triangular mesh representation</w:t>
            </w:r>
          </w:p>
        </w:tc>
      </w:tr>
      <w:tr w:rsidR="00F122F7" w:rsidRPr="00BF6411" w14:paraId="727231D9" w14:textId="77777777" w:rsidTr="000E543D">
        <w:tc>
          <w:tcPr>
            <w:tcW w:w="2569" w:type="dxa"/>
            <w:shd w:val="clear" w:color="auto" w:fill="D9D9D9" w:themeFill="background1" w:themeFillShade="D9"/>
          </w:tcPr>
          <w:p w14:paraId="45DDF20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E9A20F9" w14:textId="77777777" w:rsidR="00F122F7" w:rsidRPr="00BF6411" w:rsidRDefault="00F122F7" w:rsidP="000E543D">
            <w:pPr>
              <w:rPr>
                <w:rFonts w:asciiTheme="minorHAnsi" w:hAnsiTheme="minorHAnsi"/>
              </w:rPr>
            </w:pPr>
          </w:p>
        </w:tc>
        <w:tc>
          <w:tcPr>
            <w:tcW w:w="6781" w:type="dxa"/>
          </w:tcPr>
          <w:p w14:paraId="29EFE007" w14:textId="2786623C"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w:t>
            </w:r>
            <w:r w:rsidRPr="00BF6411">
              <w:rPr>
                <w:rFonts w:asciiTheme="minorHAnsi" w:eastAsia="Verdana" w:hAnsiTheme="minorHAnsi" w:cs="Verdana"/>
              </w:rPr>
              <w:t xml:space="preserve"> </w:t>
            </w:r>
            <w:r w:rsidR="004F3B32">
              <w:rPr>
                <w:rFonts w:asciiTheme="minorHAnsi" w:eastAsia="Verdana" w:hAnsiTheme="minorHAnsi" w:cs="Verdana"/>
              </w:rPr>
              <w:t xml:space="preserve">03 </w:t>
            </w:r>
            <w:r w:rsidRPr="00F84397">
              <w:rPr>
                <w:rFonts w:asciiTheme="minorHAnsi" w:eastAsia="Verdana" w:hAnsiTheme="minorHAnsi" w:cs="Verdana"/>
              </w:rPr>
              <w:t>Printer should process correctly</w:t>
            </w:r>
          </w:p>
        </w:tc>
      </w:tr>
      <w:tr w:rsidR="00F122F7" w:rsidRPr="00BF6411" w14:paraId="1E27191A" w14:textId="77777777" w:rsidTr="000E543D">
        <w:tc>
          <w:tcPr>
            <w:tcW w:w="2569" w:type="dxa"/>
            <w:shd w:val="clear" w:color="auto" w:fill="D9D9D9" w:themeFill="background1" w:themeFillShade="D9"/>
          </w:tcPr>
          <w:p w14:paraId="21EF52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544D3C6" w14:textId="77777777" w:rsidR="00F122F7" w:rsidRPr="00BF6411" w:rsidRDefault="00F122F7" w:rsidP="000E543D">
            <w:pPr>
              <w:rPr>
                <w:rFonts w:asciiTheme="minorHAnsi" w:hAnsiTheme="minorHAnsi"/>
              </w:rPr>
            </w:pPr>
          </w:p>
        </w:tc>
        <w:tc>
          <w:tcPr>
            <w:tcW w:w="6781" w:type="dxa"/>
          </w:tcPr>
          <w:p w14:paraId="6C7D53F4" w14:textId="587B9322"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4F3B32" w:rsidRPr="004F3B32">
              <w:rPr>
                <w:rFonts w:asciiTheme="minorHAnsi" w:eastAsia="Calibri" w:hAnsiTheme="minorHAnsi" w:cs="Calibri"/>
              </w:rPr>
              <w:t>Standalone beam lattice with no triangle element defined</w:t>
            </w:r>
          </w:p>
          <w:p w14:paraId="17C872F8" w14:textId="77777777" w:rsidR="002D2073" w:rsidRDefault="002D2073" w:rsidP="000E543D">
            <w:pPr>
              <w:rPr>
                <w:rFonts w:asciiTheme="minorHAnsi" w:eastAsia="Calibri" w:hAnsiTheme="minorHAnsi" w:cs="Calibri"/>
              </w:rPr>
            </w:pPr>
          </w:p>
          <w:p w14:paraId="1F0AAFC1" w14:textId="7FEF51F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Standalone beam lattice with empty triangle element defined</w:t>
            </w:r>
          </w:p>
          <w:p w14:paraId="1B290BBD" w14:textId="77777777" w:rsidR="002D2073" w:rsidRDefault="002D2073" w:rsidP="000E543D">
            <w:pPr>
              <w:rPr>
                <w:rFonts w:asciiTheme="minorHAnsi" w:eastAsia="Calibri" w:hAnsiTheme="minorHAnsi" w:cs="Calibri"/>
              </w:rPr>
            </w:pPr>
          </w:p>
          <w:p w14:paraId="7805392E" w14:textId="4185E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004F3B32">
              <w:t xml:space="preserve"> </w:t>
            </w:r>
            <w:r w:rsidR="004F3B32" w:rsidRPr="004F3B32">
              <w:rPr>
                <w:rFonts w:asciiTheme="minorHAnsi" w:eastAsia="Calibri" w:hAnsiTheme="minorHAnsi" w:cs="Calibri"/>
              </w:rPr>
              <w:t>Beam lattice with triangular mesh representation</w:t>
            </w:r>
          </w:p>
          <w:p w14:paraId="26838236" w14:textId="77777777" w:rsidR="00F122F7" w:rsidRPr="00BF6411" w:rsidRDefault="00F122F7" w:rsidP="000E543D">
            <w:pPr>
              <w:rPr>
                <w:rFonts w:asciiTheme="minorHAnsi" w:hAnsiTheme="minorHAnsi"/>
              </w:rPr>
            </w:pPr>
          </w:p>
        </w:tc>
      </w:tr>
      <w:tr w:rsidR="00F122F7" w:rsidRPr="00BF6411" w14:paraId="6ABBB7A4" w14:textId="77777777" w:rsidTr="000E543D">
        <w:tc>
          <w:tcPr>
            <w:tcW w:w="2569" w:type="dxa"/>
            <w:tcBorders>
              <w:bottom w:val="single" w:sz="4" w:space="0" w:color="auto"/>
            </w:tcBorders>
            <w:shd w:val="clear" w:color="auto" w:fill="D9D9D9" w:themeFill="background1" w:themeFillShade="D9"/>
          </w:tcPr>
          <w:p w14:paraId="5CFACFD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052DD3" w14:textId="77777777" w:rsidR="00F122F7" w:rsidRPr="00285823" w:rsidRDefault="00F122F7" w:rsidP="000E543D">
            <w:pPr>
              <w:rPr>
                <w:rFonts w:asciiTheme="minorHAnsi" w:eastAsia="Calibri" w:hAnsiTheme="minorHAnsi" w:cs="Calibri"/>
                <w:b/>
              </w:rPr>
            </w:pPr>
          </w:p>
        </w:tc>
      </w:tr>
    </w:tbl>
    <w:p w14:paraId="3E80ED10" w14:textId="77777777" w:rsidR="00F122F7" w:rsidRDefault="00F122F7" w:rsidP="00F122F7"/>
    <w:p w14:paraId="73135A86" w14:textId="77777777" w:rsidR="00F122F7" w:rsidRDefault="00F122F7" w:rsidP="00F122F7"/>
    <w:p w14:paraId="4C536B91" w14:textId="77777777" w:rsidR="002D2073" w:rsidRDefault="002D2073">
      <w:pPr>
        <w:rPr>
          <w:rFonts w:eastAsiaTheme="majorEastAsia" w:cstheme="majorBidi"/>
          <w:b/>
          <w:bCs/>
          <w:color w:val="365F91" w:themeColor="accent1" w:themeShade="BF"/>
          <w:szCs w:val="20"/>
        </w:rPr>
      </w:pPr>
      <w:r>
        <w:br w:type="page"/>
      </w:r>
    </w:p>
    <w:p w14:paraId="4884AD1B" w14:textId="50AB07B4" w:rsidR="00F122F7" w:rsidRDefault="00F122F7" w:rsidP="00E937B5">
      <w:pPr>
        <w:pStyle w:val="Heading3"/>
      </w:pPr>
      <w:r>
        <w:lastRenderedPageBreak/>
        <w:t xml:space="preserve"> P_200</w:t>
      </w:r>
      <w:r w:rsidR="007A2A56">
        <w:t xml:space="preserve">2 </w:t>
      </w:r>
      <w:proofErr w:type="spellStart"/>
      <w:r w:rsidR="006F6401">
        <w:t>beamlattice</w:t>
      </w:r>
      <w:proofErr w:type="spellEnd"/>
      <w:r w:rsidR="006F6401">
        <w:t xml:space="preserve"> Default </w:t>
      </w:r>
      <w:r w:rsidR="00F71EA9">
        <w:t>C</w:t>
      </w:r>
      <w:r w:rsidR="006F6401">
        <w:t>haracteristics</w:t>
      </w:r>
    </w:p>
    <w:tbl>
      <w:tblPr>
        <w:tblStyle w:val="TableGrid"/>
        <w:tblW w:w="0" w:type="auto"/>
        <w:tblLook w:val="04A0" w:firstRow="1" w:lastRow="0" w:firstColumn="1" w:lastColumn="0" w:noHBand="0" w:noVBand="1"/>
      </w:tblPr>
      <w:tblGrid>
        <w:gridCol w:w="2569"/>
        <w:gridCol w:w="6781"/>
      </w:tblGrid>
      <w:tr w:rsidR="00F122F7" w:rsidRPr="00BF6411" w14:paraId="592A848C" w14:textId="77777777" w:rsidTr="000E543D">
        <w:tc>
          <w:tcPr>
            <w:tcW w:w="2569" w:type="dxa"/>
            <w:tcBorders>
              <w:bottom w:val="single" w:sz="4" w:space="0" w:color="auto"/>
            </w:tcBorders>
            <w:shd w:val="clear" w:color="auto" w:fill="D9D9D9" w:themeFill="background1" w:themeFillShade="D9"/>
          </w:tcPr>
          <w:p w14:paraId="24F1CA5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AEC23CD" w14:textId="77777777" w:rsidR="00F122F7" w:rsidRPr="00BF6411" w:rsidRDefault="00F122F7" w:rsidP="000E543D">
            <w:pPr>
              <w:rPr>
                <w:rFonts w:asciiTheme="minorHAnsi" w:hAnsiTheme="minorHAnsi"/>
              </w:rPr>
            </w:pPr>
          </w:p>
        </w:tc>
        <w:tc>
          <w:tcPr>
            <w:tcW w:w="6781" w:type="dxa"/>
          </w:tcPr>
          <w:p w14:paraId="625D2D1B" w14:textId="77777777" w:rsidR="00F122F7" w:rsidRDefault="006F6401" w:rsidP="000E543D">
            <w:pPr>
              <w:rPr>
                <w:rFonts w:asciiTheme="minorHAnsi" w:hAnsiTheme="minorHAnsi"/>
              </w:rPr>
            </w:pPr>
            <w:r>
              <w:rPr>
                <w:rFonts w:asciiTheme="minorHAnsi" w:hAnsiTheme="minorHAnsi"/>
              </w:rPr>
              <w:t xml:space="preserve">Exercise </w:t>
            </w:r>
            <w:proofErr w:type="spellStart"/>
            <w:r>
              <w:rPr>
                <w:rFonts w:asciiTheme="minorHAnsi" w:hAnsiTheme="minorHAnsi"/>
              </w:rPr>
              <w:t>beamlattice</w:t>
            </w:r>
            <w:proofErr w:type="spellEnd"/>
            <w:r>
              <w:rPr>
                <w:rFonts w:asciiTheme="minorHAnsi" w:hAnsiTheme="minorHAnsi"/>
              </w:rPr>
              <w:t xml:space="preserve"> attributes that control the default characteristics of the beams. Attributes tested include  </w:t>
            </w:r>
            <w:proofErr w:type="spellStart"/>
            <w:r>
              <w:rPr>
                <w:rFonts w:asciiTheme="minorHAnsi" w:hAnsiTheme="minorHAnsi"/>
              </w:rPr>
              <w:t>pid</w:t>
            </w:r>
            <w:proofErr w:type="spellEnd"/>
            <w:r>
              <w:rPr>
                <w:rFonts w:asciiTheme="minorHAnsi" w:hAnsiTheme="minorHAnsi"/>
              </w:rPr>
              <w:t xml:space="preserve">, </w:t>
            </w:r>
            <w:proofErr w:type="spellStart"/>
            <w:r>
              <w:rPr>
                <w:rFonts w:asciiTheme="minorHAnsi" w:hAnsiTheme="minorHAnsi"/>
              </w:rPr>
              <w:t>pindex</w:t>
            </w:r>
            <w:proofErr w:type="spellEnd"/>
            <w:r>
              <w:rPr>
                <w:rFonts w:asciiTheme="minorHAnsi" w:hAnsiTheme="minorHAnsi"/>
              </w:rPr>
              <w:t>, radius, and cap</w:t>
            </w:r>
            <w:r w:rsidR="00B86A52">
              <w:rPr>
                <w:rFonts w:asciiTheme="minorHAnsi" w:hAnsiTheme="minorHAnsi"/>
              </w:rPr>
              <w:t xml:space="preserve"> (hemisphere, Butt, sphere)</w:t>
            </w:r>
            <w:r>
              <w:rPr>
                <w:rFonts w:asciiTheme="minorHAnsi" w:hAnsiTheme="minorHAnsi"/>
              </w:rPr>
              <w:t>.</w:t>
            </w:r>
          </w:p>
          <w:p w14:paraId="00265228" w14:textId="4FE6BFE9" w:rsidR="002D2073" w:rsidRPr="00BF6411" w:rsidRDefault="002D2073" w:rsidP="000E543D">
            <w:pPr>
              <w:rPr>
                <w:rFonts w:asciiTheme="minorHAnsi" w:hAnsiTheme="minorHAnsi"/>
              </w:rPr>
            </w:pPr>
          </w:p>
        </w:tc>
      </w:tr>
      <w:tr w:rsidR="00F122F7" w:rsidRPr="00BF6411" w14:paraId="5D97AD67" w14:textId="77777777" w:rsidTr="000E543D">
        <w:tc>
          <w:tcPr>
            <w:tcW w:w="2569" w:type="dxa"/>
            <w:shd w:val="clear" w:color="auto" w:fill="D9D9D9" w:themeFill="background1" w:themeFillShade="D9"/>
          </w:tcPr>
          <w:p w14:paraId="4F2BDBA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0969A5D" w14:textId="77777777" w:rsidR="00F122F7" w:rsidRPr="00BF6411" w:rsidRDefault="00F122F7" w:rsidP="000E543D">
            <w:pPr>
              <w:rPr>
                <w:rFonts w:asciiTheme="minorHAnsi" w:hAnsiTheme="minorHAnsi"/>
              </w:rPr>
            </w:pPr>
          </w:p>
        </w:tc>
        <w:tc>
          <w:tcPr>
            <w:tcW w:w="6781" w:type="dxa"/>
          </w:tcPr>
          <w:p w14:paraId="0CACD5ED" w14:textId="3D36AA96" w:rsidR="00F122F7" w:rsidRPr="00BF6411" w:rsidRDefault="00F122F7"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55477E">
              <w:rPr>
                <w:rFonts w:asciiTheme="minorHAnsi" w:eastAsia="Verdana" w:hAnsiTheme="minorHAnsi" w:cs="Verdana"/>
              </w:rPr>
              <w:t>to 06</w:t>
            </w:r>
            <w:r w:rsidRPr="00BF6411">
              <w:rPr>
                <w:rFonts w:asciiTheme="minorHAnsi" w:eastAsia="Verdana" w:hAnsiTheme="minorHAnsi" w:cs="Verdana"/>
              </w:rPr>
              <w:t xml:space="preserve"> </w:t>
            </w:r>
            <w:r w:rsidR="0055477E">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7A429281" w14:textId="77777777" w:rsidTr="000E543D">
        <w:tc>
          <w:tcPr>
            <w:tcW w:w="2569" w:type="dxa"/>
            <w:shd w:val="clear" w:color="auto" w:fill="D9D9D9" w:themeFill="background1" w:themeFillShade="D9"/>
          </w:tcPr>
          <w:p w14:paraId="1EE42D2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32A3DCE6" w14:textId="77777777" w:rsidR="00F122F7" w:rsidRPr="00BF6411" w:rsidRDefault="00F122F7" w:rsidP="000E543D">
            <w:pPr>
              <w:rPr>
                <w:rFonts w:asciiTheme="minorHAnsi" w:hAnsiTheme="minorHAnsi"/>
              </w:rPr>
            </w:pPr>
          </w:p>
        </w:tc>
        <w:tc>
          <w:tcPr>
            <w:tcW w:w="6781" w:type="dxa"/>
          </w:tcPr>
          <w:p w14:paraId="535E26D7" w14:textId="265A89D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several beam </w:t>
            </w:r>
            <w:proofErr w:type="gramStart"/>
            <w:r w:rsidR="00AB710E" w:rsidRPr="006F6401">
              <w:rPr>
                <w:rFonts w:asciiTheme="minorHAnsi" w:eastAsia="Calibri" w:hAnsiTheme="minorHAnsi" w:cs="Calibri"/>
              </w:rPr>
              <w:t>lattice</w:t>
            </w:r>
            <w:proofErr w:type="gramEnd"/>
            <w:r w:rsidR="006F6401" w:rsidRPr="006F6401">
              <w:rPr>
                <w:rFonts w:asciiTheme="minorHAnsi" w:eastAsia="Calibri" w:hAnsiTheme="minorHAnsi" w:cs="Calibri"/>
              </w:rPr>
              <w:t xml:space="preserve"> structures each with a different default beam radius value</w:t>
            </w:r>
          </w:p>
          <w:p w14:paraId="7A665551" w14:textId="77777777" w:rsidR="002D2073" w:rsidRDefault="002D2073" w:rsidP="000E543D">
            <w:pPr>
              <w:rPr>
                <w:rFonts w:asciiTheme="minorHAnsi" w:eastAsia="Calibri" w:hAnsiTheme="minorHAnsi" w:cs="Calibri"/>
              </w:rPr>
            </w:pPr>
          </w:p>
          <w:p w14:paraId="5E04E44A" w14:textId="11939FA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Pr>
                <w:rFonts w:asciiTheme="minorHAnsi" w:eastAsia="Calibri" w:hAnsiTheme="minorHAnsi" w:cs="Calibri"/>
              </w:rPr>
              <w:t xml:space="preserve">Demonstrate that </w:t>
            </w:r>
            <w:r w:rsidR="003439BC">
              <w:rPr>
                <w:rFonts w:asciiTheme="minorHAnsi" w:eastAsia="Calibri" w:hAnsiTheme="minorHAnsi" w:cs="Calibri"/>
              </w:rPr>
              <w:t xml:space="preserve">if no </w:t>
            </w:r>
            <w:proofErr w:type="spellStart"/>
            <w:r w:rsidR="00AB710E">
              <w:rPr>
                <w:rFonts w:asciiTheme="minorHAnsi" w:eastAsia="Calibri" w:hAnsiTheme="minorHAnsi" w:cs="Calibri"/>
              </w:rPr>
              <w:t>beamlattice</w:t>
            </w:r>
            <w:proofErr w:type="spellEnd"/>
            <w:r w:rsidR="00AB710E">
              <w:rPr>
                <w:rFonts w:asciiTheme="minorHAnsi" w:eastAsia="Calibri" w:hAnsiTheme="minorHAnsi" w:cs="Calibri"/>
              </w:rPr>
              <w:t xml:space="preserve"> element </w:t>
            </w:r>
            <w:proofErr w:type="spellStart"/>
            <w:r w:rsidR="00AB710E">
              <w:rPr>
                <w:rFonts w:asciiTheme="minorHAnsi" w:eastAsia="Calibri" w:hAnsiTheme="minorHAnsi" w:cs="Calibri"/>
              </w:rPr>
              <w:t>pid</w:t>
            </w:r>
            <w:proofErr w:type="spellEnd"/>
            <w:r w:rsidR="00AB710E">
              <w:rPr>
                <w:rFonts w:asciiTheme="minorHAnsi" w:eastAsia="Calibri" w:hAnsiTheme="minorHAnsi" w:cs="Calibri"/>
              </w:rPr>
              <w:t xml:space="preserve"> and </w:t>
            </w:r>
            <w:proofErr w:type="spellStart"/>
            <w:r w:rsidR="00AB710E">
              <w:rPr>
                <w:rFonts w:asciiTheme="minorHAnsi" w:eastAsia="Calibri" w:hAnsiTheme="minorHAnsi" w:cs="Calibri"/>
              </w:rPr>
              <w:t>pindex</w:t>
            </w:r>
            <w:proofErr w:type="spellEnd"/>
            <w:r w:rsidR="00AB710E">
              <w:rPr>
                <w:rFonts w:asciiTheme="minorHAnsi" w:eastAsia="Calibri" w:hAnsiTheme="minorHAnsi" w:cs="Calibri"/>
              </w:rPr>
              <w:t xml:space="preserve"> value</w:t>
            </w:r>
            <w:r w:rsidR="003439BC">
              <w:rPr>
                <w:rFonts w:asciiTheme="minorHAnsi" w:eastAsia="Calibri" w:hAnsiTheme="minorHAnsi" w:cs="Calibri"/>
              </w:rPr>
              <w:t>s</w:t>
            </w:r>
            <w:r w:rsidR="00AB710E">
              <w:rPr>
                <w:rFonts w:asciiTheme="minorHAnsi" w:eastAsia="Calibri" w:hAnsiTheme="minorHAnsi" w:cs="Calibri"/>
              </w:rPr>
              <w:t xml:space="preserve"> </w:t>
            </w:r>
            <w:r w:rsidR="003439BC">
              <w:rPr>
                <w:rFonts w:asciiTheme="minorHAnsi" w:eastAsia="Calibri" w:hAnsiTheme="minorHAnsi" w:cs="Calibri"/>
              </w:rPr>
              <w:t xml:space="preserve">are specified, the object level </w:t>
            </w:r>
            <w:proofErr w:type="spellStart"/>
            <w:r w:rsidR="003439BC">
              <w:rPr>
                <w:rFonts w:asciiTheme="minorHAnsi" w:eastAsia="Calibri" w:hAnsiTheme="minorHAnsi" w:cs="Calibri"/>
              </w:rPr>
              <w:t>pid</w:t>
            </w:r>
            <w:proofErr w:type="spellEnd"/>
            <w:r w:rsidR="003439BC">
              <w:rPr>
                <w:rFonts w:asciiTheme="minorHAnsi" w:eastAsia="Calibri" w:hAnsiTheme="minorHAnsi" w:cs="Calibri"/>
              </w:rPr>
              <w:t xml:space="preserve"> and </w:t>
            </w:r>
            <w:proofErr w:type="spellStart"/>
            <w:r w:rsidR="003439BC">
              <w:rPr>
                <w:rFonts w:asciiTheme="minorHAnsi" w:eastAsia="Calibri" w:hAnsiTheme="minorHAnsi" w:cs="Calibri"/>
              </w:rPr>
              <w:t>pindex</w:t>
            </w:r>
            <w:proofErr w:type="spellEnd"/>
            <w:r w:rsidR="003439BC">
              <w:rPr>
                <w:rFonts w:asciiTheme="minorHAnsi" w:eastAsia="Calibri" w:hAnsiTheme="minorHAnsi" w:cs="Calibri"/>
              </w:rPr>
              <w:t xml:space="preserve"> attributes </w:t>
            </w:r>
            <w:r w:rsidR="00AB710E">
              <w:rPr>
                <w:rFonts w:asciiTheme="minorHAnsi" w:eastAsia="Calibri" w:hAnsiTheme="minorHAnsi" w:cs="Calibri"/>
              </w:rPr>
              <w:t xml:space="preserve">when pointed to </w:t>
            </w:r>
            <w:r w:rsidR="00F71EA9">
              <w:rPr>
                <w:rFonts w:asciiTheme="minorHAnsi" w:eastAsia="Calibri" w:hAnsiTheme="minorHAnsi" w:cs="Calibri"/>
              </w:rPr>
              <w:t xml:space="preserve">the </w:t>
            </w:r>
            <w:proofErr w:type="spellStart"/>
            <w:r w:rsidR="00AB710E">
              <w:rPr>
                <w:rFonts w:asciiTheme="minorHAnsi" w:eastAsia="Calibri" w:hAnsiTheme="minorHAnsi" w:cs="Calibri"/>
              </w:rPr>
              <w:t>basematerials</w:t>
            </w:r>
            <w:proofErr w:type="spellEnd"/>
            <w:r w:rsidR="00AB710E">
              <w:rPr>
                <w:rFonts w:asciiTheme="minorHAnsi" w:eastAsia="Calibri" w:hAnsiTheme="minorHAnsi" w:cs="Calibri"/>
              </w:rPr>
              <w:t xml:space="preserve"> </w:t>
            </w:r>
            <w:proofErr w:type="spellStart"/>
            <w:r w:rsidR="00AB710E">
              <w:rPr>
                <w:rFonts w:asciiTheme="minorHAnsi" w:eastAsia="Calibri" w:hAnsiTheme="minorHAnsi" w:cs="Calibri"/>
              </w:rPr>
              <w:t>displaycolor</w:t>
            </w:r>
            <w:proofErr w:type="spellEnd"/>
            <w:r w:rsidR="00AB710E">
              <w:rPr>
                <w:rFonts w:asciiTheme="minorHAnsi" w:eastAsia="Calibri" w:hAnsiTheme="minorHAnsi" w:cs="Calibri"/>
              </w:rPr>
              <w:t xml:space="preserve"> impact the default color of the beams rendered on a display</w:t>
            </w:r>
          </w:p>
          <w:p w14:paraId="3DFA6409" w14:textId="77777777" w:rsidR="002D2073" w:rsidRDefault="002D2073" w:rsidP="000E543D">
            <w:pPr>
              <w:rPr>
                <w:rFonts w:asciiTheme="minorHAnsi" w:eastAsia="Calibri" w:hAnsiTheme="minorHAnsi" w:cs="Calibri"/>
              </w:rPr>
            </w:pPr>
          </w:p>
          <w:p w14:paraId="7CB6D115" w14:textId="7C0893A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AB710E" w:rsidRPr="00AB710E">
              <w:rPr>
                <w:rFonts w:asciiTheme="minorHAnsi" w:eastAsia="Calibri" w:hAnsiTheme="minorHAnsi" w:cs="Calibri"/>
              </w:rPr>
              <w:t xml:space="preserve">Demonstrate that the </w:t>
            </w:r>
            <w:proofErr w:type="spellStart"/>
            <w:r w:rsidR="00AB710E" w:rsidRPr="00AB710E">
              <w:rPr>
                <w:rFonts w:asciiTheme="minorHAnsi" w:eastAsia="Calibri" w:hAnsiTheme="minorHAnsi" w:cs="Calibri"/>
              </w:rPr>
              <w:t>beamlattice</w:t>
            </w:r>
            <w:proofErr w:type="spellEnd"/>
            <w:r w:rsidR="00AB710E" w:rsidRPr="00AB710E">
              <w:rPr>
                <w:rFonts w:asciiTheme="minorHAnsi" w:eastAsia="Calibri" w:hAnsiTheme="minorHAnsi" w:cs="Calibri"/>
              </w:rPr>
              <w:t xml:space="preserve"> element's </w:t>
            </w:r>
            <w:proofErr w:type="spellStart"/>
            <w:r w:rsidR="00AB710E" w:rsidRPr="00AB710E">
              <w:rPr>
                <w:rFonts w:asciiTheme="minorHAnsi" w:eastAsia="Calibri" w:hAnsiTheme="minorHAnsi" w:cs="Calibri"/>
              </w:rPr>
              <w:t>pid</w:t>
            </w:r>
            <w:proofErr w:type="spellEnd"/>
            <w:r w:rsidR="00AB710E" w:rsidRPr="00AB710E">
              <w:rPr>
                <w:rFonts w:asciiTheme="minorHAnsi" w:eastAsia="Calibri" w:hAnsiTheme="minorHAnsi" w:cs="Calibri"/>
              </w:rPr>
              <w:t xml:space="preserve"> and </w:t>
            </w:r>
            <w:proofErr w:type="spellStart"/>
            <w:r w:rsidR="00AB710E" w:rsidRPr="00AB710E">
              <w:rPr>
                <w:rFonts w:asciiTheme="minorHAnsi" w:eastAsia="Calibri" w:hAnsiTheme="minorHAnsi" w:cs="Calibri"/>
              </w:rPr>
              <w:t>pindex</w:t>
            </w:r>
            <w:proofErr w:type="spellEnd"/>
            <w:r w:rsidR="00AB710E" w:rsidRPr="00AB710E">
              <w:rPr>
                <w:rFonts w:asciiTheme="minorHAnsi" w:eastAsia="Calibri" w:hAnsiTheme="minorHAnsi" w:cs="Calibri"/>
              </w:rPr>
              <w:t xml:space="preserve"> attributes override the object level </w:t>
            </w:r>
            <w:proofErr w:type="spellStart"/>
            <w:r w:rsidR="00AB710E" w:rsidRPr="00AB710E">
              <w:rPr>
                <w:rFonts w:asciiTheme="minorHAnsi" w:eastAsia="Calibri" w:hAnsiTheme="minorHAnsi" w:cs="Calibri"/>
              </w:rPr>
              <w:t>pid</w:t>
            </w:r>
            <w:proofErr w:type="spellEnd"/>
            <w:r w:rsidR="00AB710E" w:rsidRPr="00AB710E">
              <w:rPr>
                <w:rFonts w:asciiTheme="minorHAnsi" w:eastAsia="Calibri" w:hAnsiTheme="minorHAnsi" w:cs="Calibri"/>
              </w:rPr>
              <w:t xml:space="preserve"> and </w:t>
            </w:r>
            <w:proofErr w:type="spellStart"/>
            <w:r w:rsidR="00AB710E" w:rsidRPr="00AB710E">
              <w:rPr>
                <w:rFonts w:asciiTheme="minorHAnsi" w:eastAsia="Calibri" w:hAnsiTheme="minorHAnsi" w:cs="Calibri"/>
              </w:rPr>
              <w:t>pindex</w:t>
            </w:r>
            <w:proofErr w:type="spellEnd"/>
            <w:r w:rsidR="00AB710E" w:rsidRPr="00AB710E">
              <w:rPr>
                <w:rFonts w:asciiTheme="minorHAnsi" w:eastAsia="Calibri" w:hAnsiTheme="minorHAnsi" w:cs="Calibri"/>
              </w:rPr>
              <w:t xml:space="preserve"> values and that these </w:t>
            </w:r>
            <w:proofErr w:type="spellStart"/>
            <w:r w:rsidR="00F71EA9">
              <w:rPr>
                <w:rFonts w:asciiTheme="minorHAnsi" w:eastAsia="Calibri" w:hAnsiTheme="minorHAnsi" w:cs="Calibri"/>
              </w:rPr>
              <w:t>beamlattice</w:t>
            </w:r>
            <w:proofErr w:type="spellEnd"/>
            <w:r w:rsidR="00F71EA9">
              <w:rPr>
                <w:rFonts w:asciiTheme="minorHAnsi" w:eastAsia="Calibri" w:hAnsiTheme="minorHAnsi" w:cs="Calibri"/>
              </w:rPr>
              <w:t xml:space="preserve"> </w:t>
            </w:r>
            <w:r w:rsidR="00AB710E" w:rsidRPr="00AB710E">
              <w:rPr>
                <w:rFonts w:asciiTheme="minorHAnsi" w:eastAsia="Calibri" w:hAnsiTheme="minorHAnsi" w:cs="Calibri"/>
              </w:rPr>
              <w:t>attributes impact only the rendering of beams on a display, not triangular mesh</w:t>
            </w:r>
          </w:p>
          <w:p w14:paraId="35B85064" w14:textId="77777777" w:rsidR="002D2073" w:rsidRDefault="002D2073" w:rsidP="00F71EA9">
            <w:pPr>
              <w:rPr>
                <w:rFonts w:asciiTheme="minorHAnsi" w:eastAsia="Calibri" w:hAnsiTheme="minorHAnsi" w:cs="Calibri"/>
                <w:b/>
              </w:rPr>
            </w:pPr>
          </w:p>
          <w:p w14:paraId="4745CD3A" w14:textId="4B812D6B"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Demonstrate that omitting </w:t>
            </w:r>
            <w:r w:rsidR="00B86A52">
              <w:rPr>
                <w:rFonts w:asciiTheme="minorHAnsi" w:eastAsia="Calibri" w:hAnsiTheme="minorHAnsi" w:cs="Calibri"/>
              </w:rPr>
              <w:t xml:space="preserve">the </w:t>
            </w:r>
            <w:proofErr w:type="spellStart"/>
            <w:r w:rsidR="00B86A52">
              <w:rPr>
                <w:rFonts w:asciiTheme="minorHAnsi" w:eastAsia="Calibri" w:hAnsiTheme="minorHAnsi" w:cs="Calibri"/>
              </w:rPr>
              <w:t>beamlattice</w:t>
            </w:r>
            <w:proofErr w:type="spellEnd"/>
            <w:r w:rsidR="00B86A52">
              <w:rPr>
                <w:rFonts w:asciiTheme="minorHAnsi" w:eastAsia="Calibri" w:hAnsiTheme="minorHAnsi" w:cs="Calibri"/>
              </w:rPr>
              <w:t xml:space="preserve"> element’s </w:t>
            </w:r>
            <w:r w:rsidR="00B86A52" w:rsidRPr="00B86A52">
              <w:rPr>
                <w:rFonts w:asciiTheme="minorHAnsi" w:eastAsia="Calibri" w:hAnsiTheme="minorHAnsi" w:cs="Calibri"/>
              </w:rPr>
              <w:t xml:space="preserve">cap </w:t>
            </w:r>
            <w:r w:rsidR="00B86A52">
              <w:rPr>
                <w:rFonts w:asciiTheme="minorHAnsi" w:eastAsia="Calibri" w:hAnsiTheme="minorHAnsi" w:cs="Calibri"/>
              </w:rPr>
              <w:t xml:space="preserve">attribute </w:t>
            </w:r>
            <w:r w:rsidR="00B86A52" w:rsidRPr="00B86A52">
              <w:rPr>
                <w:rFonts w:asciiTheme="minorHAnsi" w:eastAsia="Calibri" w:hAnsiTheme="minorHAnsi" w:cs="Calibri"/>
              </w:rPr>
              <w:t xml:space="preserve">and specifying “sphere” </w:t>
            </w:r>
            <w:r w:rsidR="00B86A52">
              <w:rPr>
                <w:rFonts w:asciiTheme="minorHAnsi" w:eastAsia="Calibri" w:hAnsiTheme="minorHAnsi" w:cs="Calibri"/>
              </w:rPr>
              <w:t xml:space="preserve">for this attribute </w:t>
            </w:r>
            <w:r w:rsidR="00B86A52" w:rsidRPr="00B86A52">
              <w:rPr>
                <w:rFonts w:asciiTheme="minorHAnsi" w:eastAsia="Calibri" w:hAnsiTheme="minorHAnsi" w:cs="Calibri"/>
              </w:rPr>
              <w:t>have an equivalent effect</w:t>
            </w:r>
          </w:p>
          <w:p w14:paraId="0644F699" w14:textId="77777777" w:rsidR="002D2073" w:rsidRDefault="002D2073" w:rsidP="00F71EA9">
            <w:pPr>
              <w:rPr>
                <w:rFonts w:asciiTheme="minorHAnsi" w:eastAsia="Calibri" w:hAnsiTheme="minorHAnsi" w:cs="Calibri"/>
                <w:b/>
              </w:rPr>
            </w:pPr>
          </w:p>
          <w:p w14:paraId="5BDEF659" w14:textId="7AF0E318" w:rsidR="00F71EA9" w:rsidRDefault="00F71EA9" w:rsidP="00F71EA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Define several beam lattices structures each with a different default beam cap value including hemisphere, sphere, and butt (no beam cap1 or cap2 specified). Use r1 or r2 beam attributes to taper beams such that sphere caps can be differentiated from hemisphere caps</w:t>
            </w:r>
          </w:p>
          <w:p w14:paraId="22EE5A00" w14:textId="77777777" w:rsidR="002D2073" w:rsidRDefault="002D2073" w:rsidP="000E543D">
            <w:pPr>
              <w:rPr>
                <w:rFonts w:asciiTheme="minorHAnsi" w:eastAsia="Calibri" w:hAnsiTheme="minorHAnsi" w:cs="Calibri"/>
                <w:b/>
              </w:rPr>
            </w:pPr>
          </w:p>
          <w:p w14:paraId="7015F869" w14:textId="1EB50E32" w:rsidR="00F71EA9" w:rsidRDefault="00F71EA9"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86A52" w:rsidRPr="00B86A52">
              <w:rPr>
                <w:rFonts w:asciiTheme="minorHAnsi" w:eastAsia="Calibri" w:hAnsiTheme="minorHAnsi" w:cs="Calibri"/>
              </w:rPr>
              <w:t xml:space="preserve">Define just beam </w:t>
            </w:r>
            <w:r w:rsidR="00B86A52">
              <w:rPr>
                <w:rFonts w:asciiTheme="minorHAnsi" w:eastAsia="Calibri" w:hAnsiTheme="minorHAnsi" w:cs="Calibri"/>
              </w:rPr>
              <w:t xml:space="preserve">element’s </w:t>
            </w:r>
            <w:r w:rsidR="00B86A52" w:rsidRPr="00B86A52">
              <w:rPr>
                <w:rFonts w:asciiTheme="minorHAnsi" w:eastAsia="Calibri" w:hAnsiTheme="minorHAnsi" w:cs="Calibri"/>
              </w:rPr>
              <w:t xml:space="preserve">cap1 or cap2 </w:t>
            </w:r>
            <w:r w:rsidR="00B86A52">
              <w:rPr>
                <w:rFonts w:asciiTheme="minorHAnsi" w:eastAsia="Calibri" w:hAnsiTheme="minorHAnsi" w:cs="Calibri"/>
              </w:rPr>
              <w:t xml:space="preserve">element </w:t>
            </w:r>
            <w:r w:rsidR="00B86A52" w:rsidRPr="00B86A52">
              <w:rPr>
                <w:rFonts w:asciiTheme="minorHAnsi" w:eastAsia="Calibri" w:hAnsiTheme="minorHAnsi" w:cs="Calibri"/>
              </w:rPr>
              <w:t>to demonstrate that the cap</w:t>
            </w:r>
            <w:r w:rsidR="00B86A52">
              <w:rPr>
                <w:rFonts w:asciiTheme="minorHAnsi" w:eastAsia="Calibri" w:hAnsiTheme="minorHAnsi" w:cs="Calibri"/>
              </w:rPr>
              <w:t xml:space="preserve"> enumeration not </w:t>
            </w:r>
            <w:r w:rsidR="00B86A52" w:rsidRPr="00B86A52">
              <w:rPr>
                <w:rFonts w:asciiTheme="minorHAnsi" w:eastAsia="Calibri" w:hAnsiTheme="minorHAnsi" w:cs="Calibri"/>
              </w:rPr>
              <w:t xml:space="preserve">defined at the beam level uses the </w:t>
            </w:r>
            <w:proofErr w:type="spellStart"/>
            <w:r w:rsidR="00B86A52" w:rsidRPr="00B86A52">
              <w:rPr>
                <w:rFonts w:asciiTheme="minorHAnsi" w:eastAsia="Calibri" w:hAnsiTheme="minorHAnsi" w:cs="Calibri"/>
              </w:rPr>
              <w:t>beamlattice</w:t>
            </w:r>
            <w:proofErr w:type="spellEnd"/>
            <w:r w:rsidR="00B86A52" w:rsidRPr="00B86A52">
              <w:rPr>
                <w:rFonts w:asciiTheme="minorHAnsi" w:eastAsia="Calibri" w:hAnsiTheme="minorHAnsi" w:cs="Calibri"/>
              </w:rPr>
              <w:t xml:space="preserve"> cap specified. </w:t>
            </w:r>
          </w:p>
          <w:p w14:paraId="154BE5F7" w14:textId="77777777" w:rsidR="00F122F7" w:rsidRDefault="00F122F7" w:rsidP="000E543D">
            <w:pPr>
              <w:rPr>
                <w:rFonts w:asciiTheme="minorHAnsi" w:hAnsiTheme="minorHAnsi"/>
              </w:rPr>
            </w:pPr>
          </w:p>
          <w:p w14:paraId="001D2C8B" w14:textId="0A87C2E1" w:rsidR="00A66035" w:rsidRPr="00BF6411" w:rsidRDefault="00A66035" w:rsidP="000E543D">
            <w:pPr>
              <w:rPr>
                <w:rFonts w:asciiTheme="minorHAnsi" w:hAnsiTheme="minorHAnsi"/>
              </w:rPr>
            </w:pPr>
          </w:p>
        </w:tc>
      </w:tr>
      <w:tr w:rsidR="00F122F7" w:rsidRPr="00BF6411" w14:paraId="24CC05F9" w14:textId="77777777" w:rsidTr="000E543D">
        <w:tc>
          <w:tcPr>
            <w:tcW w:w="2569" w:type="dxa"/>
            <w:tcBorders>
              <w:bottom w:val="single" w:sz="4" w:space="0" w:color="auto"/>
            </w:tcBorders>
            <w:shd w:val="clear" w:color="auto" w:fill="D9D9D9" w:themeFill="background1" w:themeFillShade="D9"/>
          </w:tcPr>
          <w:p w14:paraId="66FB600A"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A04D8D" w14:textId="77777777" w:rsidR="00F122F7" w:rsidRPr="00285823" w:rsidRDefault="00F122F7" w:rsidP="000E543D">
            <w:pPr>
              <w:rPr>
                <w:rFonts w:asciiTheme="minorHAnsi" w:eastAsia="Calibri" w:hAnsiTheme="minorHAnsi" w:cs="Calibri"/>
                <w:b/>
              </w:rPr>
            </w:pPr>
          </w:p>
        </w:tc>
      </w:tr>
    </w:tbl>
    <w:p w14:paraId="420DDC93" w14:textId="77777777" w:rsidR="00F122F7" w:rsidRDefault="00F122F7" w:rsidP="00F122F7"/>
    <w:p w14:paraId="7BD05D9C" w14:textId="77777777" w:rsidR="00F122F7" w:rsidRDefault="00F122F7" w:rsidP="00F122F7"/>
    <w:p w14:paraId="03A41FB0" w14:textId="2CAAAA1D" w:rsidR="00F122F7" w:rsidRDefault="00F122F7" w:rsidP="00E937B5">
      <w:pPr>
        <w:pStyle w:val="Heading3"/>
      </w:pPr>
      <w:r>
        <w:t xml:space="preserve"> P_200</w:t>
      </w:r>
      <w:r w:rsidR="007A2A56">
        <w:t>3</w:t>
      </w:r>
      <w:r>
        <w:t xml:space="preserve"> </w:t>
      </w:r>
      <w:proofErr w:type="spellStart"/>
      <w:r w:rsidR="006F6401">
        <w:t>beamlattice</w:t>
      </w:r>
      <w:proofErr w:type="spellEnd"/>
      <w:r w:rsidR="006F6401">
        <w:t xml:space="preserve"> </w:t>
      </w:r>
      <w:proofErr w:type="spellStart"/>
      <w:r w:rsidR="006F6401">
        <w:t>minlength</w:t>
      </w:r>
      <w:proofErr w:type="spellEnd"/>
    </w:p>
    <w:tbl>
      <w:tblPr>
        <w:tblStyle w:val="TableGrid"/>
        <w:tblW w:w="0" w:type="auto"/>
        <w:tblLook w:val="04A0" w:firstRow="1" w:lastRow="0" w:firstColumn="1" w:lastColumn="0" w:noHBand="0" w:noVBand="1"/>
      </w:tblPr>
      <w:tblGrid>
        <w:gridCol w:w="2569"/>
        <w:gridCol w:w="6781"/>
      </w:tblGrid>
      <w:tr w:rsidR="00F122F7" w:rsidRPr="00BF6411" w14:paraId="500D84AB" w14:textId="77777777" w:rsidTr="000E543D">
        <w:tc>
          <w:tcPr>
            <w:tcW w:w="2569" w:type="dxa"/>
            <w:tcBorders>
              <w:bottom w:val="single" w:sz="4" w:space="0" w:color="auto"/>
            </w:tcBorders>
            <w:shd w:val="clear" w:color="auto" w:fill="D9D9D9" w:themeFill="background1" w:themeFillShade="D9"/>
          </w:tcPr>
          <w:p w14:paraId="4A6059B6"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5E6C7D" w14:textId="77777777" w:rsidR="00F122F7" w:rsidRPr="00BF6411" w:rsidRDefault="00F122F7" w:rsidP="000E543D">
            <w:pPr>
              <w:rPr>
                <w:rFonts w:asciiTheme="minorHAnsi" w:hAnsiTheme="minorHAnsi"/>
              </w:rPr>
            </w:pPr>
          </w:p>
        </w:tc>
        <w:tc>
          <w:tcPr>
            <w:tcW w:w="6781" w:type="dxa"/>
          </w:tcPr>
          <w:p w14:paraId="0AB69755" w14:textId="77777777" w:rsidR="00F122F7" w:rsidRDefault="006F6401" w:rsidP="000E543D">
            <w:pPr>
              <w:rPr>
                <w:rFonts w:asciiTheme="minorHAnsi" w:hAnsiTheme="minorHAnsi"/>
              </w:rPr>
            </w:pPr>
            <w:r>
              <w:rPr>
                <w:rFonts w:asciiTheme="minorHAnsi" w:hAnsiTheme="minorHAnsi"/>
              </w:rPr>
              <w:t xml:space="preserve">Test the </w:t>
            </w:r>
            <w:proofErr w:type="spellStart"/>
            <w:r>
              <w:rPr>
                <w:rFonts w:asciiTheme="minorHAnsi" w:hAnsiTheme="minorHAnsi"/>
              </w:rPr>
              <w:t>beamlattice</w:t>
            </w:r>
            <w:proofErr w:type="spellEnd"/>
            <w:r>
              <w:rPr>
                <w:rFonts w:asciiTheme="minorHAnsi" w:hAnsiTheme="minorHAnsi"/>
              </w:rPr>
              <w:t xml:space="preserve"> element’s </w:t>
            </w:r>
            <w:proofErr w:type="spellStart"/>
            <w:r>
              <w:rPr>
                <w:rFonts w:asciiTheme="minorHAnsi" w:hAnsiTheme="minorHAnsi"/>
              </w:rPr>
              <w:t>minlength</w:t>
            </w:r>
            <w:proofErr w:type="spellEnd"/>
            <w:r>
              <w:rPr>
                <w:rFonts w:asciiTheme="minorHAnsi" w:hAnsiTheme="minorHAnsi"/>
              </w:rPr>
              <w:t xml:space="preserve"> attribute using lattice structures with varying lengths, demonstrating the cutoff at which beam no longer render</w:t>
            </w:r>
          </w:p>
          <w:p w14:paraId="5A74DB4A" w14:textId="2B983F06" w:rsidR="002D2073" w:rsidRPr="00BF6411" w:rsidRDefault="002D2073" w:rsidP="000E543D">
            <w:pPr>
              <w:rPr>
                <w:rFonts w:asciiTheme="minorHAnsi" w:hAnsiTheme="minorHAnsi"/>
              </w:rPr>
            </w:pPr>
          </w:p>
        </w:tc>
      </w:tr>
      <w:tr w:rsidR="00F122F7" w:rsidRPr="00BF6411" w14:paraId="4AD48A3C" w14:textId="77777777" w:rsidTr="000E543D">
        <w:tc>
          <w:tcPr>
            <w:tcW w:w="2569" w:type="dxa"/>
            <w:shd w:val="clear" w:color="auto" w:fill="D9D9D9" w:themeFill="background1" w:themeFillShade="D9"/>
          </w:tcPr>
          <w:p w14:paraId="31A7655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DE7B6E8" w14:textId="77777777" w:rsidR="00F122F7" w:rsidRPr="00BF6411" w:rsidRDefault="00F122F7" w:rsidP="000E543D">
            <w:pPr>
              <w:rPr>
                <w:rFonts w:asciiTheme="minorHAnsi" w:hAnsiTheme="minorHAnsi"/>
              </w:rPr>
            </w:pPr>
          </w:p>
        </w:tc>
        <w:tc>
          <w:tcPr>
            <w:tcW w:w="6781" w:type="dxa"/>
          </w:tcPr>
          <w:p w14:paraId="3D60EF99" w14:textId="7DE111F6" w:rsidR="00F122F7" w:rsidRPr="00BF6411" w:rsidRDefault="00F122F7" w:rsidP="000E543D">
            <w:pPr>
              <w:rPr>
                <w:rFonts w:asciiTheme="minorHAnsi" w:hAnsiTheme="minorHAnsi"/>
              </w:rPr>
            </w:pPr>
            <w:r w:rsidRPr="00BF6411">
              <w:rPr>
                <w:rFonts w:asciiTheme="minorHAnsi" w:eastAsia="Verdana" w:hAnsiTheme="minorHAnsi" w:cs="Verdana"/>
              </w:rPr>
              <w:t>01</w:t>
            </w:r>
            <w:r w:rsidR="006F6401">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86E2C17" w14:textId="77777777" w:rsidTr="000E543D">
        <w:tc>
          <w:tcPr>
            <w:tcW w:w="2569" w:type="dxa"/>
            <w:shd w:val="clear" w:color="auto" w:fill="D9D9D9" w:themeFill="background1" w:themeFillShade="D9"/>
          </w:tcPr>
          <w:p w14:paraId="56C80ED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53EE2F49" w14:textId="77777777" w:rsidR="00F122F7" w:rsidRPr="00BF6411" w:rsidRDefault="00F122F7" w:rsidP="000E543D">
            <w:pPr>
              <w:rPr>
                <w:rFonts w:asciiTheme="minorHAnsi" w:hAnsiTheme="minorHAnsi"/>
              </w:rPr>
            </w:pPr>
          </w:p>
        </w:tc>
        <w:tc>
          <w:tcPr>
            <w:tcW w:w="6781" w:type="dxa"/>
          </w:tcPr>
          <w:p w14:paraId="7398F3E9" w14:textId="39385824"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a beam lattice structure with graduated lengths of beams, demonstrate different </w:t>
            </w:r>
            <w:proofErr w:type="spellStart"/>
            <w:r w:rsidR="006F6401" w:rsidRPr="006F6401">
              <w:rPr>
                <w:rFonts w:asciiTheme="minorHAnsi" w:eastAsia="Calibri" w:hAnsiTheme="minorHAnsi" w:cs="Calibri"/>
              </w:rPr>
              <w:t>minlength</w:t>
            </w:r>
            <w:proofErr w:type="spellEnd"/>
            <w:r w:rsidR="006F6401" w:rsidRPr="006F6401">
              <w:rPr>
                <w:rFonts w:asciiTheme="minorHAnsi" w:eastAsia="Calibri" w:hAnsiTheme="minorHAnsi" w:cs="Calibri"/>
              </w:rPr>
              <w:t xml:space="preserve"> cutoffs.</w:t>
            </w:r>
          </w:p>
          <w:p w14:paraId="021DE4FF" w14:textId="77777777" w:rsidR="002D2073" w:rsidRDefault="002D2073" w:rsidP="000E543D">
            <w:pPr>
              <w:rPr>
                <w:rFonts w:asciiTheme="minorHAnsi" w:eastAsia="Calibri" w:hAnsiTheme="minorHAnsi" w:cs="Calibri"/>
                <w:b/>
              </w:rPr>
            </w:pPr>
          </w:p>
          <w:p w14:paraId="4DD21D2B" w14:textId="1101837C"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F6401" w:rsidRPr="006F6401">
              <w:rPr>
                <w:rFonts w:asciiTheme="minorHAnsi" w:eastAsia="Calibri" w:hAnsiTheme="minorHAnsi" w:cs="Calibri"/>
              </w:rPr>
              <w:t xml:space="preserve">Define a beam lattice structure where all beams are smaller than </w:t>
            </w:r>
            <w:proofErr w:type="spellStart"/>
            <w:r w:rsidR="006F6401" w:rsidRPr="006F6401">
              <w:rPr>
                <w:rFonts w:asciiTheme="minorHAnsi" w:eastAsia="Calibri" w:hAnsiTheme="minorHAnsi" w:cs="Calibri"/>
              </w:rPr>
              <w:t>minlegth</w:t>
            </w:r>
            <w:proofErr w:type="spellEnd"/>
            <w:r w:rsidR="00833EDF">
              <w:rPr>
                <w:rFonts w:asciiTheme="minorHAnsi" w:eastAsia="Calibri" w:hAnsiTheme="minorHAnsi" w:cs="Calibri"/>
              </w:rPr>
              <w:t>. Include a triangular mesh representation so something renders</w:t>
            </w:r>
          </w:p>
          <w:p w14:paraId="18816E38" w14:textId="77777777" w:rsidR="00F122F7" w:rsidRPr="00BF6411" w:rsidRDefault="00F122F7" w:rsidP="000E543D">
            <w:pPr>
              <w:rPr>
                <w:rFonts w:asciiTheme="minorHAnsi" w:hAnsiTheme="minorHAnsi"/>
              </w:rPr>
            </w:pPr>
          </w:p>
        </w:tc>
      </w:tr>
      <w:tr w:rsidR="00F122F7" w:rsidRPr="00BF6411" w14:paraId="5BA422B1" w14:textId="77777777" w:rsidTr="000E543D">
        <w:tc>
          <w:tcPr>
            <w:tcW w:w="2569" w:type="dxa"/>
            <w:tcBorders>
              <w:bottom w:val="single" w:sz="4" w:space="0" w:color="auto"/>
            </w:tcBorders>
            <w:shd w:val="clear" w:color="auto" w:fill="D9D9D9" w:themeFill="background1" w:themeFillShade="D9"/>
          </w:tcPr>
          <w:p w14:paraId="759E4E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53E8C95" w14:textId="77777777" w:rsidR="00F122F7" w:rsidRPr="00285823" w:rsidRDefault="00F122F7" w:rsidP="000E543D">
            <w:pPr>
              <w:rPr>
                <w:rFonts w:asciiTheme="minorHAnsi" w:eastAsia="Calibri" w:hAnsiTheme="minorHAnsi" w:cs="Calibri"/>
                <w:b/>
              </w:rPr>
            </w:pPr>
          </w:p>
        </w:tc>
      </w:tr>
    </w:tbl>
    <w:p w14:paraId="42D3D617" w14:textId="77777777" w:rsidR="00F122F7" w:rsidRDefault="00F122F7" w:rsidP="00F122F7"/>
    <w:p w14:paraId="74AA6925" w14:textId="77777777" w:rsidR="00F122F7" w:rsidRDefault="00F122F7" w:rsidP="00F122F7"/>
    <w:p w14:paraId="4890A7F4" w14:textId="622E7C3D" w:rsidR="00F122F7" w:rsidRDefault="00F122F7" w:rsidP="00E937B5">
      <w:pPr>
        <w:pStyle w:val="Heading3"/>
      </w:pPr>
      <w:r>
        <w:t xml:space="preserve"> P_200</w:t>
      </w:r>
      <w:r w:rsidR="007A2A56">
        <w:t>4</w:t>
      </w:r>
      <w:r>
        <w:t xml:space="preserve"> </w:t>
      </w:r>
      <w:proofErr w:type="spellStart"/>
      <w:r w:rsidR="00833EDF">
        <w:t>clippingmode</w:t>
      </w:r>
      <w:proofErr w:type="spellEnd"/>
      <w:r w:rsidR="00833EDF">
        <w:t xml:space="preserve"> and </w:t>
      </w:r>
      <w:proofErr w:type="spellStart"/>
      <w:r w:rsidR="00833EDF">
        <w:t>clippingmesh</w:t>
      </w:r>
      <w:proofErr w:type="spellEnd"/>
    </w:p>
    <w:tbl>
      <w:tblPr>
        <w:tblStyle w:val="TableGrid"/>
        <w:tblW w:w="0" w:type="auto"/>
        <w:tblLook w:val="04A0" w:firstRow="1" w:lastRow="0" w:firstColumn="1" w:lastColumn="0" w:noHBand="0" w:noVBand="1"/>
      </w:tblPr>
      <w:tblGrid>
        <w:gridCol w:w="2569"/>
        <w:gridCol w:w="6781"/>
      </w:tblGrid>
      <w:tr w:rsidR="00F122F7" w:rsidRPr="00BF6411" w14:paraId="7717618B" w14:textId="77777777" w:rsidTr="000E543D">
        <w:tc>
          <w:tcPr>
            <w:tcW w:w="2569" w:type="dxa"/>
            <w:tcBorders>
              <w:bottom w:val="single" w:sz="4" w:space="0" w:color="auto"/>
            </w:tcBorders>
            <w:shd w:val="clear" w:color="auto" w:fill="D9D9D9" w:themeFill="background1" w:themeFillShade="D9"/>
          </w:tcPr>
          <w:p w14:paraId="70880AB0"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E0EF3FB" w14:textId="77777777" w:rsidR="00F122F7" w:rsidRPr="00BF6411" w:rsidRDefault="00F122F7" w:rsidP="000E543D">
            <w:pPr>
              <w:rPr>
                <w:rFonts w:asciiTheme="minorHAnsi" w:hAnsiTheme="minorHAnsi"/>
              </w:rPr>
            </w:pPr>
          </w:p>
        </w:tc>
        <w:tc>
          <w:tcPr>
            <w:tcW w:w="6781" w:type="dxa"/>
          </w:tcPr>
          <w:p w14:paraId="1C67B5DC" w14:textId="77777777" w:rsidR="00F122F7" w:rsidRDefault="00833EDF" w:rsidP="000E543D">
            <w:pPr>
              <w:rPr>
                <w:rFonts w:asciiTheme="minorHAnsi" w:hAnsiTheme="minorHAnsi"/>
              </w:rPr>
            </w:pPr>
            <w:r>
              <w:rPr>
                <w:rFonts w:asciiTheme="minorHAnsi" w:hAnsiTheme="minorHAnsi"/>
              </w:rPr>
              <w:t>Utilize the inside and outside clipping modes with a variant of triangular mesh geometries to clip beam lattice structures</w:t>
            </w:r>
          </w:p>
          <w:p w14:paraId="0EB2A959" w14:textId="19D85CAA" w:rsidR="002D2073" w:rsidRPr="00BF6411" w:rsidRDefault="002D2073" w:rsidP="000E543D">
            <w:pPr>
              <w:rPr>
                <w:rFonts w:asciiTheme="minorHAnsi" w:hAnsiTheme="minorHAnsi"/>
              </w:rPr>
            </w:pPr>
          </w:p>
        </w:tc>
      </w:tr>
      <w:tr w:rsidR="00F122F7" w:rsidRPr="00BF6411" w14:paraId="4A7C9046" w14:textId="77777777" w:rsidTr="00833EDF">
        <w:trPr>
          <w:trHeight w:val="548"/>
        </w:trPr>
        <w:tc>
          <w:tcPr>
            <w:tcW w:w="2569" w:type="dxa"/>
            <w:shd w:val="clear" w:color="auto" w:fill="D9D9D9" w:themeFill="background1" w:themeFillShade="D9"/>
          </w:tcPr>
          <w:p w14:paraId="570603C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CCB29D5" w14:textId="77777777" w:rsidR="00F122F7" w:rsidRPr="00BF6411" w:rsidRDefault="00F122F7" w:rsidP="000E543D">
            <w:pPr>
              <w:rPr>
                <w:rFonts w:asciiTheme="minorHAnsi" w:hAnsiTheme="minorHAnsi"/>
              </w:rPr>
            </w:pPr>
          </w:p>
        </w:tc>
        <w:tc>
          <w:tcPr>
            <w:tcW w:w="6781" w:type="dxa"/>
          </w:tcPr>
          <w:p w14:paraId="391089A0" w14:textId="656D5CE4" w:rsidR="00F122F7" w:rsidRPr="00BF6411" w:rsidRDefault="00F122F7" w:rsidP="000E543D">
            <w:pPr>
              <w:rPr>
                <w:rFonts w:asciiTheme="minorHAnsi" w:hAnsiTheme="minorHAnsi"/>
              </w:rPr>
            </w:pPr>
            <w:r w:rsidRPr="00BF6411">
              <w:rPr>
                <w:rFonts w:asciiTheme="minorHAnsi" w:eastAsia="Verdana" w:hAnsiTheme="minorHAnsi" w:cs="Verdana"/>
              </w:rPr>
              <w:t>01</w:t>
            </w:r>
            <w:r w:rsidR="00833EDF">
              <w:rPr>
                <w:rFonts w:asciiTheme="minorHAnsi" w:eastAsia="Verdana" w:hAnsiTheme="minorHAnsi" w:cs="Verdana"/>
              </w:rPr>
              <w:t xml:space="preserve"> to 06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30C0636" w14:textId="77777777" w:rsidTr="000E543D">
        <w:tc>
          <w:tcPr>
            <w:tcW w:w="2569" w:type="dxa"/>
            <w:shd w:val="clear" w:color="auto" w:fill="D9D9D9" w:themeFill="background1" w:themeFillShade="D9"/>
          </w:tcPr>
          <w:p w14:paraId="27B79C68"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49F8067D" w14:textId="77777777" w:rsidR="00F122F7" w:rsidRPr="00BF6411" w:rsidRDefault="00F122F7" w:rsidP="000E543D">
            <w:pPr>
              <w:rPr>
                <w:rFonts w:asciiTheme="minorHAnsi" w:hAnsiTheme="minorHAnsi"/>
              </w:rPr>
            </w:pPr>
          </w:p>
        </w:tc>
        <w:tc>
          <w:tcPr>
            <w:tcW w:w="6781" w:type="dxa"/>
          </w:tcPr>
          <w:p w14:paraId="7F6537E7" w14:textId="79AE1D21"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omitting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w:t>
            </w:r>
            <w:r w:rsidR="00650B58">
              <w:rPr>
                <w:rFonts w:asciiTheme="minorHAnsi" w:eastAsia="Calibri" w:hAnsiTheme="minorHAnsi" w:cs="Calibri"/>
              </w:rPr>
              <w:t xml:space="preserve"> has the </w:t>
            </w:r>
            <w:r w:rsidRPr="00833EDF">
              <w:rPr>
                <w:rFonts w:asciiTheme="minorHAnsi" w:eastAsia="Calibri" w:hAnsiTheme="minorHAnsi" w:cs="Calibri"/>
              </w:rPr>
              <w:t xml:space="preserve">effect of doing nothing even if a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is defined</w:t>
            </w:r>
          </w:p>
          <w:p w14:paraId="2C232B38" w14:textId="1BA5976E" w:rsidR="002D2073" w:rsidRDefault="002D2073" w:rsidP="00833EDF">
            <w:pPr>
              <w:rPr>
                <w:rFonts w:asciiTheme="minorHAnsi" w:eastAsia="Calibri" w:hAnsiTheme="minorHAnsi" w:cs="Calibri"/>
                <w:b/>
              </w:rPr>
            </w:pPr>
          </w:p>
          <w:p w14:paraId="776A74CD" w14:textId="2A98FAC6" w:rsidR="00650B58" w:rsidRDefault="00650B58" w:rsidP="00650B5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specifying “none” </w:t>
            </w:r>
            <w:r>
              <w:rPr>
                <w:rFonts w:asciiTheme="minorHAnsi" w:eastAsia="Calibri" w:hAnsiTheme="minorHAnsi" w:cs="Calibri"/>
              </w:rPr>
              <w:t xml:space="preserve">has the </w:t>
            </w:r>
            <w:r w:rsidRPr="00833EDF">
              <w:rPr>
                <w:rFonts w:asciiTheme="minorHAnsi" w:eastAsia="Calibri" w:hAnsiTheme="minorHAnsi" w:cs="Calibri"/>
              </w:rPr>
              <w:t xml:space="preserve"> effect of doing nothing even if a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is defined</w:t>
            </w:r>
          </w:p>
          <w:p w14:paraId="130D11A4" w14:textId="77777777" w:rsidR="00650B58" w:rsidRDefault="00650B58" w:rsidP="00833EDF">
            <w:pPr>
              <w:rPr>
                <w:rFonts w:asciiTheme="minorHAnsi" w:eastAsia="Calibri" w:hAnsiTheme="minorHAnsi" w:cs="Calibri"/>
                <w:b/>
              </w:rPr>
            </w:pPr>
          </w:p>
          <w:p w14:paraId="691EA33C" w14:textId="6BC17D18"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inside clipping</w:t>
            </w:r>
          </w:p>
          <w:p w14:paraId="4910EBA3" w14:textId="03C16CDE" w:rsidR="002D2073" w:rsidRDefault="002D2073" w:rsidP="00833EDF">
            <w:pPr>
              <w:rPr>
                <w:rFonts w:asciiTheme="minorHAnsi" w:eastAsia="Calibri" w:hAnsiTheme="minorHAnsi" w:cs="Calibri"/>
                <w:b/>
              </w:rPr>
            </w:pPr>
          </w:p>
          <w:p w14:paraId="5954C36E" w14:textId="15993F29" w:rsidR="002F3B32" w:rsidRDefault="002F3B32" w:rsidP="002F3B32">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Demonstrate outside clipping</w:t>
            </w:r>
          </w:p>
          <w:p w14:paraId="65145D86" w14:textId="77777777" w:rsidR="002F3B32" w:rsidRDefault="002F3B32" w:rsidP="00833EDF">
            <w:pPr>
              <w:rPr>
                <w:rFonts w:asciiTheme="minorHAnsi" w:eastAsia="Calibri" w:hAnsiTheme="minorHAnsi" w:cs="Calibri"/>
                <w:b/>
              </w:rPr>
            </w:pPr>
          </w:p>
          <w:p w14:paraId="57691AA0" w14:textId="2E5DEC2E"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650B58">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inside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sidR="003F7730">
              <w:rPr>
                <w:rFonts w:asciiTheme="minorHAnsi" w:eastAsia="Calibri" w:hAnsiTheme="minorHAnsi" w:cs="Calibri"/>
              </w:rPr>
              <w:t xml:space="preserve">  with mesh and lattice part of same object</w:t>
            </w:r>
          </w:p>
          <w:p w14:paraId="33947A1C" w14:textId="6EEBB4D4" w:rsidR="002D2073" w:rsidRDefault="002D2073" w:rsidP="00833EDF">
            <w:pPr>
              <w:rPr>
                <w:rFonts w:asciiTheme="minorHAnsi" w:eastAsia="Calibri" w:hAnsiTheme="minorHAnsi" w:cs="Calibri"/>
                <w:b/>
              </w:rPr>
            </w:pPr>
          </w:p>
          <w:p w14:paraId="5F3DD916" w14:textId="78949843" w:rsidR="000C2268" w:rsidRDefault="000C2268" w:rsidP="000C22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outside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sidR="003F7730">
              <w:rPr>
                <w:rFonts w:asciiTheme="minorHAnsi" w:eastAsia="Calibri" w:hAnsiTheme="minorHAnsi" w:cs="Calibri"/>
              </w:rPr>
              <w:t xml:space="preserve">  with mesh and lattice part of same object</w:t>
            </w:r>
          </w:p>
          <w:p w14:paraId="56C5042B" w14:textId="77777777" w:rsidR="000C2268" w:rsidRDefault="000C2268" w:rsidP="00833EDF">
            <w:pPr>
              <w:rPr>
                <w:rFonts w:asciiTheme="minorHAnsi" w:eastAsia="Calibri" w:hAnsiTheme="minorHAnsi" w:cs="Calibri"/>
                <w:b/>
              </w:rPr>
            </w:pPr>
          </w:p>
          <w:p w14:paraId="762F4031" w14:textId="2E41AF6A"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833EDF">
              <w:rPr>
                <w:rFonts w:asciiTheme="minorHAnsi" w:eastAsia="Calibri" w:hAnsiTheme="minorHAnsi" w:cs="Calibri"/>
              </w:rPr>
              <w:t xml:space="preserve">Exercise </w:t>
            </w:r>
            <w:r w:rsidR="00243966">
              <w:rPr>
                <w:rFonts w:asciiTheme="minorHAnsi" w:eastAsia="Calibri" w:hAnsiTheme="minorHAnsi" w:cs="Calibri"/>
              </w:rPr>
              <w:t>several complex</w:t>
            </w:r>
            <w:r w:rsidRPr="00833EDF">
              <w:rPr>
                <w:rFonts w:asciiTheme="minorHAnsi" w:eastAsia="Calibri" w:hAnsiTheme="minorHAnsi" w:cs="Calibri"/>
              </w:rPr>
              <w:t xml:space="preserve"> mesh geometries used as a </w:t>
            </w:r>
            <w:proofErr w:type="spellStart"/>
            <w:r w:rsidRPr="00833EDF">
              <w:rPr>
                <w:rFonts w:asciiTheme="minorHAnsi" w:eastAsia="Calibri" w:hAnsiTheme="minorHAnsi" w:cs="Calibri"/>
              </w:rPr>
              <w:t>clippingmesh</w:t>
            </w:r>
            <w:proofErr w:type="spellEnd"/>
            <w:r w:rsidR="00441407">
              <w:rPr>
                <w:rFonts w:asciiTheme="minorHAnsi" w:eastAsia="Calibri" w:hAnsiTheme="minorHAnsi" w:cs="Calibri"/>
              </w:rPr>
              <w:t xml:space="preserve"> using both inside and outside clipping</w:t>
            </w:r>
          </w:p>
          <w:p w14:paraId="18F7A9EF" w14:textId="77777777" w:rsidR="002D2073" w:rsidRDefault="002D2073" w:rsidP="00833EDF">
            <w:pPr>
              <w:rPr>
                <w:rFonts w:asciiTheme="minorHAnsi" w:eastAsia="Calibri" w:hAnsiTheme="minorHAnsi" w:cs="Calibri"/>
                <w:b/>
              </w:rPr>
            </w:pPr>
          </w:p>
          <w:p w14:paraId="0DBE905D" w14:textId="06B91E32"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8</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833EDF">
              <w:rPr>
                <w:rFonts w:asciiTheme="minorHAnsi" w:eastAsia="Calibri" w:hAnsiTheme="minorHAnsi" w:cs="Calibri"/>
              </w:rPr>
              <w:t xml:space="preserve">Demonstrate effect where there is no intersect between the beam lattice and the </w:t>
            </w:r>
            <w:proofErr w:type="spellStart"/>
            <w:r w:rsidRPr="00833EDF">
              <w:rPr>
                <w:rFonts w:asciiTheme="minorHAnsi" w:eastAsia="Calibri" w:hAnsiTheme="minorHAnsi" w:cs="Calibri"/>
              </w:rPr>
              <w:t>clippingmesh</w:t>
            </w:r>
            <w:proofErr w:type="spellEnd"/>
            <w:r w:rsidR="00EB61F9">
              <w:rPr>
                <w:rFonts w:asciiTheme="minorHAnsi" w:eastAsia="Calibri" w:hAnsiTheme="minorHAnsi" w:cs="Calibri"/>
              </w:rPr>
              <w:t xml:space="preserve"> using both inside and outside clipping mode. For inside, no beams will get clipped, for outside all beams will get clipped.</w:t>
            </w:r>
          </w:p>
          <w:p w14:paraId="37D3E8CB" w14:textId="77777777" w:rsidR="002D2073" w:rsidRDefault="002D2073" w:rsidP="00833EDF">
            <w:pPr>
              <w:rPr>
                <w:rFonts w:asciiTheme="minorHAnsi" w:eastAsia="Calibri" w:hAnsiTheme="minorHAnsi" w:cs="Calibri"/>
                <w:b/>
              </w:rPr>
            </w:pPr>
          </w:p>
          <w:p w14:paraId="206E5E14" w14:textId="3565B569" w:rsidR="00EB61F9" w:rsidRDefault="00833EDF" w:rsidP="00EB61F9">
            <w:pPr>
              <w:rPr>
                <w:rFonts w:asciiTheme="minorHAnsi" w:eastAsia="Calibri" w:hAnsiTheme="minorHAnsi" w:cs="Calibri"/>
              </w:rPr>
            </w:pPr>
            <w:r w:rsidRPr="00285823">
              <w:rPr>
                <w:rFonts w:asciiTheme="minorHAnsi" w:eastAsia="Calibri" w:hAnsiTheme="minorHAnsi" w:cs="Calibri"/>
                <w:b/>
              </w:rPr>
              <w:t>0</w:t>
            </w:r>
            <w:r w:rsidR="000C2268">
              <w:rPr>
                <w:rFonts w:asciiTheme="minorHAnsi" w:eastAsia="Calibri" w:hAnsiTheme="minorHAnsi" w:cs="Calibri"/>
                <w:b/>
              </w:rPr>
              <w:t>9</w:t>
            </w:r>
            <w:r w:rsidR="00EB61F9" w:rsidRPr="00BF6411">
              <w:rPr>
                <w:rFonts w:asciiTheme="minorHAnsi" w:eastAsia="Calibri" w:hAnsiTheme="minorHAnsi" w:cs="Calibri"/>
              </w:rPr>
              <w:t xml:space="preserve"> </w:t>
            </w:r>
            <w:r w:rsidR="00EB61F9" w:rsidRPr="008B2F87">
              <w:rPr>
                <w:rFonts w:asciiTheme="minorHAnsi" w:eastAsia="Calibri" w:hAnsiTheme="minorHAnsi" w:cs="Calibri"/>
                <w:b/>
              </w:rPr>
              <w:t>–</w:t>
            </w:r>
            <w:r w:rsidR="00EB61F9" w:rsidRPr="00BF6411">
              <w:rPr>
                <w:rFonts w:asciiTheme="minorHAnsi" w:eastAsia="Calibri" w:hAnsiTheme="minorHAnsi" w:cs="Calibri"/>
              </w:rPr>
              <w:t xml:space="preserve"> </w:t>
            </w:r>
            <w:r w:rsidR="00EB61F9" w:rsidRPr="00833EDF">
              <w:rPr>
                <w:rFonts w:asciiTheme="minorHAnsi" w:eastAsia="Calibri" w:hAnsiTheme="minorHAnsi" w:cs="Calibri"/>
              </w:rPr>
              <w:t xml:space="preserve">Demonstrate effect where there is </w:t>
            </w:r>
            <w:r w:rsidR="00EB61F9">
              <w:rPr>
                <w:rFonts w:asciiTheme="minorHAnsi" w:eastAsia="Calibri" w:hAnsiTheme="minorHAnsi" w:cs="Calibri"/>
              </w:rPr>
              <w:t xml:space="preserve">a 100% </w:t>
            </w:r>
            <w:r w:rsidR="00EB61F9" w:rsidRPr="00833EDF">
              <w:rPr>
                <w:rFonts w:asciiTheme="minorHAnsi" w:eastAsia="Calibri" w:hAnsiTheme="minorHAnsi" w:cs="Calibri"/>
              </w:rPr>
              <w:t xml:space="preserve">intersect between the beam lattice and the </w:t>
            </w:r>
            <w:proofErr w:type="spellStart"/>
            <w:r w:rsidR="00EB61F9" w:rsidRPr="00833EDF">
              <w:rPr>
                <w:rFonts w:asciiTheme="minorHAnsi" w:eastAsia="Calibri" w:hAnsiTheme="minorHAnsi" w:cs="Calibri"/>
              </w:rPr>
              <w:t>clippingmesh</w:t>
            </w:r>
            <w:proofErr w:type="spellEnd"/>
            <w:r w:rsidR="00EB61F9">
              <w:rPr>
                <w:rFonts w:asciiTheme="minorHAnsi" w:eastAsia="Calibri" w:hAnsiTheme="minorHAnsi" w:cs="Calibri"/>
              </w:rPr>
              <w:t xml:space="preserve"> using both inside and outside clipping mode. For inside, all beams will get clipped, for outside no beams will get clipped.</w:t>
            </w:r>
          </w:p>
          <w:p w14:paraId="19ED5D94" w14:textId="562B7B5B" w:rsidR="00240531" w:rsidRDefault="00240531" w:rsidP="00EB61F9">
            <w:pPr>
              <w:rPr>
                <w:rFonts w:asciiTheme="minorHAnsi" w:eastAsia="Calibri" w:hAnsiTheme="minorHAnsi" w:cs="Calibri"/>
              </w:rPr>
            </w:pPr>
          </w:p>
          <w:p w14:paraId="5D282D52" w14:textId="048F8264" w:rsidR="00240531" w:rsidRDefault="00240531" w:rsidP="00EB61F9">
            <w:pPr>
              <w:rPr>
                <w:rFonts w:asciiTheme="minorHAnsi" w:eastAsia="Calibri" w:hAnsiTheme="minorHAnsi" w:cs="Calibri"/>
              </w:rPr>
            </w:pPr>
            <w:r w:rsidRPr="00240531">
              <w:rPr>
                <w:rFonts w:asciiTheme="minorHAnsi" w:eastAsia="Calibri" w:hAnsiTheme="minorHAnsi" w:cs="Calibri"/>
                <w:b/>
                <w:bCs/>
              </w:rPr>
              <w:t>10</w:t>
            </w:r>
            <w:r>
              <w:rPr>
                <w:rFonts w:asciiTheme="minorHAnsi" w:eastAsia="Calibri" w:hAnsiTheme="minorHAnsi" w:cs="Calibri"/>
              </w:rPr>
              <w:t xml:space="preserve"> - </w:t>
            </w:r>
            <w:r w:rsidRPr="00240531">
              <w:rPr>
                <w:rFonts w:asciiTheme="minorHAnsi" w:eastAsia="Calibri" w:hAnsiTheme="minorHAnsi" w:cs="Calibri"/>
              </w:rPr>
              <w:t xml:space="preserve">Demonstrate that specifying a </w:t>
            </w:r>
            <w:proofErr w:type="spellStart"/>
            <w:r w:rsidRPr="00240531">
              <w:rPr>
                <w:rFonts w:asciiTheme="minorHAnsi" w:eastAsia="Calibri" w:hAnsiTheme="minorHAnsi" w:cs="Calibri"/>
              </w:rPr>
              <w:t>clippingmode</w:t>
            </w:r>
            <w:proofErr w:type="spellEnd"/>
            <w:r w:rsidRPr="00240531">
              <w:rPr>
                <w:rFonts w:asciiTheme="minorHAnsi" w:eastAsia="Calibri" w:hAnsiTheme="minorHAnsi" w:cs="Calibri"/>
              </w:rPr>
              <w:t xml:space="preserve"> of “none” with no </w:t>
            </w:r>
            <w:proofErr w:type="spellStart"/>
            <w:r w:rsidRPr="00240531">
              <w:rPr>
                <w:rFonts w:asciiTheme="minorHAnsi" w:eastAsia="Calibri" w:hAnsiTheme="minorHAnsi" w:cs="Calibri"/>
              </w:rPr>
              <w:t>clippingmesh</w:t>
            </w:r>
            <w:proofErr w:type="spellEnd"/>
            <w:r w:rsidRPr="00240531">
              <w:rPr>
                <w:rFonts w:asciiTheme="minorHAnsi" w:eastAsia="Calibri" w:hAnsiTheme="minorHAnsi" w:cs="Calibri"/>
              </w:rPr>
              <w:t xml:space="preserve"> defined does not cause the rendered to generate an exception</w:t>
            </w:r>
          </w:p>
          <w:p w14:paraId="508A9B1C" w14:textId="17AD008F" w:rsidR="00441407" w:rsidRPr="00240531" w:rsidRDefault="00441407" w:rsidP="00441407">
            <w:pPr>
              <w:rPr>
                <w:rFonts w:asciiTheme="minorHAnsi" w:eastAsia="Calibri" w:hAnsiTheme="minorHAnsi" w:cs="Calibri"/>
              </w:rPr>
            </w:pPr>
          </w:p>
          <w:p w14:paraId="130E81E2" w14:textId="300A3048" w:rsidR="00441407" w:rsidRDefault="003F7730" w:rsidP="00441407">
            <w:pPr>
              <w:rPr>
                <w:rFonts w:asciiTheme="minorHAnsi" w:hAnsiTheme="minorHAnsi"/>
              </w:rPr>
            </w:pPr>
            <w:r>
              <w:rPr>
                <w:rFonts w:asciiTheme="minorHAnsi" w:hAnsiTheme="minorHAnsi"/>
              </w:rPr>
              <w:t xml:space="preserve">11 -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inside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Pr>
                <w:rFonts w:asciiTheme="minorHAnsi" w:eastAsia="Calibri" w:hAnsiTheme="minorHAnsi" w:cs="Calibri"/>
              </w:rPr>
              <w:t xml:space="preserve">  with mesh and lattice as separate objects</w:t>
            </w:r>
          </w:p>
          <w:p w14:paraId="42F22381" w14:textId="77777777" w:rsidR="003F7730" w:rsidRDefault="003F7730" w:rsidP="00441407">
            <w:pPr>
              <w:rPr>
                <w:rFonts w:asciiTheme="minorHAnsi" w:hAnsiTheme="minorHAnsi"/>
              </w:rPr>
            </w:pPr>
          </w:p>
          <w:p w14:paraId="5E48F0F1" w14:textId="54453D92" w:rsidR="00D56FEC" w:rsidRDefault="00D56FEC" w:rsidP="00D56FEC">
            <w:pPr>
              <w:rPr>
                <w:rFonts w:asciiTheme="minorHAnsi" w:hAnsiTheme="minorHAnsi"/>
              </w:rPr>
            </w:pPr>
            <w:r>
              <w:rPr>
                <w:rFonts w:asciiTheme="minorHAnsi" w:hAnsiTheme="minorHAnsi"/>
              </w:rPr>
              <w:t xml:space="preserve">12 - </w:t>
            </w:r>
            <w:r w:rsidRPr="00833EDF">
              <w:rPr>
                <w:rFonts w:asciiTheme="minorHAnsi" w:eastAsia="Calibri" w:hAnsiTheme="minorHAnsi" w:cs="Calibri"/>
              </w:rPr>
              <w:t xml:space="preserve">Demonstrate that triangular mesh is not impacted by </w:t>
            </w:r>
            <w:proofErr w:type="spellStart"/>
            <w:r w:rsidRPr="00833EDF">
              <w:rPr>
                <w:rFonts w:asciiTheme="minorHAnsi" w:eastAsia="Calibri" w:hAnsiTheme="minorHAnsi" w:cs="Calibri"/>
              </w:rPr>
              <w:t>clippingmode</w:t>
            </w:r>
            <w:proofErr w:type="spellEnd"/>
            <w:r w:rsidRPr="00833EDF">
              <w:rPr>
                <w:rFonts w:asciiTheme="minorHAnsi" w:eastAsia="Calibri" w:hAnsiTheme="minorHAnsi" w:cs="Calibri"/>
              </w:rPr>
              <w:t xml:space="preserve"> of </w:t>
            </w:r>
            <w:r>
              <w:rPr>
                <w:rFonts w:asciiTheme="minorHAnsi" w:eastAsia="Calibri" w:hAnsiTheme="minorHAnsi" w:cs="Calibri"/>
              </w:rPr>
              <w:t>outside</w:t>
            </w:r>
            <w:r w:rsidRPr="00833EDF">
              <w:rPr>
                <w:rFonts w:asciiTheme="minorHAnsi" w:eastAsia="Calibri" w:hAnsiTheme="minorHAnsi" w:cs="Calibri"/>
              </w:rPr>
              <w:t xml:space="preserve"> even if the </w:t>
            </w:r>
            <w:proofErr w:type="spellStart"/>
            <w:r w:rsidRPr="00833EDF">
              <w:rPr>
                <w:rFonts w:asciiTheme="minorHAnsi" w:eastAsia="Calibri" w:hAnsiTheme="minorHAnsi" w:cs="Calibri"/>
              </w:rPr>
              <w:t>clippingmesh</w:t>
            </w:r>
            <w:proofErr w:type="spellEnd"/>
            <w:r w:rsidRPr="00833EDF">
              <w:rPr>
                <w:rFonts w:asciiTheme="minorHAnsi" w:eastAsia="Calibri" w:hAnsiTheme="minorHAnsi" w:cs="Calibri"/>
              </w:rPr>
              <w:t xml:space="preserve"> intersects the triangular mesh object</w:t>
            </w:r>
            <w:r>
              <w:rPr>
                <w:rFonts w:asciiTheme="minorHAnsi" w:eastAsia="Calibri" w:hAnsiTheme="minorHAnsi" w:cs="Calibri"/>
              </w:rPr>
              <w:t xml:space="preserve">  with mesh and lattice as separate objects</w:t>
            </w:r>
          </w:p>
          <w:p w14:paraId="743E3F37" w14:textId="0EE0037A" w:rsidR="00D56FEC" w:rsidRPr="00554D99" w:rsidRDefault="00D56FEC" w:rsidP="00441407">
            <w:pPr>
              <w:rPr>
                <w:rFonts w:asciiTheme="minorHAnsi" w:hAnsiTheme="minorHAnsi"/>
              </w:rPr>
            </w:pPr>
          </w:p>
        </w:tc>
      </w:tr>
      <w:tr w:rsidR="00F122F7" w:rsidRPr="00BF6411" w14:paraId="08093A6B" w14:textId="77777777" w:rsidTr="000E543D">
        <w:tc>
          <w:tcPr>
            <w:tcW w:w="2569" w:type="dxa"/>
            <w:tcBorders>
              <w:bottom w:val="single" w:sz="4" w:space="0" w:color="auto"/>
            </w:tcBorders>
            <w:shd w:val="clear" w:color="auto" w:fill="D9D9D9" w:themeFill="background1" w:themeFillShade="D9"/>
          </w:tcPr>
          <w:p w14:paraId="4F570861"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8E94502" w14:textId="77777777" w:rsidR="00F122F7" w:rsidRPr="00285823" w:rsidRDefault="00F122F7" w:rsidP="000E543D">
            <w:pPr>
              <w:rPr>
                <w:rFonts w:asciiTheme="minorHAnsi" w:eastAsia="Calibri" w:hAnsiTheme="minorHAnsi" w:cs="Calibri"/>
                <w:b/>
              </w:rPr>
            </w:pPr>
          </w:p>
        </w:tc>
      </w:tr>
    </w:tbl>
    <w:p w14:paraId="6512C26E" w14:textId="77777777" w:rsidR="00F122F7" w:rsidRDefault="00F122F7" w:rsidP="00F122F7"/>
    <w:p w14:paraId="63A8FDCE" w14:textId="77777777" w:rsidR="00F122F7" w:rsidRDefault="00F122F7" w:rsidP="00F122F7"/>
    <w:p w14:paraId="651DACB0" w14:textId="7DA757D3" w:rsidR="00F122F7" w:rsidRDefault="00F122F7" w:rsidP="00E937B5">
      <w:pPr>
        <w:pStyle w:val="Heading3"/>
      </w:pPr>
      <w:r>
        <w:lastRenderedPageBreak/>
        <w:t xml:space="preserve"> P_200</w:t>
      </w:r>
      <w:r w:rsidR="007A2A56">
        <w:t>5</w:t>
      </w:r>
      <w:r>
        <w:t xml:space="preserve"> </w:t>
      </w:r>
      <w:proofErr w:type="spellStart"/>
      <w:r w:rsidR="00E42048">
        <w:t>representationmesh</w:t>
      </w:r>
      <w:proofErr w:type="spellEnd"/>
    </w:p>
    <w:tbl>
      <w:tblPr>
        <w:tblStyle w:val="TableGrid"/>
        <w:tblW w:w="0" w:type="auto"/>
        <w:tblLook w:val="04A0" w:firstRow="1" w:lastRow="0" w:firstColumn="1" w:lastColumn="0" w:noHBand="0" w:noVBand="1"/>
      </w:tblPr>
      <w:tblGrid>
        <w:gridCol w:w="2569"/>
        <w:gridCol w:w="6781"/>
      </w:tblGrid>
      <w:tr w:rsidR="00F122F7" w:rsidRPr="00BF6411" w14:paraId="2C0D9341" w14:textId="77777777" w:rsidTr="000E543D">
        <w:tc>
          <w:tcPr>
            <w:tcW w:w="2569" w:type="dxa"/>
            <w:tcBorders>
              <w:bottom w:val="single" w:sz="4" w:space="0" w:color="auto"/>
            </w:tcBorders>
            <w:shd w:val="clear" w:color="auto" w:fill="D9D9D9" w:themeFill="background1" w:themeFillShade="D9"/>
          </w:tcPr>
          <w:p w14:paraId="3E76C88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6DF704A2" w14:textId="77777777" w:rsidR="00F122F7" w:rsidRPr="00BF6411" w:rsidRDefault="00F122F7" w:rsidP="000E543D">
            <w:pPr>
              <w:rPr>
                <w:rFonts w:asciiTheme="minorHAnsi" w:hAnsiTheme="minorHAnsi"/>
              </w:rPr>
            </w:pPr>
          </w:p>
        </w:tc>
        <w:tc>
          <w:tcPr>
            <w:tcW w:w="6781" w:type="dxa"/>
          </w:tcPr>
          <w:p w14:paraId="387999C9" w14:textId="61A86B45" w:rsidR="00F122F7" w:rsidRPr="00BF6411" w:rsidRDefault="00116175" w:rsidP="000E543D">
            <w:pPr>
              <w:rPr>
                <w:rFonts w:asciiTheme="minorHAnsi" w:hAnsiTheme="minorHAnsi"/>
              </w:rPr>
            </w:pPr>
            <w:r>
              <w:rPr>
                <w:rFonts w:asciiTheme="minorHAnsi" w:hAnsiTheme="minorHAnsi"/>
              </w:rPr>
              <w:t xml:space="preserve">Include a </w:t>
            </w:r>
            <w:proofErr w:type="spellStart"/>
            <w:r>
              <w:rPr>
                <w:rFonts w:asciiTheme="minorHAnsi" w:hAnsiTheme="minorHAnsi"/>
              </w:rPr>
              <w:t>representationmesh</w:t>
            </w:r>
            <w:proofErr w:type="spellEnd"/>
            <w:r>
              <w:rPr>
                <w:rFonts w:asciiTheme="minorHAnsi" w:hAnsiTheme="minorHAnsi"/>
              </w:rPr>
              <w:t xml:space="preserve"> in a 3MF package with beam lattice structures</w:t>
            </w:r>
          </w:p>
        </w:tc>
      </w:tr>
      <w:tr w:rsidR="00F122F7" w:rsidRPr="00BF6411" w14:paraId="323535E0" w14:textId="77777777" w:rsidTr="000E543D">
        <w:tc>
          <w:tcPr>
            <w:tcW w:w="2569" w:type="dxa"/>
            <w:shd w:val="clear" w:color="auto" w:fill="D9D9D9" w:themeFill="background1" w:themeFillShade="D9"/>
          </w:tcPr>
          <w:p w14:paraId="1FD6F94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52622BD" w14:textId="77777777" w:rsidR="00F122F7" w:rsidRPr="00BF6411" w:rsidRDefault="00F122F7" w:rsidP="000E543D">
            <w:pPr>
              <w:rPr>
                <w:rFonts w:asciiTheme="minorHAnsi" w:hAnsiTheme="minorHAnsi"/>
              </w:rPr>
            </w:pPr>
          </w:p>
        </w:tc>
        <w:tc>
          <w:tcPr>
            <w:tcW w:w="6781" w:type="dxa"/>
          </w:tcPr>
          <w:p w14:paraId="730F6F7E" w14:textId="47D1836F" w:rsidR="00F122F7" w:rsidRPr="00BF6411" w:rsidRDefault="00F122F7" w:rsidP="000E543D">
            <w:pPr>
              <w:rPr>
                <w:rFonts w:asciiTheme="minorHAnsi" w:hAnsiTheme="minorHAnsi"/>
              </w:rPr>
            </w:pPr>
            <w:r w:rsidRPr="00BF6411">
              <w:rPr>
                <w:rFonts w:asciiTheme="minorHAnsi" w:eastAsia="Verdana" w:hAnsiTheme="minorHAnsi" w:cs="Verdana"/>
              </w:rPr>
              <w:t>01</w:t>
            </w:r>
            <w:r w:rsidR="00116175">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3C761E40" w14:textId="77777777" w:rsidTr="000E543D">
        <w:tc>
          <w:tcPr>
            <w:tcW w:w="2569" w:type="dxa"/>
            <w:shd w:val="clear" w:color="auto" w:fill="D9D9D9" w:themeFill="background1" w:themeFillShade="D9"/>
          </w:tcPr>
          <w:p w14:paraId="3E60AB0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1D8D8DB9" w14:textId="77777777" w:rsidR="00F122F7" w:rsidRPr="00BF6411" w:rsidRDefault="00F122F7" w:rsidP="000E543D">
            <w:pPr>
              <w:rPr>
                <w:rFonts w:asciiTheme="minorHAnsi" w:hAnsiTheme="minorHAnsi"/>
              </w:rPr>
            </w:pPr>
          </w:p>
        </w:tc>
        <w:tc>
          <w:tcPr>
            <w:tcW w:w="6781" w:type="dxa"/>
          </w:tcPr>
          <w:p w14:paraId="484F9129" w14:textId="17F13CA6" w:rsidR="00833EDF" w:rsidRDefault="00833EDF" w:rsidP="00833EDF">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E42048" w:rsidRPr="00E42048">
              <w:rPr>
                <w:rFonts w:asciiTheme="minorHAnsi" w:eastAsia="Calibri" w:hAnsiTheme="minorHAnsi" w:cs="Calibri"/>
              </w:rPr>
              <w:t xml:space="preserve">Triangular mesh representation of </w:t>
            </w:r>
            <w:proofErr w:type="spellStart"/>
            <w:r w:rsidR="00E42048" w:rsidRPr="00E42048">
              <w:rPr>
                <w:rFonts w:asciiTheme="minorHAnsi" w:eastAsia="Calibri" w:hAnsiTheme="minorHAnsi" w:cs="Calibri"/>
              </w:rPr>
              <w:t>beamlattice</w:t>
            </w:r>
            <w:proofErr w:type="spellEnd"/>
            <w:r w:rsidR="00E42048" w:rsidRPr="00E42048">
              <w:rPr>
                <w:rFonts w:asciiTheme="minorHAnsi" w:eastAsia="Calibri" w:hAnsiTheme="minorHAnsi" w:cs="Calibri"/>
              </w:rPr>
              <w:t xml:space="preserve"> as a </w:t>
            </w:r>
            <w:proofErr w:type="spellStart"/>
            <w:r w:rsidR="00E42048" w:rsidRPr="00E42048">
              <w:rPr>
                <w:rFonts w:asciiTheme="minorHAnsi" w:eastAsia="Calibri" w:hAnsiTheme="minorHAnsi" w:cs="Calibri"/>
              </w:rPr>
              <w:t>representationmesh</w:t>
            </w:r>
            <w:proofErr w:type="spellEnd"/>
          </w:p>
          <w:p w14:paraId="445E1533" w14:textId="77777777" w:rsidR="002D2073" w:rsidRDefault="002D2073" w:rsidP="00833EDF">
            <w:pPr>
              <w:rPr>
                <w:rFonts w:asciiTheme="minorHAnsi" w:eastAsia="Calibri" w:hAnsiTheme="minorHAnsi" w:cs="Calibri"/>
                <w:b/>
              </w:rPr>
            </w:pPr>
          </w:p>
          <w:p w14:paraId="2F809F99" w14:textId="0079F487" w:rsidR="00833EDF" w:rsidRDefault="00833EDF" w:rsidP="00833EDF">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sidRPr="00116175">
              <w:rPr>
                <w:rFonts w:asciiTheme="minorHAnsi" w:eastAsia="Calibri" w:hAnsiTheme="minorHAnsi" w:cs="Calibri"/>
              </w:rPr>
              <w:t xml:space="preserve">Include beam lattice elements in </w:t>
            </w:r>
            <w:proofErr w:type="spellStart"/>
            <w:r w:rsidR="00116175" w:rsidRPr="00116175">
              <w:rPr>
                <w:rFonts w:asciiTheme="minorHAnsi" w:eastAsia="Calibri" w:hAnsiTheme="minorHAnsi" w:cs="Calibri"/>
              </w:rPr>
              <w:t>representationmesh</w:t>
            </w:r>
            <w:proofErr w:type="spellEnd"/>
            <w:r w:rsidR="004461AF">
              <w:rPr>
                <w:rFonts w:asciiTheme="minorHAnsi" w:eastAsia="Calibri" w:hAnsiTheme="minorHAnsi" w:cs="Calibri"/>
              </w:rPr>
              <w:t xml:space="preserve">. The expectation is that that the </w:t>
            </w:r>
            <w:proofErr w:type="spellStart"/>
            <w:r w:rsidR="004461AF">
              <w:rPr>
                <w:rFonts w:asciiTheme="minorHAnsi" w:eastAsia="Calibri" w:hAnsiTheme="minorHAnsi" w:cs="Calibri"/>
              </w:rPr>
              <w:t>representationmesh</w:t>
            </w:r>
            <w:proofErr w:type="spellEnd"/>
            <w:r w:rsidR="004461AF">
              <w:rPr>
                <w:rFonts w:asciiTheme="minorHAnsi" w:eastAsia="Calibri" w:hAnsiTheme="minorHAnsi" w:cs="Calibri"/>
              </w:rPr>
              <w:t xml:space="preserve"> with a beam lattice will not generate an error, although it may not render in a viewer capable of displaying  </w:t>
            </w:r>
            <w:proofErr w:type="spellStart"/>
            <w:r w:rsidR="004461AF">
              <w:rPr>
                <w:rFonts w:asciiTheme="minorHAnsi" w:eastAsia="Calibri" w:hAnsiTheme="minorHAnsi" w:cs="Calibri"/>
              </w:rPr>
              <w:t>representationmesh</w:t>
            </w:r>
            <w:proofErr w:type="spellEnd"/>
            <w:r w:rsidR="004461AF">
              <w:rPr>
                <w:rFonts w:asciiTheme="minorHAnsi" w:eastAsia="Calibri" w:hAnsiTheme="minorHAnsi" w:cs="Calibri"/>
              </w:rPr>
              <w:t xml:space="preserve"> objects</w:t>
            </w:r>
          </w:p>
          <w:p w14:paraId="6A778725" w14:textId="77777777" w:rsidR="00F122F7" w:rsidRDefault="00F122F7" w:rsidP="000E543D">
            <w:pPr>
              <w:rPr>
                <w:rFonts w:asciiTheme="minorHAnsi" w:eastAsia="Calibri" w:hAnsiTheme="minorHAnsi" w:cs="Calibri"/>
              </w:rPr>
            </w:pPr>
          </w:p>
          <w:p w14:paraId="06887827" w14:textId="77777777" w:rsidR="00F122F7" w:rsidRPr="00BF6411" w:rsidRDefault="00F122F7" w:rsidP="000E543D">
            <w:pPr>
              <w:rPr>
                <w:rFonts w:asciiTheme="minorHAnsi" w:hAnsiTheme="minorHAnsi"/>
              </w:rPr>
            </w:pPr>
          </w:p>
        </w:tc>
      </w:tr>
      <w:tr w:rsidR="00F122F7" w:rsidRPr="00BF6411" w14:paraId="7FDD4738" w14:textId="77777777" w:rsidTr="000E543D">
        <w:tc>
          <w:tcPr>
            <w:tcW w:w="2569" w:type="dxa"/>
            <w:tcBorders>
              <w:bottom w:val="single" w:sz="4" w:space="0" w:color="auto"/>
            </w:tcBorders>
            <w:shd w:val="clear" w:color="auto" w:fill="D9D9D9" w:themeFill="background1" w:themeFillShade="D9"/>
          </w:tcPr>
          <w:p w14:paraId="1A734BED"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434924C" w14:textId="77777777" w:rsidR="00F122F7" w:rsidRPr="00285823" w:rsidRDefault="00F122F7" w:rsidP="000E543D">
            <w:pPr>
              <w:rPr>
                <w:rFonts w:asciiTheme="minorHAnsi" w:eastAsia="Calibri" w:hAnsiTheme="minorHAnsi" w:cs="Calibri"/>
                <w:b/>
              </w:rPr>
            </w:pPr>
          </w:p>
        </w:tc>
      </w:tr>
    </w:tbl>
    <w:p w14:paraId="670238D6" w14:textId="77777777" w:rsidR="00F122F7" w:rsidRDefault="00F122F7" w:rsidP="00F122F7"/>
    <w:p w14:paraId="2CCCF36E" w14:textId="0E35BDE9" w:rsidR="00F122F7" w:rsidRDefault="00F122F7" w:rsidP="00E937B5">
      <w:pPr>
        <w:pStyle w:val="Heading3"/>
      </w:pPr>
      <w:r>
        <w:t>P_200</w:t>
      </w:r>
      <w:r w:rsidR="007A2A56">
        <w:t>6</w:t>
      </w:r>
      <w:r>
        <w:t xml:space="preserve"> </w:t>
      </w:r>
      <w:r w:rsidR="0055477E">
        <w:t>Basic Beams</w:t>
      </w:r>
    </w:p>
    <w:tbl>
      <w:tblPr>
        <w:tblStyle w:val="TableGrid"/>
        <w:tblW w:w="0" w:type="auto"/>
        <w:tblLook w:val="04A0" w:firstRow="1" w:lastRow="0" w:firstColumn="1" w:lastColumn="0" w:noHBand="0" w:noVBand="1"/>
      </w:tblPr>
      <w:tblGrid>
        <w:gridCol w:w="2569"/>
        <w:gridCol w:w="6781"/>
      </w:tblGrid>
      <w:tr w:rsidR="00F122F7" w:rsidRPr="00BF6411" w14:paraId="6D7FD25E" w14:textId="77777777" w:rsidTr="000E543D">
        <w:tc>
          <w:tcPr>
            <w:tcW w:w="2569" w:type="dxa"/>
            <w:tcBorders>
              <w:bottom w:val="single" w:sz="4" w:space="0" w:color="auto"/>
            </w:tcBorders>
            <w:shd w:val="clear" w:color="auto" w:fill="D9D9D9" w:themeFill="background1" w:themeFillShade="D9"/>
          </w:tcPr>
          <w:p w14:paraId="4DA3966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17CEE124" w14:textId="77777777" w:rsidR="00F122F7" w:rsidRPr="00BF6411" w:rsidRDefault="00F122F7" w:rsidP="000E543D">
            <w:pPr>
              <w:rPr>
                <w:rFonts w:asciiTheme="minorHAnsi" w:hAnsiTheme="minorHAnsi"/>
              </w:rPr>
            </w:pPr>
          </w:p>
        </w:tc>
        <w:tc>
          <w:tcPr>
            <w:tcW w:w="6781" w:type="dxa"/>
          </w:tcPr>
          <w:p w14:paraId="769FDA1F" w14:textId="4422C879" w:rsidR="00F122F7" w:rsidRPr="00BF6411" w:rsidRDefault="002D2073"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basic beam configurations</w:t>
            </w:r>
          </w:p>
        </w:tc>
      </w:tr>
      <w:tr w:rsidR="00F122F7" w:rsidRPr="00BF6411" w14:paraId="769D9D00" w14:textId="77777777" w:rsidTr="000E543D">
        <w:tc>
          <w:tcPr>
            <w:tcW w:w="2569" w:type="dxa"/>
            <w:shd w:val="clear" w:color="auto" w:fill="D9D9D9" w:themeFill="background1" w:themeFillShade="D9"/>
          </w:tcPr>
          <w:p w14:paraId="5BB64AC5"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B5F53AF" w14:textId="77777777" w:rsidR="00F122F7" w:rsidRPr="00BF6411" w:rsidRDefault="00F122F7" w:rsidP="000E543D">
            <w:pPr>
              <w:rPr>
                <w:rFonts w:asciiTheme="minorHAnsi" w:hAnsiTheme="minorHAnsi"/>
              </w:rPr>
            </w:pPr>
          </w:p>
        </w:tc>
        <w:tc>
          <w:tcPr>
            <w:tcW w:w="6781" w:type="dxa"/>
          </w:tcPr>
          <w:p w14:paraId="131A64E7" w14:textId="4F12D284" w:rsidR="00F122F7" w:rsidRPr="00BF6411" w:rsidRDefault="00F122F7" w:rsidP="000E543D">
            <w:pPr>
              <w:rPr>
                <w:rFonts w:asciiTheme="minorHAnsi" w:hAnsiTheme="minorHAnsi"/>
              </w:rPr>
            </w:pPr>
            <w:r w:rsidRPr="00BF6411">
              <w:rPr>
                <w:rFonts w:asciiTheme="minorHAnsi" w:eastAsia="Verdana" w:hAnsiTheme="minorHAnsi" w:cs="Verdana"/>
              </w:rPr>
              <w:t>01</w:t>
            </w:r>
            <w:r w:rsidR="005D2BDE">
              <w:rPr>
                <w:rFonts w:asciiTheme="minorHAnsi" w:eastAsia="Verdana" w:hAnsiTheme="minorHAnsi" w:cs="Verdana"/>
              </w:rPr>
              <w:t xml:space="preserve"> to 04</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4C650C6" w14:textId="77777777" w:rsidTr="000E543D">
        <w:tc>
          <w:tcPr>
            <w:tcW w:w="2569" w:type="dxa"/>
            <w:shd w:val="clear" w:color="auto" w:fill="D9D9D9" w:themeFill="background1" w:themeFillShade="D9"/>
          </w:tcPr>
          <w:p w14:paraId="179CF3D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B43A691" w14:textId="77777777" w:rsidR="00F122F7" w:rsidRPr="00BF6411" w:rsidRDefault="00F122F7" w:rsidP="000E543D">
            <w:pPr>
              <w:rPr>
                <w:rFonts w:asciiTheme="minorHAnsi" w:hAnsiTheme="minorHAnsi"/>
              </w:rPr>
            </w:pPr>
          </w:p>
        </w:tc>
        <w:tc>
          <w:tcPr>
            <w:tcW w:w="6781" w:type="dxa"/>
          </w:tcPr>
          <w:p w14:paraId="6D5A079A" w14:textId="2BAE43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a single beam</w:t>
            </w:r>
          </w:p>
          <w:p w14:paraId="7463523E" w14:textId="77777777" w:rsidR="002D2073" w:rsidRDefault="002D2073" w:rsidP="000E543D">
            <w:pPr>
              <w:rPr>
                <w:rFonts w:asciiTheme="minorHAnsi" w:eastAsia="Calibri" w:hAnsiTheme="minorHAnsi" w:cs="Calibri"/>
                <w:b/>
              </w:rPr>
            </w:pPr>
          </w:p>
          <w:p w14:paraId="31E293C2" w14:textId="242D7C0B"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multiple intersecting beams</w:t>
            </w:r>
          </w:p>
          <w:p w14:paraId="15261295" w14:textId="77777777" w:rsidR="002D2073" w:rsidRDefault="002D2073" w:rsidP="000E543D">
            <w:pPr>
              <w:rPr>
                <w:rFonts w:asciiTheme="minorHAnsi" w:eastAsia="Calibri" w:hAnsiTheme="minorHAnsi" w:cs="Calibri"/>
                <w:b/>
              </w:rPr>
            </w:pPr>
          </w:p>
          <w:p w14:paraId="5C4B5A35" w14:textId="76BDB4F1"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Lattice structure with beams intersecting triangular mesh geometry</w:t>
            </w:r>
            <w:r w:rsidR="00240531">
              <w:rPr>
                <w:rFonts w:asciiTheme="minorHAnsi" w:eastAsia="Calibri" w:hAnsiTheme="minorHAnsi" w:cs="Calibri"/>
              </w:rPr>
              <w:t xml:space="preserve">. </w:t>
            </w:r>
            <w:proofErr w:type="spellStart"/>
            <w:r w:rsidR="00240531">
              <w:rPr>
                <w:rFonts w:asciiTheme="minorHAnsi" w:eastAsia="Calibri" w:hAnsiTheme="minorHAnsi" w:cs="Calibri"/>
              </w:rPr>
              <w:t>Renderable</w:t>
            </w:r>
            <w:proofErr w:type="spellEnd"/>
            <w:r w:rsidR="00240531">
              <w:rPr>
                <w:rFonts w:asciiTheme="minorHAnsi" w:eastAsia="Calibri" w:hAnsiTheme="minorHAnsi" w:cs="Calibri"/>
              </w:rPr>
              <w:t xml:space="preserve"> mesh and lattice in separate objects</w:t>
            </w:r>
          </w:p>
          <w:p w14:paraId="566F821A" w14:textId="77777777" w:rsidR="00530FB7" w:rsidRDefault="00530FB7" w:rsidP="005D2BDE">
            <w:pPr>
              <w:rPr>
                <w:rFonts w:asciiTheme="minorHAnsi" w:eastAsia="Calibri" w:hAnsiTheme="minorHAnsi" w:cs="Calibri"/>
                <w:b/>
              </w:rPr>
            </w:pPr>
          </w:p>
          <w:p w14:paraId="3DCD693A" w14:textId="70A3A1A3" w:rsidR="005D2BDE" w:rsidRDefault="005D2BDE" w:rsidP="005D2BDE">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sidRPr="001604C9">
              <w:rPr>
                <w:rFonts w:asciiTheme="minorHAnsi" w:eastAsia="Calibri" w:hAnsiTheme="minorHAnsi" w:cs="Calibri"/>
              </w:rPr>
              <w:t>Test with multiple non-interconnected beams</w:t>
            </w:r>
          </w:p>
          <w:p w14:paraId="1B567618" w14:textId="77777777" w:rsidR="00F122F7" w:rsidRDefault="00F122F7" w:rsidP="000E543D">
            <w:pPr>
              <w:rPr>
                <w:rFonts w:asciiTheme="minorHAnsi" w:hAnsiTheme="minorHAnsi"/>
              </w:rPr>
            </w:pPr>
          </w:p>
          <w:p w14:paraId="03671617" w14:textId="77777777" w:rsidR="00240531" w:rsidRDefault="00240531" w:rsidP="00240531">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1604C9">
              <w:rPr>
                <w:rFonts w:asciiTheme="minorHAnsi" w:eastAsia="Calibri" w:hAnsiTheme="minorHAnsi" w:cs="Calibri"/>
              </w:rPr>
              <w:t>Lattice structure with beams intersecting triangular mesh geometry</w:t>
            </w:r>
            <w:r>
              <w:rPr>
                <w:rFonts w:asciiTheme="minorHAnsi" w:eastAsia="Calibri" w:hAnsiTheme="minorHAnsi" w:cs="Calibri"/>
              </w:rPr>
              <w:t xml:space="preserve">. </w:t>
            </w:r>
            <w:proofErr w:type="spellStart"/>
            <w:r>
              <w:rPr>
                <w:rFonts w:asciiTheme="minorHAnsi" w:eastAsia="Calibri" w:hAnsiTheme="minorHAnsi" w:cs="Calibri"/>
              </w:rPr>
              <w:t>Renderable</w:t>
            </w:r>
            <w:proofErr w:type="spellEnd"/>
            <w:r>
              <w:rPr>
                <w:rFonts w:asciiTheme="minorHAnsi" w:eastAsia="Calibri" w:hAnsiTheme="minorHAnsi" w:cs="Calibri"/>
              </w:rPr>
              <w:t xml:space="preserve"> mesh and lattice in same object</w:t>
            </w:r>
          </w:p>
          <w:p w14:paraId="31B5CCEC" w14:textId="77777777" w:rsidR="00240531" w:rsidRDefault="00240531" w:rsidP="000E543D">
            <w:pPr>
              <w:rPr>
                <w:rFonts w:asciiTheme="minorHAnsi" w:hAnsiTheme="minorHAnsi"/>
              </w:rPr>
            </w:pPr>
          </w:p>
          <w:p w14:paraId="23ECF6D7" w14:textId="5EFD2D0A" w:rsidR="00240531" w:rsidRPr="00BF6411" w:rsidRDefault="00240531" w:rsidP="000E543D">
            <w:pPr>
              <w:rPr>
                <w:rFonts w:asciiTheme="minorHAnsi" w:hAnsiTheme="minorHAnsi"/>
              </w:rPr>
            </w:pPr>
          </w:p>
        </w:tc>
      </w:tr>
      <w:tr w:rsidR="00F122F7" w:rsidRPr="00BF6411" w14:paraId="45F626FA" w14:textId="77777777" w:rsidTr="000E543D">
        <w:tc>
          <w:tcPr>
            <w:tcW w:w="2569" w:type="dxa"/>
            <w:tcBorders>
              <w:bottom w:val="single" w:sz="4" w:space="0" w:color="auto"/>
            </w:tcBorders>
            <w:shd w:val="clear" w:color="auto" w:fill="D9D9D9" w:themeFill="background1" w:themeFillShade="D9"/>
          </w:tcPr>
          <w:p w14:paraId="57159E6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6A095D" w14:textId="77777777" w:rsidR="00F122F7" w:rsidRPr="00285823" w:rsidRDefault="00F122F7" w:rsidP="000E543D">
            <w:pPr>
              <w:rPr>
                <w:rFonts w:asciiTheme="minorHAnsi" w:eastAsia="Calibri" w:hAnsiTheme="minorHAnsi" w:cs="Calibri"/>
                <w:b/>
              </w:rPr>
            </w:pPr>
          </w:p>
        </w:tc>
      </w:tr>
    </w:tbl>
    <w:p w14:paraId="0F4217C5" w14:textId="77777777" w:rsidR="00F122F7" w:rsidRDefault="00F122F7" w:rsidP="00F122F7"/>
    <w:p w14:paraId="04D7619E" w14:textId="77777777" w:rsidR="00F122F7" w:rsidRDefault="00F122F7" w:rsidP="00F122F7"/>
    <w:p w14:paraId="55C89242" w14:textId="06A33406" w:rsidR="00F122F7" w:rsidRDefault="00F122F7" w:rsidP="00E937B5">
      <w:pPr>
        <w:pStyle w:val="Heading3"/>
      </w:pPr>
      <w:r>
        <w:t xml:space="preserve"> P_200</w:t>
      </w:r>
      <w:r w:rsidR="007A2A56">
        <w:t>7</w:t>
      </w:r>
      <w:r>
        <w:t xml:space="preserve"> </w:t>
      </w:r>
      <w:r w:rsidR="001604C9">
        <w:t>Beam Lattice Vertex Mapping</w:t>
      </w:r>
      <w:r w:rsidR="001604C9">
        <w:tab/>
      </w:r>
    </w:p>
    <w:tbl>
      <w:tblPr>
        <w:tblStyle w:val="TableGrid"/>
        <w:tblW w:w="0" w:type="auto"/>
        <w:tblLook w:val="04A0" w:firstRow="1" w:lastRow="0" w:firstColumn="1" w:lastColumn="0" w:noHBand="0" w:noVBand="1"/>
      </w:tblPr>
      <w:tblGrid>
        <w:gridCol w:w="2569"/>
        <w:gridCol w:w="6781"/>
      </w:tblGrid>
      <w:tr w:rsidR="00F122F7" w:rsidRPr="00BF6411" w14:paraId="093FEC62" w14:textId="77777777" w:rsidTr="000E543D">
        <w:tc>
          <w:tcPr>
            <w:tcW w:w="2569" w:type="dxa"/>
            <w:tcBorders>
              <w:bottom w:val="single" w:sz="4" w:space="0" w:color="auto"/>
            </w:tcBorders>
            <w:shd w:val="clear" w:color="auto" w:fill="D9D9D9" w:themeFill="background1" w:themeFillShade="D9"/>
          </w:tcPr>
          <w:p w14:paraId="0A9FE01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3264C4B2" w14:textId="77777777" w:rsidR="00F122F7" w:rsidRPr="00BF6411" w:rsidRDefault="00F122F7" w:rsidP="000E543D">
            <w:pPr>
              <w:rPr>
                <w:rFonts w:asciiTheme="minorHAnsi" w:hAnsiTheme="minorHAnsi"/>
              </w:rPr>
            </w:pPr>
          </w:p>
        </w:tc>
        <w:tc>
          <w:tcPr>
            <w:tcW w:w="6781" w:type="dxa"/>
          </w:tcPr>
          <w:p w14:paraId="5BAC3705" w14:textId="77777777" w:rsidR="00F122F7" w:rsidRDefault="00936937" w:rsidP="000E543D">
            <w:pPr>
              <w:rPr>
                <w:rFonts w:asciiTheme="minorHAnsi" w:hAnsiTheme="minorHAnsi"/>
              </w:rPr>
            </w:pPr>
            <w:r>
              <w:rPr>
                <w:rFonts w:asciiTheme="minorHAnsi" w:hAnsiTheme="minorHAnsi"/>
              </w:rPr>
              <w:t>Demonstrate</w:t>
            </w:r>
            <w:r w:rsidR="001604C9">
              <w:rPr>
                <w:rFonts w:asciiTheme="minorHAnsi" w:hAnsiTheme="minorHAnsi"/>
              </w:rPr>
              <w:t xml:space="preserve"> various mappings of the beam element’s v1 and v2 attribute to </w:t>
            </w:r>
            <w:r>
              <w:rPr>
                <w:rFonts w:asciiTheme="minorHAnsi" w:hAnsiTheme="minorHAnsi"/>
              </w:rPr>
              <w:t>vertex’s</w:t>
            </w:r>
          </w:p>
          <w:p w14:paraId="5EDAC18B" w14:textId="6142D32C" w:rsidR="002D2073" w:rsidRPr="00BF6411" w:rsidRDefault="002D2073" w:rsidP="000E543D">
            <w:pPr>
              <w:rPr>
                <w:rFonts w:asciiTheme="minorHAnsi" w:hAnsiTheme="minorHAnsi"/>
              </w:rPr>
            </w:pPr>
          </w:p>
        </w:tc>
      </w:tr>
      <w:tr w:rsidR="00F122F7" w:rsidRPr="00BF6411" w14:paraId="6911AB60" w14:textId="77777777" w:rsidTr="000E543D">
        <w:tc>
          <w:tcPr>
            <w:tcW w:w="2569" w:type="dxa"/>
            <w:shd w:val="clear" w:color="auto" w:fill="D9D9D9" w:themeFill="background1" w:themeFillShade="D9"/>
          </w:tcPr>
          <w:p w14:paraId="745C1AE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0C801B2F" w14:textId="77777777" w:rsidR="00F122F7" w:rsidRPr="00BF6411" w:rsidRDefault="00F122F7" w:rsidP="000E543D">
            <w:pPr>
              <w:rPr>
                <w:rFonts w:asciiTheme="minorHAnsi" w:hAnsiTheme="minorHAnsi"/>
              </w:rPr>
            </w:pPr>
          </w:p>
        </w:tc>
        <w:tc>
          <w:tcPr>
            <w:tcW w:w="6781" w:type="dxa"/>
          </w:tcPr>
          <w:p w14:paraId="299F8DDA" w14:textId="29363326" w:rsidR="00F122F7" w:rsidRPr="00BF6411" w:rsidRDefault="00F122F7" w:rsidP="000E543D">
            <w:pPr>
              <w:rPr>
                <w:rFonts w:asciiTheme="minorHAnsi" w:hAnsiTheme="minorHAnsi"/>
              </w:rPr>
            </w:pPr>
            <w:r w:rsidRPr="00BF6411">
              <w:rPr>
                <w:rFonts w:asciiTheme="minorHAnsi" w:eastAsia="Verdana" w:hAnsiTheme="minorHAnsi" w:cs="Verdana"/>
              </w:rPr>
              <w:t>01</w:t>
            </w:r>
            <w:r w:rsidR="00936937">
              <w:rPr>
                <w:rFonts w:asciiTheme="minorHAnsi" w:eastAsia="Verdana" w:hAnsiTheme="minorHAnsi" w:cs="Verdana"/>
              </w:rPr>
              <w:t xml:space="preserve"> to 02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55F694B1" w14:textId="77777777" w:rsidTr="000E543D">
        <w:tc>
          <w:tcPr>
            <w:tcW w:w="2569" w:type="dxa"/>
            <w:shd w:val="clear" w:color="auto" w:fill="D9D9D9" w:themeFill="background1" w:themeFillShade="D9"/>
          </w:tcPr>
          <w:p w14:paraId="65E87124"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2149682B" w14:textId="77777777" w:rsidR="00F122F7" w:rsidRPr="00BF6411" w:rsidRDefault="00F122F7" w:rsidP="000E543D">
            <w:pPr>
              <w:rPr>
                <w:rFonts w:asciiTheme="minorHAnsi" w:hAnsiTheme="minorHAnsi"/>
              </w:rPr>
            </w:pPr>
          </w:p>
        </w:tc>
        <w:tc>
          <w:tcPr>
            <w:tcW w:w="6781" w:type="dxa"/>
          </w:tcPr>
          <w:p w14:paraId="182DF74A" w14:textId="77A710F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Beams defined with v1 and V2, no optional attributes, pointed at vertex indices both shared and not shared with triangular mesh</w:t>
            </w:r>
          </w:p>
          <w:p w14:paraId="1B8D837B" w14:textId="77777777" w:rsidR="002D2073" w:rsidRDefault="002D2073" w:rsidP="000E543D">
            <w:pPr>
              <w:rPr>
                <w:rFonts w:asciiTheme="minorHAnsi" w:eastAsia="Calibri" w:hAnsiTheme="minorHAnsi" w:cs="Calibri"/>
                <w:b/>
              </w:rPr>
            </w:pPr>
          </w:p>
          <w:p w14:paraId="3674982B" w14:textId="52577AC6"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36937" w:rsidRPr="00936937">
              <w:rPr>
                <w:rFonts w:asciiTheme="minorHAnsi" w:eastAsia="Calibri" w:hAnsiTheme="minorHAnsi" w:cs="Calibri"/>
              </w:rPr>
              <w:t xml:space="preserve">Illustrate </w:t>
            </w:r>
            <w:r w:rsidR="00796DAF">
              <w:rPr>
                <w:rFonts w:asciiTheme="minorHAnsi" w:eastAsia="Calibri" w:hAnsiTheme="minorHAnsi" w:cs="Calibri"/>
              </w:rPr>
              <w:t>12</w:t>
            </w:r>
            <w:r w:rsidR="00796DAF" w:rsidRPr="00936937">
              <w:rPr>
                <w:rFonts w:asciiTheme="minorHAnsi" w:eastAsia="Calibri" w:hAnsiTheme="minorHAnsi" w:cs="Calibri"/>
              </w:rPr>
              <w:t xml:space="preserve"> </w:t>
            </w:r>
            <w:r w:rsidR="00936937" w:rsidRPr="00936937">
              <w:rPr>
                <w:rFonts w:asciiTheme="minorHAnsi" w:eastAsia="Calibri" w:hAnsiTheme="minorHAnsi" w:cs="Calibri"/>
              </w:rPr>
              <w:t xml:space="preserve">standard beam lattice drawn from  </w:t>
            </w:r>
            <w:proofErr w:type="spellStart"/>
            <w:r w:rsidR="00936937" w:rsidRPr="00936937">
              <w:rPr>
                <w:rFonts w:asciiTheme="minorHAnsi" w:eastAsia="Calibri" w:hAnsiTheme="minorHAnsi" w:cs="Calibri"/>
              </w:rPr>
              <w:t>Netfabb’s</w:t>
            </w:r>
            <w:proofErr w:type="spellEnd"/>
            <w:r w:rsidR="00936937" w:rsidRPr="00936937">
              <w:rPr>
                <w:rFonts w:asciiTheme="minorHAnsi" w:eastAsia="Calibri" w:hAnsiTheme="minorHAnsi" w:cs="Calibri"/>
              </w:rPr>
              <w:t xml:space="preserve"> ab</w:t>
            </w:r>
            <w:r w:rsidR="00796DAF">
              <w:rPr>
                <w:rFonts w:asciiTheme="minorHAnsi" w:eastAsia="Calibri" w:hAnsiTheme="minorHAnsi" w:cs="Calibri"/>
              </w:rPr>
              <w:t>i</w:t>
            </w:r>
            <w:r w:rsidR="00936937" w:rsidRPr="00936937">
              <w:rPr>
                <w:rFonts w:asciiTheme="minorHAnsi" w:eastAsia="Calibri" w:hAnsiTheme="minorHAnsi" w:cs="Calibri"/>
              </w:rPr>
              <w:t>lity to export lattice structures</w:t>
            </w:r>
            <w:r w:rsidR="001E5D4B">
              <w:rPr>
                <w:rFonts w:asciiTheme="minorHAnsi" w:eastAsia="Calibri" w:hAnsiTheme="minorHAnsi" w:cs="Calibri"/>
              </w:rPr>
              <w:t>. Refer to Appendix B,</w:t>
            </w:r>
          </w:p>
          <w:p w14:paraId="70505C6C" w14:textId="77777777" w:rsidR="00F122F7" w:rsidRPr="00BF6411" w:rsidRDefault="00F122F7" w:rsidP="000E543D">
            <w:pPr>
              <w:rPr>
                <w:rFonts w:asciiTheme="minorHAnsi" w:hAnsiTheme="minorHAnsi"/>
              </w:rPr>
            </w:pPr>
          </w:p>
        </w:tc>
      </w:tr>
      <w:tr w:rsidR="00F122F7" w:rsidRPr="00BF6411" w14:paraId="502FFC6E" w14:textId="77777777" w:rsidTr="000E543D">
        <w:tc>
          <w:tcPr>
            <w:tcW w:w="2569" w:type="dxa"/>
            <w:tcBorders>
              <w:bottom w:val="single" w:sz="4" w:space="0" w:color="auto"/>
            </w:tcBorders>
            <w:shd w:val="clear" w:color="auto" w:fill="D9D9D9" w:themeFill="background1" w:themeFillShade="D9"/>
          </w:tcPr>
          <w:p w14:paraId="6FB33512"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907ED86" w14:textId="77777777" w:rsidR="00F122F7" w:rsidRPr="00285823" w:rsidRDefault="00F122F7" w:rsidP="000E543D">
            <w:pPr>
              <w:rPr>
                <w:rFonts w:asciiTheme="minorHAnsi" w:eastAsia="Calibri" w:hAnsiTheme="minorHAnsi" w:cs="Calibri"/>
                <w:b/>
              </w:rPr>
            </w:pPr>
          </w:p>
        </w:tc>
      </w:tr>
    </w:tbl>
    <w:p w14:paraId="5BF3DE21" w14:textId="77777777" w:rsidR="00F122F7" w:rsidRDefault="00F122F7" w:rsidP="00F122F7"/>
    <w:p w14:paraId="4F26EB4A" w14:textId="77777777" w:rsidR="00F122F7" w:rsidRDefault="00F122F7" w:rsidP="00F122F7"/>
    <w:p w14:paraId="231D5C29" w14:textId="68FB68DE" w:rsidR="00F122F7" w:rsidRDefault="00F122F7" w:rsidP="00E937B5">
      <w:pPr>
        <w:pStyle w:val="Heading3"/>
      </w:pPr>
      <w:r>
        <w:t xml:space="preserve"> P_200</w:t>
      </w:r>
      <w:r w:rsidR="007A2A56">
        <w:t>8</w:t>
      </w:r>
      <w:r>
        <w:t xml:space="preserve"> </w:t>
      </w:r>
      <w:r w:rsidR="002D6C68">
        <w:t xml:space="preserve">Beam r1 and r2 attributes </w:t>
      </w:r>
    </w:p>
    <w:tbl>
      <w:tblPr>
        <w:tblStyle w:val="TableGrid"/>
        <w:tblW w:w="0" w:type="auto"/>
        <w:tblLook w:val="04A0" w:firstRow="1" w:lastRow="0" w:firstColumn="1" w:lastColumn="0" w:noHBand="0" w:noVBand="1"/>
      </w:tblPr>
      <w:tblGrid>
        <w:gridCol w:w="2569"/>
        <w:gridCol w:w="6781"/>
      </w:tblGrid>
      <w:tr w:rsidR="00F122F7" w:rsidRPr="00BF6411" w14:paraId="0E417AFD" w14:textId="77777777" w:rsidTr="000E543D">
        <w:tc>
          <w:tcPr>
            <w:tcW w:w="2569" w:type="dxa"/>
            <w:tcBorders>
              <w:bottom w:val="single" w:sz="4" w:space="0" w:color="auto"/>
            </w:tcBorders>
            <w:shd w:val="clear" w:color="auto" w:fill="D9D9D9" w:themeFill="background1" w:themeFillShade="D9"/>
          </w:tcPr>
          <w:p w14:paraId="38656869"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256363FB" w14:textId="77777777" w:rsidR="00F122F7" w:rsidRPr="00BF6411" w:rsidRDefault="00F122F7" w:rsidP="000E543D">
            <w:pPr>
              <w:rPr>
                <w:rFonts w:asciiTheme="minorHAnsi" w:hAnsiTheme="minorHAnsi"/>
              </w:rPr>
            </w:pPr>
          </w:p>
        </w:tc>
        <w:tc>
          <w:tcPr>
            <w:tcW w:w="6781" w:type="dxa"/>
          </w:tcPr>
          <w:p w14:paraId="70FF53DF" w14:textId="38D4B7BD" w:rsidR="00F122F7" w:rsidRPr="00BF6411" w:rsidRDefault="002D6C68" w:rsidP="000E543D">
            <w:pPr>
              <w:rPr>
                <w:rFonts w:asciiTheme="minorHAnsi" w:hAnsiTheme="minorHAnsi"/>
              </w:rPr>
            </w:pPr>
            <w:r>
              <w:rPr>
                <w:rFonts w:asciiTheme="minorHAnsi" w:hAnsiTheme="minorHAnsi"/>
              </w:rPr>
              <w:t>Exercise a range of the beam elements r1 and r1 attributes beam radius values</w:t>
            </w:r>
          </w:p>
        </w:tc>
      </w:tr>
      <w:tr w:rsidR="00F122F7" w:rsidRPr="00BF6411" w14:paraId="2C985DEB" w14:textId="77777777" w:rsidTr="000E543D">
        <w:tc>
          <w:tcPr>
            <w:tcW w:w="2569" w:type="dxa"/>
            <w:shd w:val="clear" w:color="auto" w:fill="D9D9D9" w:themeFill="background1" w:themeFillShade="D9"/>
          </w:tcPr>
          <w:p w14:paraId="011801D3"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110A9AD3" w14:textId="77777777" w:rsidR="00F122F7" w:rsidRPr="00BF6411" w:rsidRDefault="00F122F7" w:rsidP="000E543D">
            <w:pPr>
              <w:rPr>
                <w:rFonts w:asciiTheme="minorHAnsi" w:hAnsiTheme="minorHAnsi"/>
              </w:rPr>
            </w:pPr>
          </w:p>
        </w:tc>
        <w:tc>
          <w:tcPr>
            <w:tcW w:w="6781" w:type="dxa"/>
          </w:tcPr>
          <w:p w14:paraId="5EE259B5" w14:textId="71B03470" w:rsidR="00F122F7" w:rsidRPr="00BF6411" w:rsidRDefault="00F122F7" w:rsidP="000E543D">
            <w:pPr>
              <w:rPr>
                <w:rFonts w:asciiTheme="minorHAnsi" w:hAnsiTheme="minorHAnsi"/>
              </w:rPr>
            </w:pPr>
            <w:r w:rsidRPr="00BF6411">
              <w:rPr>
                <w:rFonts w:asciiTheme="minorHAnsi" w:eastAsia="Verdana" w:hAnsiTheme="minorHAnsi" w:cs="Verdana"/>
              </w:rPr>
              <w:t>01</w:t>
            </w:r>
            <w:r w:rsidR="002D6C68">
              <w:rPr>
                <w:rFonts w:asciiTheme="minorHAnsi" w:eastAsia="Verdana" w:hAnsiTheme="minorHAnsi" w:cs="Verdana"/>
              </w:rPr>
              <w:t xml:space="preserve"> to 05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2A105C48" w14:textId="77777777" w:rsidTr="000E543D">
        <w:tc>
          <w:tcPr>
            <w:tcW w:w="2569" w:type="dxa"/>
            <w:shd w:val="clear" w:color="auto" w:fill="D9D9D9" w:themeFill="background1" w:themeFillShade="D9"/>
          </w:tcPr>
          <w:p w14:paraId="6C57C46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7E16A0EB" w14:textId="77777777" w:rsidR="00F122F7" w:rsidRPr="00BF6411" w:rsidRDefault="00F122F7" w:rsidP="000E543D">
            <w:pPr>
              <w:rPr>
                <w:rFonts w:asciiTheme="minorHAnsi" w:hAnsiTheme="minorHAnsi"/>
              </w:rPr>
            </w:pPr>
          </w:p>
        </w:tc>
        <w:tc>
          <w:tcPr>
            <w:tcW w:w="6781" w:type="dxa"/>
          </w:tcPr>
          <w:p w14:paraId="4528612A" w14:textId="3929FBE5"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 xml:space="preserve">Illustrate that r1 overrides </w:t>
            </w:r>
            <w:proofErr w:type="spellStart"/>
            <w:r w:rsidR="002D6C68" w:rsidRPr="002D6C68">
              <w:rPr>
                <w:rFonts w:asciiTheme="minorHAnsi" w:eastAsia="Calibri" w:hAnsiTheme="minorHAnsi" w:cs="Calibri"/>
              </w:rPr>
              <w:t>beamlattice</w:t>
            </w:r>
            <w:proofErr w:type="spellEnd"/>
            <w:r w:rsidR="002D6C68" w:rsidRPr="002D6C68">
              <w:rPr>
                <w:rFonts w:asciiTheme="minorHAnsi" w:eastAsia="Calibri" w:hAnsiTheme="minorHAnsi" w:cs="Calibri"/>
              </w:rPr>
              <w:t xml:space="preserve"> radius default</w:t>
            </w:r>
          </w:p>
          <w:p w14:paraId="70E481AA" w14:textId="77777777" w:rsidR="002D2073" w:rsidRDefault="002D2073" w:rsidP="000E543D">
            <w:pPr>
              <w:rPr>
                <w:rFonts w:asciiTheme="minorHAnsi" w:eastAsia="Calibri" w:hAnsiTheme="minorHAnsi" w:cs="Calibri"/>
                <w:b/>
              </w:rPr>
            </w:pPr>
          </w:p>
          <w:p w14:paraId="39246399" w14:textId="1EF9D17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Range of r1 radius values (no r2)</w:t>
            </w:r>
          </w:p>
          <w:p w14:paraId="3F16632C" w14:textId="77777777" w:rsidR="002D2073" w:rsidRDefault="002D2073" w:rsidP="000E543D">
            <w:pPr>
              <w:rPr>
                <w:rFonts w:asciiTheme="minorHAnsi" w:eastAsia="Calibri" w:hAnsiTheme="minorHAnsi" w:cs="Calibri"/>
                <w:b/>
              </w:rPr>
            </w:pPr>
          </w:p>
          <w:p w14:paraId="440DA82B" w14:textId="0DADB4A0"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D6C68" w:rsidRPr="002D6C68">
              <w:rPr>
                <w:rFonts w:asciiTheme="minorHAnsi" w:eastAsia="Calibri" w:hAnsiTheme="minorHAnsi" w:cs="Calibri"/>
              </w:rPr>
              <w:t>Illustrate that r2 uses r1 value if r2 not defined</w:t>
            </w:r>
            <w:r w:rsidR="004148EC">
              <w:rPr>
                <w:rFonts w:asciiTheme="minorHAnsi" w:eastAsia="Calibri" w:hAnsiTheme="minorHAnsi" w:cs="Calibri"/>
              </w:rPr>
              <w:t xml:space="preserve">. </w:t>
            </w:r>
          </w:p>
          <w:p w14:paraId="4117938A" w14:textId="77777777" w:rsidR="002D2073" w:rsidRDefault="002D2073" w:rsidP="002D6C68">
            <w:pPr>
              <w:rPr>
                <w:rFonts w:asciiTheme="minorHAnsi" w:eastAsia="Calibri" w:hAnsiTheme="minorHAnsi" w:cs="Calibri"/>
                <w:b/>
              </w:rPr>
            </w:pPr>
          </w:p>
          <w:p w14:paraId="54D5DF80" w14:textId="5BF72083"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 xml:space="preserve">Range of </w:t>
            </w:r>
            <w:r w:rsidR="005C5C45">
              <w:rPr>
                <w:rFonts w:asciiTheme="minorHAnsi" w:eastAsia="Calibri" w:hAnsiTheme="minorHAnsi" w:cs="Calibri"/>
              </w:rPr>
              <w:t>r</w:t>
            </w:r>
            <w:r w:rsidRPr="002D6C68">
              <w:rPr>
                <w:rFonts w:asciiTheme="minorHAnsi" w:eastAsia="Calibri" w:hAnsiTheme="minorHAnsi" w:cs="Calibri"/>
              </w:rPr>
              <w:t>2 radius values (r1 fixed value)</w:t>
            </w:r>
          </w:p>
          <w:p w14:paraId="2087B73A" w14:textId="77777777" w:rsidR="002D2073" w:rsidRDefault="002D2073" w:rsidP="002D6C68">
            <w:pPr>
              <w:rPr>
                <w:rFonts w:asciiTheme="minorHAnsi" w:eastAsia="Calibri" w:hAnsiTheme="minorHAnsi" w:cs="Calibri"/>
                <w:b/>
              </w:rPr>
            </w:pPr>
          </w:p>
          <w:p w14:paraId="2BEC02B9" w14:textId="4083EF7F" w:rsidR="002D6C68" w:rsidRDefault="002D6C68" w:rsidP="002D6C6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2D6C68">
              <w:rPr>
                <w:rFonts w:asciiTheme="minorHAnsi" w:eastAsia="Calibri" w:hAnsiTheme="minorHAnsi" w:cs="Calibri"/>
              </w:rPr>
              <w:t>Illustrate a range of v1 and v2 radius values</w:t>
            </w:r>
          </w:p>
          <w:p w14:paraId="16B1477E" w14:textId="77777777" w:rsidR="00F122F7" w:rsidRPr="00BF6411" w:rsidRDefault="00F122F7" w:rsidP="000E543D">
            <w:pPr>
              <w:rPr>
                <w:rFonts w:asciiTheme="minorHAnsi" w:hAnsiTheme="minorHAnsi"/>
              </w:rPr>
            </w:pPr>
          </w:p>
        </w:tc>
      </w:tr>
      <w:tr w:rsidR="00F122F7" w:rsidRPr="00BF6411" w14:paraId="19A4821B" w14:textId="77777777" w:rsidTr="000E543D">
        <w:tc>
          <w:tcPr>
            <w:tcW w:w="2569" w:type="dxa"/>
            <w:tcBorders>
              <w:bottom w:val="single" w:sz="4" w:space="0" w:color="auto"/>
            </w:tcBorders>
            <w:shd w:val="clear" w:color="auto" w:fill="D9D9D9" w:themeFill="background1" w:themeFillShade="D9"/>
          </w:tcPr>
          <w:p w14:paraId="50B0EFC7"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EEB72EC" w14:textId="77777777" w:rsidR="00F122F7" w:rsidRPr="00285823" w:rsidRDefault="00F122F7" w:rsidP="000E543D">
            <w:pPr>
              <w:rPr>
                <w:rFonts w:asciiTheme="minorHAnsi" w:eastAsia="Calibri" w:hAnsiTheme="minorHAnsi" w:cs="Calibri"/>
                <w:b/>
              </w:rPr>
            </w:pPr>
          </w:p>
        </w:tc>
      </w:tr>
    </w:tbl>
    <w:p w14:paraId="57200C64" w14:textId="77777777" w:rsidR="00F122F7" w:rsidRDefault="00F122F7" w:rsidP="00F122F7"/>
    <w:p w14:paraId="0D497A82" w14:textId="77777777" w:rsidR="00F122F7" w:rsidRDefault="00F122F7" w:rsidP="00F122F7"/>
    <w:p w14:paraId="56ED942F" w14:textId="161C4673" w:rsidR="00F122F7" w:rsidRDefault="00F122F7" w:rsidP="00627B57">
      <w:pPr>
        <w:pStyle w:val="Heading3"/>
      </w:pPr>
      <w:r>
        <w:t xml:space="preserve"> P_200</w:t>
      </w:r>
      <w:r w:rsidR="003F2834">
        <w:t>9</w:t>
      </w:r>
      <w:r>
        <w:t xml:space="preserve"> </w:t>
      </w:r>
      <w:r w:rsidR="00627B57">
        <w:t>beam Resource Mapping</w:t>
      </w:r>
    </w:p>
    <w:tbl>
      <w:tblPr>
        <w:tblStyle w:val="TableGrid"/>
        <w:tblW w:w="0" w:type="auto"/>
        <w:tblLook w:val="04A0" w:firstRow="1" w:lastRow="0" w:firstColumn="1" w:lastColumn="0" w:noHBand="0" w:noVBand="1"/>
      </w:tblPr>
      <w:tblGrid>
        <w:gridCol w:w="2569"/>
        <w:gridCol w:w="6781"/>
      </w:tblGrid>
      <w:tr w:rsidR="00F122F7" w:rsidRPr="00BF6411" w14:paraId="32E06989" w14:textId="77777777" w:rsidTr="000E543D">
        <w:tc>
          <w:tcPr>
            <w:tcW w:w="2569" w:type="dxa"/>
            <w:tcBorders>
              <w:bottom w:val="single" w:sz="4" w:space="0" w:color="auto"/>
            </w:tcBorders>
            <w:shd w:val="clear" w:color="auto" w:fill="D9D9D9" w:themeFill="background1" w:themeFillShade="D9"/>
          </w:tcPr>
          <w:p w14:paraId="735AA96F"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782309C5" w14:textId="77777777" w:rsidR="00F122F7" w:rsidRPr="00BF6411" w:rsidRDefault="00F122F7" w:rsidP="000E543D">
            <w:pPr>
              <w:rPr>
                <w:rFonts w:asciiTheme="minorHAnsi" w:hAnsiTheme="minorHAnsi"/>
              </w:rPr>
            </w:pPr>
          </w:p>
        </w:tc>
        <w:tc>
          <w:tcPr>
            <w:tcW w:w="6781" w:type="dxa"/>
          </w:tcPr>
          <w:p w14:paraId="733AD3E8" w14:textId="41B1166E" w:rsidR="00F122F7" w:rsidRPr="00BF6411" w:rsidRDefault="00627B57" w:rsidP="000E543D">
            <w:pPr>
              <w:rPr>
                <w:rFonts w:asciiTheme="minorHAnsi" w:hAnsiTheme="minorHAnsi"/>
              </w:rPr>
            </w:pPr>
            <w:r>
              <w:rPr>
                <w:rFonts w:asciiTheme="minorHAnsi" w:hAnsiTheme="minorHAnsi"/>
              </w:rPr>
              <w:t xml:space="preserve">Range of values for the beam element’s </w:t>
            </w:r>
            <w:proofErr w:type="spellStart"/>
            <w:r>
              <w:rPr>
                <w:rFonts w:asciiTheme="minorHAnsi" w:hAnsiTheme="minorHAnsi"/>
              </w:rPr>
              <w:t>pid</w:t>
            </w:r>
            <w:proofErr w:type="spellEnd"/>
            <w:r>
              <w:rPr>
                <w:rFonts w:asciiTheme="minorHAnsi" w:hAnsiTheme="minorHAnsi"/>
              </w:rPr>
              <w:t>, p1, and p2 attributes</w:t>
            </w:r>
            <w:r w:rsidR="00AD32F4">
              <w:rPr>
                <w:rFonts w:asciiTheme="minorHAnsi" w:hAnsiTheme="minorHAnsi"/>
              </w:rPr>
              <w:t xml:space="preserve"> with colors  mapped to the </w:t>
            </w:r>
            <w:proofErr w:type="spellStart"/>
            <w:r w:rsidR="00AD32F4">
              <w:rPr>
                <w:rFonts w:asciiTheme="minorHAnsi" w:hAnsiTheme="minorHAnsi"/>
              </w:rPr>
              <w:t>displaycolor</w:t>
            </w:r>
            <w:proofErr w:type="spellEnd"/>
            <w:r w:rsidR="00AD32F4">
              <w:rPr>
                <w:rFonts w:asciiTheme="minorHAnsi" w:hAnsiTheme="minorHAnsi"/>
              </w:rPr>
              <w:t xml:space="preserve"> attribute of </w:t>
            </w:r>
            <w:proofErr w:type="spellStart"/>
            <w:r w:rsidR="00AD32F4">
              <w:rPr>
                <w:rFonts w:asciiTheme="minorHAnsi" w:hAnsiTheme="minorHAnsi"/>
              </w:rPr>
              <w:t>basematerials</w:t>
            </w:r>
            <w:proofErr w:type="spellEnd"/>
          </w:p>
        </w:tc>
      </w:tr>
      <w:tr w:rsidR="00F122F7" w:rsidRPr="00BF6411" w14:paraId="1941638B" w14:textId="77777777" w:rsidTr="000E543D">
        <w:tc>
          <w:tcPr>
            <w:tcW w:w="2569" w:type="dxa"/>
            <w:shd w:val="clear" w:color="auto" w:fill="D9D9D9" w:themeFill="background1" w:themeFillShade="D9"/>
          </w:tcPr>
          <w:p w14:paraId="663D8927"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61C39BF2" w14:textId="77777777" w:rsidR="00F122F7" w:rsidRPr="00BF6411" w:rsidRDefault="00F122F7" w:rsidP="000E543D">
            <w:pPr>
              <w:rPr>
                <w:rFonts w:asciiTheme="minorHAnsi" w:hAnsiTheme="minorHAnsi"/>
              </w:rPr>
            </w:pPr>
          </w:p>
        </w:tc>
        <w:tc>
          <w:tcPr>
            <w:tcW w:w="6781" w:type="dxa"/>
          </w:tcPr>
          <w:p w14:paraId="284279A4" w14:textId="32A72462" w:rsidR="00F122F7" w:rsidRPr="00BF6411" w:rsidRDefault="00F122F7" w:rsidP="000E543D">
            <w:pPr>
              <w:rPr>
                <w:rFonts w:asciiTheme="minorHAnsi" w:hAnsiTheme="minorHAnsi"/>
              </w:rPr>
            </w:pPr>
            <w:r w:rsidRPr="00BF6411">
              <w:rPr>
                <w:rFonts w:asciiTheme="minorHAnsi" w:eastAsia="Verdana" w:hAnsiTheme="minorHAnsi" w:cs="Verdana"/>
              </w:rPr>
              <w:t>01</w:t>
            </w:r>
            <w:r w:rsidR="00627B57">
              <w:rPr>
                <w:rFonts w:asciiTheme="minorHAnsi" w:eastAsia="Verdana" w:hAnsiTheme="minorHAnsi" w:cs="Verdana"/>
              </w:rPr>
              <w:t xml:space="preserve"> to 0</w:t>
            </w:r>
            <w:r w:rsidR="00FC77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1C33C95E" w14:textId="77777777" w:rsidTr="000E543D">
        <w:tc>
          <w:tcPr>
            <w:tcW w:w="2569" w:type="dxa"/>
            <w:shd w:val="clear" w:color="auto" w:fill="D9D9D9" w:themeFill="background1" w:themeFillShade="D9"/>
          </w:tcPr>
          <w:p w14:paraId="7C94929A"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AC9063E" w14:textId="77777777" w:rsidR="00F122F7" w:rsidRPr="00BF6411" w:rsidRDefault="00F122F7" w:rsidP="000E543D">
            <w:pPr>
              <w:rPr>
                <w:rFonts w:asciiTheme="minorHAnsi" w:hAnsiTheme="minorHAnsi"/>
              </w:rPr>
            </w:pPr>
          </w:p>
        </w:tc>
        <w:tc>
          <w:tcPr>
            <w:tcW w:w="6781" w:type="dxa"/>
          </w:tcPr>
          <w:p w14:paraId="3D0172BB" w14:textId="6F11D270"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sidRPr="00627B57">
              <w:rPr>
                <w:rFonts w:asciiTheme="minorHAnsi" w:eastAsia="Calibri" w:hAnsiTheme="minorHAnsi" w:cs="Calibri"/>
              </w:rPr>
              <w:t xml:space="preserve">Demonstrate that </w:t>
            </w:r>
            <w:proofErr w:type="spellStart"/>
            <w:r w:rsidR="00627B57" w:rsidRPr="00627B57">
              <w:rPr>
                <w:rFonts w:asciiTheme="minorHAnsi" w:eastAsia="Calibri" w:hAnsiTheme="minorHAnsi" w:cs="Calibri"/>
              </w:rPr>
              <w:t>pid</w:t>
            </w:r>
            <w:proofErr w:type="spellEnd"/>
            <w:r w:rsidR="00627B57" w:rsidRPr="00627B57">
              <w:rPr>
                <w:rFonts w:asciiTheme="minorHAnsi" w:eastAsia="Calibri" w:hAnsiTheme="minorHAnsi" w:cs="Calibri"/>
              </w:rPr>
              <w:t xml:space="preserve"> overrides the </w:t>
            </w:r>
            <w:proofErr w:type="spellStart"/>
            <w:r w:rsidR="00627B57" w:rsidRPr="00627B57">
              <w:rPr>
                <w:rFonts w:asciiTheme="minorHAnsi" w:eastAsia="Calibri" w:hAnsiTheme="minorHAnsi" w:cs="Calibri"/>
              </w:rPr>
              <w:t>beamlattice</w:t>
            </w:r>
            <w:proofErr w:type="spellEnd"/>
            <w:r w:rsidR="00627B57" w:rsidRPr="00627B57">
              <w:rPr>
                <w:rFonts w:asciiTheme="minorHAnsi" w:eastAsia="Calibri" w:hAnsiTheme="minorHAnsi" w:cs="Calibri"/>
              </w:rPr>
              <w:t xml:space="preserve"> level </w:t>
            </w:r>
            <w:proofErr w:type="spellStart"/>
            <w:r w:rsidR="00627B57" w:rsidRPr="00627B57">
              <w:rPr>
                <w:rFonts w:asciiTheme="minorHAnsi" w:eastAsia="Calibri" w:hAnsiTheme="minorHAnsi" w:cs="Calibri"/>
              </w:rPr>
              <w:t>pid</w:t>
            </w:r>
            <w:proofErr w:type="spellEnd"/>
          </w:p>
          <w:p w14:paraId="65C49FE1" w14:textId="77777777" w:rsidR="002D2073" w:rsidRDefault="002D2073" w:rsidP="000E543D">
            <w:pPr>
              <w:rPr>
                <w:rFonts w:asciiTheme="minorHAnsi" w:eastAsia="Calibri" w:hAnsiTheme="minorHAnsi" w:cs="Calibri"/>
                <w:b/>
              </w:rPr>
            </w:pPr>
          </w:p>
          <w:p w14:paraId="7B9B53A9" w14:textId="118CE89E"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p1</w:t>
            </w:r>
          </w:p>
          <w:p w14:paraId="1C08E1DF" w14:textId="77777777" w:rsidR="002D2073" w:rsidRDefault="002D2073" w:rsidP="00627B57">
            <w:pPr>
              <w:rPr>
                <w:rFonts w:asciiTheme="minorHAnsi" w:eastAsia="Calibri" w:hAnsiTheme="minorHAnsi" w:cs="Calibri"/>
                <w:b/>
              </w:rPr>
            </w:pPr>
          </w:p>
          <w:p w14:paraId="0804B693" w14:textId="41B64A22" w:rsidR="00627B57" w:rsidRDefault="00F122F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627B57">
              <w:rPr>
                <w:rFonts w:asciiTheme="minorHAnsi" w:eastAsia="Calibri" w:hAnsiTheme="minorHAnsi" w:cs="Calibri"/>
              </w:rPr>
              <w:t>R</w:t>
            </w:r>
            <w:r w:rsidR="00627B57" w:rsidRPr="00627B57">
              <w:rPr>
                <w:rFonts w:asciiTheme="minorHAnsi" w:eastAsia="Calibri" w:hAnsiTheme="minorHAnsi" w:cs="Calibri"/>
              </w:rPr>
              <w:t>ange of index values</w:t>
            </w:r>
            <w:r w:rsidR="00627B57">
              <w:rPr>
                <w:rFonts w:asciiTheme="minorHAnsi" w:eastAsia="Calibri" w:hAnsiTheme="minorHAnsi" w:cs="Calibri"/>
              </w:rPr>
              <w:t xml:space="preserve"> for </w:t>
            </w:r>
            <w:r w:rsidR="00AD32F4">
              <w:rPr>
                <w:rFonts w:asciiTheme="minorHAnsi" w:eastAsia="Calibri" w:hAnsiTheme="minorHAnsi" w:cs="Calibri"/>
              </w:rPr>
              <w:t xml:space="preserve">p1 and </w:t>
            </w:r>
            <w:r w:rsidR="00627B57">
              <w:rPr>
                <w:rFonts w:asciiTheme="minorHAnsi" w:eastAsia="Calibri" w:hAnsiTheme="minorHAnsi" w:cs="Calibri"/>
              </w:rPr>
              <w:t>p2</w:t>
            </w:r>
            <w:r w:rsidR="00AD32F4">
              <w:rPr>
                <w:rFonts w:asciiTheme="minorHAnsi" w:eastAsia="Calibri" w:hAnsiTheme="minorHAnsi" w:cs="Calibri"/>
              </w:rPr>
              <w:t>. Both values must be the same.</w:t>
            </w:r>
          </w:p>
          <w:p w14:paraId="466F594B" w14:textId="77777777" w:rsidR="002D2073" w:rsidRDefault="002D2073" w:rsidP="00627B57">
            <w:pPr>
              <w:rPr>
                <w:rFonts w:asciiTheme="minorHAnsi" w:eastAsia="Calibri" w:hAnsiTheme="minorHAnsi" w:cs="Calibri"/>
                <w:b/>
              </w:rPr>
            </w:pPr>
          </w:p>
          <w:p w14:paraId="780613D5" w14:textId="77777777" w:rsidR="00F122F7" w:rsidRPr="00BF6411" w:rsidRDefault="00F122F7" w:rsidP="00AD32F4">
            <w:pPr>
              <w:rPr>
                <w:rFonts w:asciiTheme="minorHAnsi" w:hAnsiTheme="minorHAnsi"/>
              </w:rPr>
            </w:pPr>
          </w:p>
        </w:tc>
      </w:tr>
      <w:tr w:rsidR="00F122F7" w:rsidRPr="00BF6411" w14:paraId="56D93792" w14:textId="77777777" w:rsidTr="000E543D">
        <w:tc>
          <w:tcPr>
            <w:tcW w:w="2569" w:type="dxa"/>
            <w:tcBorders>
              <w:bottom w:val="single" w:sz="4" w:space="0" w:color="auto"/>
            </w:tcBorders>
            <w:shd w:val="clear" w:color="auto" w:fill="D9D9D9" w:themeFill="background1" w:themeFillShade="D9"/>
          </w:tcPr>
          <w:p w14:paraId="09C0DFB6"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753044F" w14:textId="77777777" w:rsidR="00F122F7" w:rsidRPr="00285823" w:rsidRDefault="00F122F7" w:rsidP="000E543D">
            <w:pPr>
              <w:rPr>
                <w:rFonts w:asciiTheme="minorHAnsi" w:eastAsia="Calibri" w:hAnsiTheme="minorHAnsi" w:cs="Calibri"/>
                <w:b/>
              </w:rPr>
            </w:pPr>
          </w:p>
        </w:tc>
      </w:tr>
    </w:tbl>
    <w:p w14:paraId="6635B2F4" w14:textId="77777777" w:rsidR="00F122F7" w:rsidRDefault="00F122F7" w:rsidP="00F122F7"/>
    <w:p w14:paraId="49BD680C" w14:textId="77777777" w:rsidR="003367EB" w:rsidRDefault="00F122F7" w:rsidP="003A7C36">
      <w:pPr>
        <w:pStyle w:val="Heading3"/>
        <w:numPr>
          <w:ilvl w:val="0"/>
          <w:numId w:val="0"/>
        </w:numPr>
      </w:pPr>
      <w:r>
        <w:t xml:space="preserve"> </w:t>
      </w:r>
    </w:p>
    <w:p w14:paraId="70CB5DB6" w14:textId="77777777" w:rsidR="003367EB" w:rsidRDefault="003367EB">
      <w:pPr>
        <w:rPr>
          <w:rFonts w:eastAsiaTheme="majorEastAsia" w:cstheme="majorBidi"/>
          <w:b/>
          <w:bCs/>
          <w:color w:val="365F91" w:themeColor="accent1" w:themeShade="BF"/>
          <w:szCs w:val="20"/>
        </w:rPr>
      </w:pPr>
      <w:r>
        <w:br w:type="page"/>
      </w:r>
    </w:p>
    <w:p w14:paraId="3C29A6AB" w14:textId="024D7698" w:rsidR="00F122F7" w:rsidRDefault="00F122F7" w:rsidP="00E937B5">
      <w:pPr>
        <w:pStyle w:val="Heading3"/>
      </w:pPr>
      <w:r>
        <w:lastRenderedPageBreak/>
        <w:t>P_20</w:t>
      </w:r>
      <w:r w:rsidR="003F2834">
        <w:t>10</w:t>
      </w:r>
      <w:r>
        <w:t xml:space="preserve"> </w:t>
      </w:r>
      <w:r w:rsidR="00627B57">
        <w:t>Beam Cap</w:t>
      </w:r>
    </w:p>
    <w:tbl>
      <w:tblPr>
        <w:tblStyle w:val="TableGrid"/>
        <w:tblW w:w="0" w:type="auto"/>
        <w:tblLook w:val="04A0" w:firstRow="1" w:lastRow="0" w:firstColumn="1" w:lastColumn="0" w:noHBand="0" w:noVBand="1"/>
      </w:tblPr>
      <w:tblGrid>
        <w:gridCol w:w="2569"/>
        <w:gridCol w:w="6781"/>
      </w:tblGrid>
      <w:tr w:rsidR="00F122F7" w:rsidRPr="00BF6411" w14:paraId="18E1ABB0" w14:textId="77777777" w:rsidTr="000E543D">
        <w:tc>
          <w:tcPr>
            <w:tcW w:w="2569" w:type="dxa"/>
            <w:tcBorders>
              <w:bottom w:val="single" w:sz="4" w:space="0" w:color="auto"/>
            </w:tcBorders>
            <w:shd w:val="clear" w:color="auto" w:fill="D9D9D9" w:themeFill="background1" w:themeFillShade="D9"/>
          </w:tcPr>
          <w:p w14:paraId="24EBBF32"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Scenario Description</w:t>
            </w:r>
          </w:p>
          <w:p w14:paraId="0312A92D" w14:textId="77777777" w:rsidR="00F122F7" w:rsidRPr="00BF6411" w:rsidRDefault="00F122F7" w:rsidP="000E543D">
            <w:pPr>
              <w:rPr>
                <w:rFonts w:asciiTheme="minorHAnsi" w:hAnsiTheme="minorHAnsi"/>
              </w:rPr>
            </w:pPr>
          </w:p>
        </w:tc>
        <w:tc>
          <w:tcPr>
            <w:tcW w:w="6781" w:type="dxa"/>
          </w:tcPr>
          <w:p w14:paraId="4B8775F9" w14:textId="77777777" w:rsidR="00F122F7" w:rsidRDefault="00627B57" w:rsidP="000E543D">
            <w:pPr>
              <w:rPr>
                <w:rFonts w:asciiTheme="minorHAnsi" w:hAnsiTheme="minorHAnsi"/>
              </w:rPr>
            </w:pPr>
            <w:r>
              <w:rPr>
                <w:rFonts w:asciiTheme="minorHAnsi" w:hAnsiTheme="minorHAnsi"/>
              </w:rPr>
              <w:t>Range of values for the beam element’s cap1 and cap2 attributes</w:t>
            </w:r>
            <w:r w:rsidR="009C78C1">
              <w:rPr>
                <w:rFonts w:asciiTheme="minorHAnsi" w:hAnsiTheme="minorHAnsi"/>
              </w:rPr>
              <w:t xml:space="preserve"> including values for sphere, butt, and hemisphere</w:t>
            </w:r>
          </w:p>
          <w:p w14:paraId="7DF0C5D0" w14:textId="1E01F101" w:rsidR="002D2073" w:rsidRPr="00BF6411" w:rsidRDefault="002D2073" w:rsidP="000E543D">
            <w:pPr>
              <w:rPr>
                <w:rFonts w:asciiTheme="minorHAnsi" w:hAnsiTheme="minorHAnsi"/>
              </w:rPr>
            </w:pPr>
          </w:p>
        </w:tc>
      </w:tr>
      <w:tr w:rsidR="00F122F7" w:rsidRPr="00BF6411" w14:paraId="2B56A4E9" w14:textId="77777777" w:rsidTr="000E543D">
        <w:tc>
          <w:tcPr>
            <w:tcW w:w="2569" w:type="dxa"/>
            <w:shd w:val="clear" w:color="auto" w:fill="D9D9D9" w:themeFill="background1" w:themeFillShade="D9"/>
          </w:tcPr>
          <w:p w14:paraId="2484315E"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Pass/Fail Criteria</w:t>
            </w:r>
          </w:p>
          <w:p w14:paraId="7E669FFD" w14:textId="77777777" w:rsidR="00F122F7" w:rsidRPr="00BF6411" w:rsidRDefault="00F122F7" w:rsidP="000E543D">
            <w:pPr>
              <w:rPr>
                <w:rFonts w:asciiTheme="minorHAnsi" w:hAnsiTheme="minorHAnsi"/>
              </w:rPr>
            </w:pPr>
          </w:p>
        </w:tc>
        <w:tc>
          <w:tcPr>
            <w:tcW w:w="6781" w:type="dxa"/>
          </w:tcPr>
          <w:p w14:paraId="421499A2" w14:textId="4C831099" w:rsidR="00F122F7" w:rsidRPr="00BF6411" w:rsidRDefault="00F122F7" w:rsidP="000E543D">
            <w:pPr>
              <w:rPr>
                <w:rFonts w:asciiTheme="minorHAnsi" w:hAnsiTheme="minorHAnsi"/>
              </w:rPr>
            </w:pPr>
            <w:r w:rsidRPr="00BF6411">
              <w:rPr>
                <w:rFonts w:asciiTheme="minorHAnsi" w:eastAsia="Verdana" w:hAnsiTheme="minorHAnsi" w:cs="Verdana"/>
              </w:rPr>
              <w:t>01</w:t>
            </w:r>
            <w:r w:rsidR="009C78C1">
              <w:rPr>
                <w:rFonts w:asciiTheme="minorHAnsi" w:eastAsia="Verdana" w:hAnsiTheme="minorHAnsi" w:cs="Verdana"/>
              </w:rPr>
              <w:t xml:space="preserve"> to 05</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F122F7" w:rsidRPr="00BF6411" w14:paraId="6F5E399B" w14:textId="77777777" w:rsidTr="000E543D">
        <w:tc>
          <w:tcPr>
            <w:tcW w:w="2569" w:type="dxa"/>
            <w:shd w:val="clear" w:color="auto" w:fill="D9D9D9" w:themeFill="background1" w:themeFillShade="D9"/>
          </w:tcPr>
          <w:p w14:paraId="360135F1" w14:textId="77777777" w:rsidR="00F122F7" w:rsidRPr="00BF6411" w:rsidRDefault="00F122F7" w:rsidP="000E543D">
            <w:pPr>
              <w:rPr>
                <w:rFonts w:asciiTheme="minorHAnsi" w:hAnsiTheme="minorHAnsi"/>
              </w:rPr>
            </w:pPr>
            <w:r w:rsidRPr="00BF6411">
              <w:rPr>
                <w:rFonts w:asciiTheme="minorHAnsi" w:eastAsiaTheme="minorEastAsia" w:hAnsiTheme="minorHAnsi"/>
                <w:b/>
                <w:bCs/>
              </w:rPr>
              <w:t>Test Case Iterations</w:t>
            </w:r>
          </w:p>
          <w:p w14:paraId="677F3A56" w14:textId="77777777" w:rsidR="00F122F7" w:rsidRPr="00BF6411" w:rsidRDefault="00F122F7" w:rsidP="000E543D">
            <w:pPr>
              <w:rPr>
                <w:rFonts w:asciiTheme="minorHAnsi" w:hAnsiTheme="minorHAnsi"/>
              </w:rPr>
            </w:pPr>
          </w:p>
        </w:tc>
        <w:tc>
          <w:tcPr>
            <w:tcW w:w="6781" w:type="dxa"/>
          </w:tcPr>
          <w:p w14:paraId="16EDE2A4" w14:textId="512B9D37" w:rsidR="00F122F7" w:rsidRDefault="00F122F7"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 xml:space="preserve">Demonstrate that  cap1 explicitly defined cap values at the </w:t>
            </w:r>
            <w:proofErr w:type="spellStart"/>
            <w:r w:rsidR="009C78C1" w:rsidRPr="009C78C1">
              <w:rPr>
                <w:rFonts w:asciiTheme="minorHAnsi" w:eastAsia="Calibri" w:hAnsiTheme="minorHAnsi" w:cs="Calibri"/>
              </w:rPr>
              <w:t>beamlattice</w:t>
            </w:r>
            <w:proofErr w:type="spellEnd"/>
            <w:r w:rsidR="009C78C1" w:rsidRPr="009C78C1">
              <w:rPr>
                <w:rFonts w:asciiTheme="minorHAnsi" w:eastAsia="Calibri" w:hAnsiTheme="minorHAnsi" w:cs="Calibri"/>
              </w:rPr>
              <w:t xml:space="preserve"> level</w:t>
            </w:r>
          </w:p>
          <w:p w14:paraId="6FE37395" w14:textId="77777777" w:rsidR="002D2073" w:rsidRDefault="002D2073" w:rsidP="000E543D">
            <w:pPr>
              <w:rPr>
                <w:rFonts w:asciiTheme="minorHAnsi" w:eastAsia="Calibri" w:hAnsiTheme="minorHAnsi" w:cs="Calibri"/>
                <w:b/>
              </w:rPr>
            </w:pPr>
          </w:p>
          <w:p w14:paraId="3F1C688C" w14:textId="0545A634"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Pr>
                <w:rFonts w:asciiTheme="minorHAnsi" w:eastAsia="Calibri" w:hAnsiTheme="minorHAnsi" w:cs="Calibri"/>
              </w:rPr>
              <w:t>D</w:t>
            </w:r>
            <w:r w:rsidR="009C78C1" w:rsidRPr="009C78C1">
              <w:rPr>
                <w:rFonts w:asciiTheme="minorHAnsi" w:eastAsia="Calibri" w:hAnsiTheme="minorHAnsi" w:cs="Calibri"/>
              </w:rPr>
              <w:t xml:space="preserve">efine several beam lattices structures each with different cap1 </w:t>
            </w:r>
            <w:r w:rsidR="00113A99">
              <w:rPr>
                <w:rFonts w:asciiTheme="minorHAnsi" w:eastAsia="Calibri" w:hAnsiTheme="minorHAnsi" w:cs="Calibri"/>
              </w:rPr>
              <w:t xml:space="preserve">or cap2 </w:t>
            </w:r>
            <w:r w:rsidR="009C78C1" w:rsidRPr="009C78C1">
              <w:rPr>
                <w:rFonts w:asciiTheme="minorHAnsi" w:eastAsia="Calibri" w:hAnsiTheme="minorHAnsi" w:cs="Calibri"/>
              </w:rPr>
              <w:t xml:space="preserve">values including hemisphere, sphere, and butt. </w:t>
            </w:r>
          </w:p>
          <w:p w14:paraId="0B09949A" w14:textId="77777777" w:rsidR="002D2073" w:rsidRDefault="002D2073" w:rsidP="000E543D">
            <w:pPr>
              <w:rPr>
                <w:rFonts w:asciiTheme="minorHAnsi" w:eastAsia="Calibri" w:hAnsiTheme="minorHAnsi" w:cs="Calibri"/>
                <w:b/>
              </w:rPr>
            </w:pPr>
          </w:p>
          <w:p w14:paraId="3FE39AD3" w14:textId="5C05C8D8" w:rsidR="00F122F7" w:rsidRDefault="00F122F7"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9C78C1" w:rsidRPr="009C78C1">
              <w:rPr>
                <w:rFonts w:asciiTheme="minorHAnsi" w:eastAsia="Calibri" w:hAnsiTheme="minorHAnsi" w:cs="Calibri"/>
              </w:rPr>
              <w:t xml:space="preserve">Demonstrate that  cap2 overrides explicitly defined cap values at the </w:t>
            </w:r>
            <w:proofErr w:type="spellStart"/>
            <w:r w:rsidR="009C78C1" w:rsidRPr="009C78C1">
              <w:rPr>
                <w:rFonts w:asciiTheme="minorHAnsi" w:eastAsia="Calibri" w:hAnsiTheme="minorHAnsi" w:cs="Calibri"/>
              </w:rPr>
              <w:t>beamlattice</w:t>
            </w:r>
            <w:proofErr w:type="spellEnd"/>
            <w:r w:rsidR="009C78C1" w:rsidRPr="009C78C1">
              <w:rPr>
                <w:rFonts w:asciiTheme="minorHAnsi" w:eastAsia="Calibri" w:hAnsiTheme="minorHAnsi" w:cs="Calibri"/>
              </w:rPr>
              <w:t xml:space="preserve"> level</w:t>
            </w:r>
          </w:p>
          <w:p w14:paraId="6D89B5C3" w14:textId="77777777" w:rsidR="002D2073" w:rsidRDefault="002D2073" w:rsidP="009C78C1">
            <w:pPr>
              <w:rPr>
                <w:rFonts w:asciiTheme="minorHAnsi" w:eastAsia="Calibri" w:hAnsiTheme="minorHAnsi" w:cs="Calibri"/>
                <w:b/>
              </w:rPr>
            </w:pPr>
          </w:p>
          <w:p w14:paraId="6FAD6270" w14:textId="77777777" w:rsidR="002D2073" w:rsidRDefault="002D2073" w:rsidP="009C78C1">
            <w:pPr>
              <w:rPr>
                <w:rFonts w:asciiTheme="minorHAnsi" w:eastAsia="Calibri" w:hAnsiTheme="minorHAnsi" w:cs="Calibri"/>
                <w:b/>
              </w:rPr>
            </w:pPr>
          </w:p>
          <w:p w14:paraId="57CDC4A6" w14:textId="2E60426A" w:rsidR="005E53BC" w:rsidRDefault="009C78C1" w:rsidP="005E53BC">
            <w:pPr>
              <w:rPr>
                <w:rFonts w:asciiTheme="minorHAnsi" w:eastAsia="Calibri" w:hAnsiTheme="minorHAnsi" w:cs="Calibri"/>
              </w:rPr>
            </w:pPr>
            <w:r w:rsidRPr="00285823">
              <w:rPr>
                <w:rFonts w:asciiTheme="minorHAnsi" w:eastAsia="Calibri" w:hAnsiTheme="minorHAnsi" w:cs="Calibri"/>
                <w:b/>
              </w:rPr>
              <w:t>0</w:t>
            </w:r>
            <w:r w:rsidR="005E53BC">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9C78C1">
              <w:rPr>
                <w:rFonts w:asciiTheme="minorHAnsi" w:eastAsia="Calibri" w:hAnsiTheme="minorHAnsi" w:cs="Calibri"/>
              </w:rPr>
              <w:t>Matrix of combos of Cap1 and Cap2 attribute values</w:t>
            </w:r>
            <w:r w:rsidR="005E53BC">
              <w:rPr>
                <w:rFonts w:asciiTheme="minorHAnsi" w:eastAsia="Calibri" w:hAnsiTheme="minorHAnsi" w:cs="Calibri"/>
              </w:rPr>
              <w:t xml:space="preserve">. </w:t>
            </w:r>
            <w:r w:rsidR="005E53BC" w:rsidRPr="009C78C1">
              <w:rPr>
                <w:rFonts w:asciiTheme="minorHAnsi" w:eastAsia="Calibri" w:hAnsiTheme="minorHAnsi" w:cs="Calibri"/>
              </w:rPr>
              <w:t>Use r1 or r2 beam attributes to taper beams such that sphere caps can be differentiated from hemisphere caps</w:t>
            </w:r>
          </w:p>
          <w:p w14:paraId="4D27FFD2" w14:textId="316A5864" w:rsidR="009C78C1" w:rsidRDefault="009C78C1" w:rsidP="009C78C1">
            <w:pPr>
              <w:rPr>
                <w:rFonts w:asciiTheme="minorHAnsi" w:eastAsia="Calibri" w:hAnsiTheme="minorHAnsi" w:cs="Calibri"/>
              </w:rPr>
            </w:pPr>
          </w:p>
          <w:p w14:paraId="21204E07" w14:textId="77777777" w:rsidR="00F122F7" w:rsidRPr="00BF6411" w:rsidRDefault="00F122F7" w:rsidP="000E543D">
            <w:pPr>
              <w:rPr>
                <w:rFonts w:asciiTheme="minorHAnsi" w:hAnsiTheme="minorHAnsi"/>
              </w:rPr>
            </w:pPr>
          </w:p>
        </w:tc>
      </w:tr>
      <w:tr w:rsidR="00F122F7" w:rsidRPr="00BF6411" w14:paraId="04F241E3" w14:textId="77777777" w:rsidTr="000E543D">
        <w:tc>
          <w:tcPr>
            <w:tcW w:w="2569" w:type="dxa"/>
            <w:tcBorders>
              <w:bottom w:val="single" w:sz="4" w:space="0" w:color="auto"/>
            </w:tcBorders>
            <w:shd w:val="clear" w:color="auto" w:fill="D9D9D9" w:themeFill="background1" w:themeFillShade="D9"/>
          </w:tcPr>
          <w:p w14:paraId="0CD4F210" w14:textId="77777777" w:rsidR="00F122F7" w:rsidRPr="00BF6411" w:rsidRDefault="00F122F7"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5701F0" w14:textId="77777777" w:rsidR="00F122F7" w:rsidRPr="00285823" w:rsidRDefault="00F122F7" w:rsidP="000E543D">
            <w:pPr>
              <w:rPr>
                <w:rFonts w:asciiTheme="minorHAnsi" w:eastAsia="Calibri" w:hAnsiTheme="minorHAnsi" w:cs="Calibri"/>
                <w:b/>
              </w:rPr>
            </w:pPr>
          </w:p>
        </w:tc>
      </w:tr>
    </w:tbl>
    <w:p w14:paraId="5CD651F1" w14:textId="77777777" w:rsidR="00F122F7" w:rsidRDefault="00F122F7" w:rsidP="00F122F7"/>
    <w:p w14:paraId="7F339F98" w14:textId="39534EB0" w:rsidR="001012F2" w:rsidRDefault="001012F2">
      <w:pPr>
        <w:rPr>
          <w:rFonts w:eastAsiaTheme="majorEastAsia" w:cstheme="majorBidi"/>
          <w:b/>
          <w:bCs/>
          <w:color w:val="365F91" w:themeColor="accent1" w:themeShade="BF"/>
          <w:szCs w:val="20"/>
        </w:rPr>
      </w:pPr>
    </w:p>
    <w:p w14:paraId="0AB37CCE" w14:textId="66F925FF" w:rsidR="009C78C1" w:rsidRDefault="009C78C1" w:rsidP="009C78C1">
      <w:pPr>
        <w:pStyle w:val="Heading3"/>
      </w:pPr>
      <w:r>
        <w:t xml:space="preserve"> P_20</w:t>
      </w:r>
      <w:r w:rsidR="002D2073">
        <w:t>11</w:t>
      </w:r>
      <w:r>
        <w:t xml:space="preserve"> </w:t>
      </w:r>
      <w:proofErr w:type="spellStart"/>
      <w:r>
        <w:t>beamsets</w:t>
      </w:r>
      <w:proofErr w:type="spellEnd"/>
    </w:p>
    <w:tbl>
      <w:tblPr>
        <w:tblStyle w:val="TableGrid"/>
        <w:tblW w:w="0" w:type="auto"/>
        <w:tblLook w:val="04A0" w:firstRow="1" w:lastRow="0" w:firstColumn="1" w:lastColumn="0" w:noHBand="0" w:noVBand="1"/>
      </w:tblPr>
      <w:tblGrid>
        <w:gridCol w:w="2569"/>
        <w:gridCol w:w="6781"/>
      </w:tblGrid>
      <w:tr w:rsidR="009C78C1" w:rsidRPr="00BF6411" w14:paraId="7370FE2A" w14:textId="77777777" w:rsidTr="00B454AA">
        <w:tc>
          <w:tcPr>
            <w:tcW w:w="2569" w:type="dxa"/>
            <w:tcBorders>
              <w:bottom w:val="single" w:sz="4" w:space="0" w:color="auto"/>
            </w:tcBorders>
            <w:shd w:val="clear" w:color="auto" w:fill="D9D9D9" w:themeFill="background1" w:themeFillShade="D9"/>
          </w:tcPr>
          <w:p w14:paraId="22C7B41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6255AF19" w14:textId="77777777" w:rsidR="009C78C1" w:rsidRPr="00BF6411" w:rsidRDefault="009C78C1" w:rsidP="00B454AA">
            <w:pPr>
              <w:rPr>
                <w:rFonts w:asciiTheme="minorHAnsi" w:hAnsiTheme="minorHAnsi"/>
              </w:rPr>
            </w:pPr>
          </w:p>
        </w:tc>
        <w:tc>
          <w:tcPr>
            <w:tcW w:w="6781" w:type="dxa"/>
          </w:tcPr>
          <w:p w14:paraId="2F8C96C6" w14:textId="77777777" w:rsidR="009C78C1" w:rsidRDefault="009C78C1" w:rsidP="00B454AA">
            <w:pPr>
              <w:rPr>
                <w:rFonts w:asciiTheme="minorHAnsi" w:hAnsiTheme="minorHAnsi"/>
              </w:rPr>
            </w:pPr>
            <w:r>
              <w:rPr>
                <w:rFonts w:asciiTheme="minorHAnsi" w:hAnsiTheme="minorHAnsi"/>
              </w:rPr>
              <w:t xml:space="preserve">Test of </w:t>
            </w:r>
            <w:proofErr w:type="spellStart"/>
            <w:r>
              <w:rPr>
                <w:rFonts w:asciiTheme="minorHAnsi" w:hAnsiTheme="minorHAnsi"/>
              </w:rPr>
              <w:t>beamset</w:t>
            </w:r>
            <w:proofErr w:type="spellEnd"/>
            <w:r>
              <w:rPr>
                <w:rFonts w:asciiTheme="minorHAnsi" w:hAnsiTheme="minorHAnsi"/>
              </w:rPr>
              <w:t xml:space="preserve"> references. Note that </w:t>
            </w:r>
            <w:proofErr w:type="spellStart"/>
            <w:r>
              <w:rPr>
                <w:rFonts w:asciiTheme="minorHAnsi" w:hAnsiTheme="minorHAnsi"/>
              </w:rPr>
              <w:t>beamset</w:t>
            </w:r>
            <w:proofErr w:type="spellEnd"/>
            <w:r>
              <w:rPr>
                <w:rFonts w:asciiTheme="minorHAnsi" w:hAnsiTheme="minorHAnsi"/>
              </w:rPr>
              <w:t xml:space="preserve"> does not impact the rendered appearance of the objects. There is currently no defined method of referencing </w:t>
            </w:r>
            <w:proofErr w:type="spellStart"/>
            <w:r>
              <w:rPr>
                <w:rFonts w:asciiTheme="minorHAnsi" w:hAnsiTheme="minorHAnsi"/>
              </w:rPr>
              <w:t>beamsets</w:t>
            </w:r>
            <w:proofErr w:type="spellEnd"/>
            <w:r>
              <w:rPr>
                <w:rFonts w:asciiTheme="minorHAnsi" w:hAnsiTheme="minorHAnsi"/>
              </w:rPr>
              <w:t xml:space="preserve"> in metadata.</w:t>
            </w:r>
          </w:p>
          <w:p w14:paraId="0C2B47DF" w14:textId="0D27163B" w:rsidR="009C78C1" w:rsidRPr="00BF6411" w:rsidRDefault="009C78C1" w:rsidP="00B454AA">
            <w:pPr>
              <w:rPr>
                <w:rFonts w:asciiTheme="minorHAnsi" w:hAnsiTheme="minorHAnsi"/>
              </w:rPr>
            </w:pPr>
          </w:p>
        </w:tc>
      </w:tr>
      <w:tr w:rsidR="009C78C1" w:rsidRPr="00BF6411" w14:paraId="75893E5F" w14:textId="77777777" w:rsidTr="00B454AA">
        <w:tc>
          <w:tcPr>
            <w:tcW w:w="2569" w:type="dxa"/>
            <w:shd w:val="clear" w:color="auto" w:fill="D9D9D9" w:themeFill="background1" w:themeFillShade="D9"/>
          </w:tcPr>
          <w:p w14:paraId="50D38E6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F0A52FD" w14:textId="77777777" w:rsidR="009C78C1" w:rsidRPr="00BF6411" w:rsidRDefault="009C78C1" w:rsidP="00B454AA">
            <w:pPr>
              <w:rPr>
                <w:rFonts w:asciiTheme="minorHAnsi" w:hAnsiTheme="minorHAnsi"/>
              </w:rPr>
            </w:pPr>
          </w:p>
        </w:tc>
        <w:tc>
          <w:tcPr>
            <w:tcW w:w="6781" w:type="dxa"/>
          </w:tcPr>
          <w:p w14:paraId="2A1EAAC0" w14:textId="74116C5D"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D2073">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76517BFE" w14:textId="77777777" w:rsidTr="00B454AA">
        <w:tc>
          <w:tcPr>
            <w:tcW w:w="2569" w:type="dxa"/>
            <w:shd w:val="clear" w:color="auto" w:fill="D9D9D9" w:themeFill="background1" w:themeFillShade="D9"/>
          </w:tcPr>
          <w:p w14:paraId="2D2AAC5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59213ED2" w14:textId="77777777" w:rsidR="009C78C1" w:rsidRPr="00BF6411" w:rsidRDefault="009C78C1" w:rsidP="00B454AA">
            <w:pPr>
              <w:rPr>
                <w:rFonts w:asciiTheme="minorHAnsi" w:hAnsiTheme="minorHAnsi"/>
              </w:rPr>
            </w:pPr>
          </w:p>
        </w:tc>
        <w:tc>
          <w:tcPr>
            <w:tcW w:w="6781" w:type="dxa"/>
          </w:tcPr>
          <w:p w14:paraId="6B73DC3F" w14:textId="4FF99696"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Define a single </w:t>
            </w:r>
            <w:proofErr w:type="spellStart"/>
            <w:r w:rsidRPr="009C78C1">
              <w:rPr>
                <w:rFonts w:asciiTheme="minorHAnsi" w:eastAsia="Calibri" w:hAnsiTheme="minorHAnsi" w:cs="Calibri"/>
              </w:rPr>
              <w:t>beamset</w:t>
            </w:r>
            <w:proofErr w:type="spellEnd"/>
            <w:r w:rsidRPr="009C78C1">
              <w:rPr>
                <w:rFonts w:asciiTheme="minorHAnsi" w:eastAsia="Calibri" w:hAnsiTheme="minorHAnsi" w:cs="Calibri"/>
              </w:rPr>
              <w:t xml:space="preserve"> with one beam ref</w:t>
            </w:r>
          </w:p>
          <w:p w14:paraId="30042CF4" w14:textId="77777777" w:rsidR="002D2073" w:rsidRDefault="002D2073" w:rsidP="00B454AA">
            <w:pPr>
              <w:rPr>
                <w:rFonts w:asciiTheme="minorHAnsi" w:eastAsia="Calibri" w:hAnsiTheme="minorHAnsi" w:cs="Calibri"/>
                <w:b/>
              </w:rPr>
            </w:pPr>
          </w:p>
          <w:p w14:paraId="56D5548C" w14:textId="69A66882"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Define multiple </w:t>
            </w:r>
            <w:proofErr w:type="spellStart"/>
            <w:r w:rsidRPr="009C78C1">
              <w:rPr>
                <w:rFonts w:asciiTheme="minorHAnsi" w:eastAsia="Calibri" w:hAnsiTheme="minorHAnsi" w:cs="Calibri"/>
              </w:rPr>
              <w:t>beamsets</w:t>
            </w:r>
            <w:proofErr w:type="spellEnd"/>
            <w:r w:rsidRPr="009C78C1">
              <w:rPr>
                <w:rFonts w:asciiTheme="minorHAnsi" w:eastAsia="Calibri" w:hAnsiTheme="minorHAnsi" w:cs="Calibri"/>
              </w:rPr>
              <w:t xml:space="preserve"> with multiple beam ref</w:t>
            </w:r>
          </w:p>
          <w:p w14:paraId="69839D0A" w14:textId="77777777" w:rsidR="002D2073" w:rsidRDefault="002D2073" w:rsidP="00B454AA">
            <w:pPr>
              <w:rPr>
                <w:rFonts w:asciiTheme="minorHAnsi" w:eastAsia="Calibri" w:hAnsiTheme="minorHAnsi" w:cs="Calibri"/>
                <w:b/>
              </w:rPr>
            </w:pPr>
          </w:p>
          <w:p w14:paraId="51195BD8" w14:textId="2B3D4B6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Pr="009C78C1">
              <w:rPr>
                <w:rFonts w:asciiTheme="minorHAnsi" w:eastAsia="Calibri" w:hAnsiTheme="minorHAnsi" w:cs="Calibri"/>
              </w:rPr>
              <w:t xml:space="preserve">Include </w:t>
            </w:r>
            <w:proofErr w:type="spellStart"/>
            <w:r>
              <w:rPr>
                <w:rFonts w:asciiTheme="minorHAnsi" w:eastAsia="Calibri" w:hAnsiTheme="minorHAnsi" w:cs="Calibri"/>
              </w:rPr>
              <w:t>beamset</w:t>
            </w:r>
            <w:proofErr w:type="spellEnd"/>
            <w:r>
              <w:rPr>
                <w:rFonts w:asciiTheme="minorHAnsi" w:eastAsia="Calibri" w:hAnsiTheme="minorHAnsi" w:cs="Calibri"/>
              </w:rPr>
              <w:t xml:space="preserve"> </w:t>
            </w:r>
            <w:r w:rsidRPr="009C78C1">
              <w:rPr>
                <w:rFonts w:asciiTheme="minorHAnsi" w:eastAsia="Calibri" w:hAnsiTheme="minorHAnsi" w:cs="Calibri"/>
              </w:rPr>
              <w:t xml:space="preserve">name </w:t>
            </w:r>
            <w:r>
              <w:rPr>
                <w:rFonts w:asciiTheme="minorHAnsi" w:eastAsia="Calibri" w:hAnsiTheme="minorHAnsi" w:cs="Calibri"/>
              </w:rPr>
              <w:t xml:space="preserve">and identifier </w:t>
            </w:r>
            <w:r w:rsidRPr="009C78C1">
              <w:rPr>
                <w:rFonts w:asciiTheme="minorHAnsi" w:eastAsia="Calibri" w:hAnsiTheme="minorHAnsi" w:cs="Calibri"/>
              </w:rPr>
              <w:t>attribute</w:t>
            </w:r>
            <w:r>
              <w:rPr>
                <w:rFonts w:asciiTheme="minorHAnsi" w:eastAsia="Calibri" w:hAnsiTheme="minorHAnsi" w:cs="Calibri"/>
              </w:rPr>
              <w:t>s</w:t>
            </w:r>
          </w:p>
          <w:p w14:paraId="56F9137B" w14:textId="77777777" w:rsidR="009C78C1" w:rsidRDefault="009C78C1" w:rsidP="00B454AA">
            <w:pPr>
              <w:rPr>
                <w:rFonts w:asciiTheme="minorHAnsi" w:eastAsia="Calibri" w:hAnsiTheme="minorHAnsi" w:cs="Calibri"/>
              </w:rPr>
            </w:pPr>
          </w:p>
          <w:p w14:paraId="2C6D4088" w14:textId="77777777" w:rsidR="009C78C1" w:rsidRPr="00BF6411" w:rsidRDefault="009C78C1" w:rsidP="00B454AA">
            <w:pPr>
              <w:rPr>
                <w:rFonts w:asciiTheme="minorHAnsi" w:hAnsiTheme="minorHAnsi"/>
              </w:rPr>
            </w:pPr>
          </w:p>
        </w:tc>
      </w:tr>
      <w:tr w:rsidR="009C78C1" w:rsidRPr="00BF6411" w14:paraId="77F5FDDB" w14:textId="77777777" w:rsidTr="00B454AA">
        <w:tc>
          <w:tcPr>
            <w:tcW w:w="2569" w:type="dxa"/>
            <w:tcBorders>
              <w:bottom w:val="single" w:sz="4" w:space="0" w:color="auto"/>
            </w:tcBorders>
            <w:shd w:val="clear" w:color="auto" w:fill="D9D9D9" w:themeFill="background1" w:themeFillShade="D9"/>
          </w:tcPr>
          <w:p w14:paraId="2F0EB044"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18CF73E" w14:textId="77777777" w:rsidR="009C78C1" w:rsidRPr="00285823" w:rsidRDefault="009C78C1" w:rsidP="00B454AA">
            <w:pPr>
              <w:rPr>
                <w:rFonts w:asciiTheme="minorHAnsi" w:eastAsia="Calibri" w:hAnsiTheme="minorHAnsi" w:cs="Calibri"/>
                <w:b/>
              </w:rPr>
            </w:pPr>
          </w:p>
        </w:tc>
      </w:tr>
    </w:tbl>
    <w:p w14:paraId="3318AFD3" w14:textId="77777777" w:rsidR="009C78C1" w:rsidRDefault="009C78C1" w:rsidP="009C78C1"/>
    <w:p w14:paraId="09346850" w14:textId="77777777" w:rsidR="003367EB" w:rsidRDefault="009C78C1" w:rsidP="003A7C36">
      <w:pPr>
        <w:pStyle w:val="Heading3"/>
        <w:numPr>
          <w:ilvl w:val="0"/>
          <w:numId w:val="0"/>
        </w:numPr>
      </w:pPr>
      <w:r>
        <w:t xml:space="preserve"> </w:t>
      </w:r>
    </w:p>
    <w:p w14:paraId="20D0B02D" w14:textId="77777777" w:rsidR="003367EB" w:rsidRDefault="003367EB">
      <w:pPr>
        <w:rPr>
          <w:rFonts w:eastAsiaTheme="majorEastAsia" w:cstheme="majorBidi"/>
          <w:b/>
          <w:bCs/>
          <w:color w:val="365F91" w:themeColor="accent1" w:themeShade="BF"/>
          <w:szCs w:val="20"/>
        </w:rPr>
      </w:pPr>
      <w:r>
        <w:br w:type="page"/>
      </w:r>
    </w:p>
    <w:p w14:paraId="0FAD93D8" w14:textId="3A927CF6" w:rsidR="009C78C1" w:rsidRDefault="009C78C1" w:rsidP="009C78C1">
      <w:pPr>
        <w:pStyle w:val="Heading3"/>
      </w:pPr>
      <w:r>
        <w:lastRenderedPageBreak/>
        <w:t>P_20</w:t>
      </w:r>
      <w:r w:rsidR="002D2073">
        <w:t>12</w:t>
      </w:r>
      <w:r>
        <w:t xml:space="preserve"> </w:t>
      </w:r>
      <w:r w:rsidR="0071406F">
        <w:t>Units</w:t>
      </w:r>
    </w:p>
    <w:tbl>
      <w:tblPr>
        <w:tblStyle w:val="TableGrid"/>
        <w:tblW w:w="0" w:type="auto"/>
        <w:tblLook w:val="04A0" w:firstRow="1" w:lastRow="0" w:firstColumn="1" w:lastColumn="0" w:noHBand="0" w:noVBand="1"/>
      </w:tblPr>
      <w:tblGrid>
        <w:gridCol w:w="2569"/>
        <w:gridCol w:w="6781"/>
      </w:tblGrid>
      <w:tr w:rsidR="0071406F" w:rsidRPr="00BF6411" w14:paraId="2AF1F7B4" w14:textId="77777777" w:rsidTr="00B454AA">
        <w:tc>
          <w:tcPr>
            <w:tcW w:w="2569" w:type="dxa"/>
            <w:tcBorders>
              <w:bottom w:val="single" w:sz="4" w:space="0" w:color="auto"/>
            </w:tcBorders>
            <w:shd w:val="clear" w:color="auto" w:fill="D9D9D9" w:themeFill="background1" w:themeFillShade="D9"/>
          </w:tcPr>
          <w:p w14:paraId="110D72CE"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Scenario Description</w:t>
            </w:r>
          </w:p>
          <w:p w14:paraId="4BF9F831" w14:textId="77777777" w:rsidR="0071406F" w:rsidRPr="00BF6411" w:rsidRDefault="0071406F" w:rsidP="0071406F">
            <w:pPr>
              <w:rPr>
                <w:rFonts w:asciiTheme="minorHAnsi" w:hAnsiTheme="minorHAnsi"/>
              </w:rPr>
            </w:pPr>
          </w:p>
        </w:tc>
        <w:tc>
          <w:tcPr>
            <w:tcW w:w="6781" w:type="dxa"/>
          </w:tcPr>
          <w:p w14:paraId="4FB341D9" w14:textId="6E78C041" w:rsidR="0071406F" w:rsidRPr="00BF6411" w:rsidRDefault="0071406F">
            <w:pPr>
              <w:rPr>
                <w:rFonts w:asciiTheme="minorHAnsi" w:hAnsiTheme="minorHAnsi"/>
              </w:rPr>
            </w:pPr>
            <w:r w:rsidRPr="00F84397">
              <w:rPr>
                <w:rFonts w:asciiTheme="minorHAnsi" w:eastAsiaTheme="minorEastAsia" w:hAnsiTheme="minorHAnsi"/>
                <w:szCs w:val="20"/>
              </w:rPr>
              <w:t>Create a simple 3</w:t>
            </w:r>
            <w:r>
              <w:rPr>
                <w:rFonts w:asciiTheme="minorHAnsi" w:eastAsiaTheme="minorEastAsia" w:hAnsiTheme="minorHAnsi"/>
                <w:szCs w:val="20"/>
              </w:rPr>
              <w:t>MF</w:t>
            </w:r>
            <w:r w:rsidRPr="00F84397">
              <w:rPr>
                <w:rFonts w:asciiTheme="minorHAnsi" w:eastAsiaTheme="minorEastAsia" w:hAnsiTheme="minorHAnsi"/>
                <w:szCs w:val="20"/>
              </w:rPr>
              <w:t xml:space="preserve"> file</w:t>
            </w:r>
            <w:r>
              <w:rPr>
                <w:rFonts w:asciiTheme="minorHAnsi" w:eastAsiaTheme="minorEastAsia" w:hAnsiTheme="minorHAnsi"/>
                <w:szCs w:val="20"/>
              </w:rPr>
              <w:t xml:space="preserve"> with beam lattice structures</w:t>
            </w:r>
            <w:r w:rsidRPr="00F84397">
              <w:rPr>
                <w:rFonts w:asciiTheme="minorHAnsi" w:eastAsiaTheme="minorEastAsia" w:hAnsiTheme="minorHAnsi"/>
                <w:szCs w:val="20"/>
              </w:rPr>
              <w:t>, the</w:t>
            </w:r>
            <w:r>
              <w:rPr>
                <w:rFonts w:asciiTheme="minorHAnsi" w:eastAsiaTheme="minorEastAsia" w:hAnsiTheme="minorHAnsi"/>
                <w:szCs w:val="20"/>
              </w:rPr>
              <w:t>n</w:t>
            </w:r>
            <w:r w:rsidRPr="00F84397">
              <w:rPr>
                <w:rFonts w:asciiTheme="minorHAnsi" w:eastAsiaTheme="minorEastAsia" w:hAnsiTheme="minorHAnsi"/>
                <w:szCs w:val="20"/>
              </w:rPr>
              <w:t xml:space="preserve"> modify the 3</w:t>
            </w:r>
            <w:r>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r>
              <w:rPr>
                <w:rFonts w:asciiTheme="minorHAnsi" w:eastAsiaTheme="minorEastAsia" w:hAnsiTheme="minorHAnsi"/>
                <w:szCs w:val="20"/>
              </w:rPr>
              <w:t xml:space="preserve">. </w:t>
            </w:r>
          </w:p>
        </w:tc>
      </w:tr>
      <w:tr w:rsidR="0071406F" w:rsidRPr="00BF6411" w14:paraId="18586391" w14:textId="77777777" w:rsidTr="00B454AA">
        <w:tc>
          <w:tcPr>
            <w:tcW w:w="2569" w:type="dxa"/>
            <w:shd w:val="clear" w:color="auto" w:fill="D9D9D9" w:themeFill="background1" w:themeFillShade="D9"/>
          </w:tcPr>
          <w:p w14:paraId="1FB86E03"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Pass/Fail Criteria</w:t>
            </w:r>
          </w:p>
          <w:p w14:paraId="016136B8" w14:textId="77777777" w:rsidR="0071406F" w:rsidRPr="00BF6411" w:rsidRDefault="0071406F" w:rsidP="0071406F">
            <w:pPr>
              <w:rPr>
                <w:rFonts w:asciiTheme="minorHAnsi" w:hAnsiTheme="minorHAnsi"/>
              </w:rPr>
            </w:pPr>
          </w:p>
        </w:tc>
        <w:tc>
          <w:tcPr>
            <w:tcW w:w="6781" w:type="dxa"/>
          </w:tcPr>
          <w:p w14:paraId="097CEB37" w14:textId="000004FA" w:rsidR="0071406F" w:rsidRPr="00BF6411" w:rsidRDefault="0071406F" w:rsidP="0071406F">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71406F" w:rsidRPr="00BF6411" w14:paraId="041227F1" w14:textId="77777777" w:rsidTr="00B454AA">
        <w:tc>
          <w:tcPr>
            <w:tcW w:w="2569" w:type="dxa"/>
            <w:shd w:val="clear" w:color="auto" w:fill="D9D9D9" w:themeFill="background1" w:themeFillShade="D9"/>
          </w:tcPr>
          <w:p w14:paraId="11F074B4" w14:textId="77777777" w:rsidR="0071406F" w:rsidRPr="00BF6411" w:rsidRDefault="0071406F" w:rsidP="0071406F">
            <w:pPr>
              <w:rPr>
                <w:rFonts w:asciiTheme="minorHAnsi" w:hAnsiTheme="minorHAnsi"/>
              </w:rPr>
            </w:pPr>
            <w:r w:rsidRPr="00BF6411">
              <w:rPr>
                <w:rFonts w:asciiTheme="minorHAnsi" w:eastAsiaTheme="minorEastAsia" w:hAnsiTheme="minorHAnsi"/>
                <w:b/>
                <w:bCs/>
              </w:rPr>
              <w:t>Test Case Iterations</w:t>
            </w:r>
          </w:p>
          <w:p w14:paraId="50B9D001" w14:textId="77777777" w:rsidR="0071406F" w:rsidRPr="00BF6411" w:rsidRDefault="0071406F" w:rsidP="0071406F">
            <w:pPr>
              <w:rPr>
                <w:rFonts w:asciiTheme="minorHAnsi" w:hAnsiTheme="minorHAnsi"/>
              </w:rPr>
            </w:pPr>
          </w:p>
        </w:tc>
        <w:tc>
          <w:tcPr>
            <w:tcW w:w="6781" w:type="dxa"/>
          </w:tcPr>
          <w:p w14:paraId="1DFA9456" w14:textId="77777777"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01 – </w:t>
            </w:r>
            <w:r>
              <w:rPr>
                <w:rFonts w:asciiTheme="minorHAnsi" w:eastAsiaTheme="minorEastAsia" w:hAnsiTheme="minorHAnsi"/>
                <w:szCs w:val="20"/>
              </w:rPr>
              <w:t>M</w:t>
            </w:r>
            <w:r w:rsidRPr="00F84397">
              <w:rPr>
                <w:rFonts w:asciiTheme="minorHAnsi" w:eastAsiaTheme="minorEastAsia" w:hAnsiTheme="minorHAnsi"/>
                <w:szCs w:val="20"/>
              </w:rPr>
              <w:t>icron</w:t>
            </w:r>
          </w:p>
          <w:p w14:paraId="3B343ACE" w14:textId="77777777" w:rsidR="002D2073" w:rsidRDefault="002D2073" w:rsidP="0071406F">
            <w:pPr>
              <w:rPr>
                <w:rFonts w:asciiTheme="minorHAnsi" w:eastAsiaTheme="minorEastAsia" w:hAnsiTheme="minorHAnsi"/>
                <w:b/>
                <w:bCs/>
                <w:szCs w:val="20"/>
              </w:rPr>
            </w:pPr>
          </w:p>
          <w:p w14:paraId="311967AF" w14:textId="792C7FEA"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02 – </w:t>
            </w:r>
            <w:r>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46DEAF85" w14:textId="77777777" w:rsidR="002D2073" w:rsidRDefault="002D2073" w:rsidP="0071406F">
            <w:pPr>
              <w:rPr>
                <w:rFonts w:asciiTheme="minorHAnsi" w:eastAsiaTheme="minorEastAsia" w:hAnsiTheme="minorHAnsi"/>
                <w:b/>
                <w:bCs/>
                <w:szCs w:val="20"/>
              </w:rPr>
            </w:pPr>
          </w:p>
          <w:p w14:paraId="36AB6025" w14:textId="5DC0C1FB"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03 – </w:t>
            </w:r>
            <w:r>
              <w:rPr>
                <w:rFonts w:asciiTheme="minorHAnsi" w:eastAsiaTheme="minorEastAsia" w:hAnsiTheme="minorHAnsi"/>
                <w:szCs w:val="20"/>
              </w:rPr>
              <w:t>C</w:t>
            </w:r>
            <w:r w:rsidRPr="00F84397">
              <w:rPr>
                <w:rFonts w:asciiTheme="minorHAnsi" w:eastAsiaTheme="minorEastAsia" w:hAnsiTheme="minorHAnsi"/>
                <w:szCs w:val="20"/>
              </w:rPr>
              <w:t>entimeter</w:t>
            </w:r>
          </w:p>
          <w:p w14:paraId="734B0175" w14:textId="77777777" w:rsidR="002D2073" w:rsidRDefault="002D2073" w:rsidP="0071406F">
            <w:pPr>
              <w:rPr>
                <w:rFonts w:asciiTheme="minorHAnsi" w:eastAsiaTheme="minorEastAsia" w:hAnsiTheme="minorHAnsi"/>
                <w:b/>
                <w:bCs/>
                <w:szCs w:val="20"/>
              </w:rPr>
            </w:pPr>
          </w:p>
          <w:p w14:paraId="67942E6D" w14:textId="68006C6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04 – </w:t>
            </w:r>
            <w:r>
              <w:rPr>
                <w:rFonts w:asciiTheme="minorHAnsi" w:eastAsiaTheme="minorEastAsia" w:hAnsiTheme="minorHAnsi"/>
                <w:szCs w:val="20"/>
              </w:rPr>
              <w:t>I</w:t>
            </w:r>
            <w:r w:rsidRPr="00F84397">
              <w:rPr>
                <w:rFonts w:asciiTheme="minorHAnsi" w:eastAsiaTheme="minorEastAsia" w:hAnsiTheme="minorHAnsi"/>
                <w:szCs w:val="20"/>
              </w:rPr>
              <w:t>nch</w:t>
            </w:r>
          </w:p>
          <w:p w14:paraId="1DEE5218" w14:textId="77777777" w:rsidR="002D2073" w:rsidRDefault="002D2073" w:rsidP="0071406F">
            <w:pPr>
              <w:rPr>
                <w:rFonts w:asciiTheme="minorHAnsi" w:eastAsiaTheme="minorEastAsia" w:hAnsiTheme="minorHAnsi"/>
                <w:b/>
                <w:bCs/>
                <w:szCs w:val="20"/>
              </w:rPr>
            </w:pPr>
          </w:p>
          <w:p w14:paraId="3AC5F446" w14:textId="1F83CA23"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05 – </w:t>
            </w:r>
            <w:r>
              <w:rPr>
                <w:rFonts w:asciiTheme="minorHAnsi" w:eastAsiaTheme="minorEastAsia" w:hAnsiTheme="minorHAnsi"/>
                <w:szCs w:val="20"/>
              </w:rPr>
              <w:t>F</w:t>
            </w:r>
            <w:r w:rsidRPr="00F84397">
              <w:rPr>
                <w:rFonts w:asciiTheme="minorHAnsi" w:eastAsiaTheme="minorEastAsia" w:hAnsiTheme="minorHAnsi"/>
                <w:szCs w:val="20"/>
              </w:rPr>
              <w:t>oot</w:t>
            </w:r>
          </w:p>
          <w:p w14:paraId="7FF83F68" w14:textId="77777777" w:rsidR="002D2073" w:rsidRDefault="002D2073" w:rsidP="0071406F">
            <w:pPr>
              <w:rPr>
                <w:rFonts w:asciiTheme="minorHAnsi" w:eastAsiaTheme="minorEastAsia" w:hAnsiTheme="minorHAnsi"/>
                <w:b/>
                <w:bCs/>
                <w:szCs w:val="20"/>
              </w:rPr>
            </w:pPr>
          </w:p>
          <w:p w14:paraId="5738F1C0" w14:textId="5AD03118"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 xml:space="preserve">06 – </w:t>
            </w:r>
            <w:r>
              <w:rPr>
                <w:rFonts w:asciiTheme="minorHAnsi" w:eastAsiaTheme="minorEastAsia" w:hAnsiTheme="minorHAnsi"/>
                <w:szCs w:val="20"/>
              </w:rPr>
              <w:t>M</w:t>
            </w:r>
            <w:r w:rsidRPr="00F84397">
              <w:rPr>
                <w:rFonts w:asciiTheme="minorHAnsi" w:eastAsiaTheme="minorEastAsia" w:hAnsiTheme="minorHAnsi"/>
                <w:szCs w:val="20"/>
              </w:rPr>
              <w:t>eter</w:t>
            </w:r>
          </w:p>
          <w:p w14:paraId="70CF335E" w14:textId="77777777" w:rsidR="002D2073" w:rsidRDefault="002D2073" w:rsidP="0071406F">
            <w:pPr>
              <w:rPr>
                <w:rFonts w:asciiTheme="minorHAnsi" w:eastAsiaTheme="minorEastAsia" w:hAnsiTheme="minorHAnsi"/>
                <w:b/>
                <w:bCs/>
                <w:szCs w:val="20"/>
              </w:rPr>
            </w:pPr>
          </w:p>
          <w:p w14:paraId="036AD9DE" w14:textId="71A562E1" w:rsidR="0071406F" w:rsidRPr="00F84397" w:rsidRDefault="0071406F" w:rsidP="0071406F">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7</w:t>
            </w:r>
            <w:r w:rsidRPr="00F84397">
              <w:rPr>
                <w:rFonts w:asciiTheme="minorHAnsi" w:eastAsiaTheme="minorEastAsia" w:hAnsiTheme="minorHAnsi"/>
                <w:b/>
                <w:bCs/>
                <w:szCs w:val="20"/>
              </w:rPr>
              <w:t xml:space="preserve"> –</w:t>
            </w:r>
            <w:r>
              <w:rPr>
                <w:rFonts w:asciiTheme="minorHAnsi" w:eastAsiaTheme="minorEastAsia" w:hAnsiTheme="minorHAnsi"/>
                <w:b/>
                <w:bCs/>
                <w:szCs w:val="20"/>
              </w:rPr>
              <w:t xml:space="preserve"> Unspecified</w:t>
            </w:r>
          </w:p>
          <w:p w14:paraId="1FAE7D85" w14:textId="625FB842" w:rsidR="0071406F" w:rsidRPr="00BF6411" w:rsidRDefault="0071406F" w:rsidP="0071406F">
            <w:pPr>
              <w:rPr>
                <w:rFonts w:asciiTheme="minorHAnsi" w:hAnsiTheme="minorHAnsi"/>
              </w:rPr>
            </w:pPr>
          </w:p>
        </w:tc>
      </w:tr>
      <w:tr w:rsidR="0071406F" w:rsidRPr="00BF6411" w14:paraId="6F3CE870" w14:textId="77777777" w:rsidTr="00B454AA">
        <w:tc>
          <w:tcPr>
            <w:tcW w:w="2569" w:type="dxa"/>
            <w:tcBorders>
              <w:bottom w:val="single" w:sz="4" w:space="0" w:color="auto"/>
            </w:tcBorders>
            <w:shd w:val="clear" w:color="auto" w:fill="D9D9D9" w:themeFill="background1" w:themeFillShade="D9"/>
          </w:tcPr>
          <w:p w14:paraId="47930D1C" w14:textId="77777777" w:rsidR="0071406F" w:rsidRPr="00BF6411" w:rsidRDefault="0071406F" w:rsidP="0071406F">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6ACCBA" w14:textId="77777777" w:rsidR="0071406F" w:rsidRPr="00285823" w:rsidRDefault="0071406F" w:rsidP="0071406F">
            <w:pPr>
              <w:rPr>
                <w:rFonts w:asciiTheme="minorHAnsi" w:eastAsia="Calibri" w:hAnsiTheme="minorHAnsi" w:cs="Calibri"/>
                <w:b/>
              </w:rPr>
            </w:pPr>
          </w:p>
        </w:tc>
      </w:tr>
    </w:tbl>
    <w:p w14:paraId="0EAE0E0C" w14:textId="77777777" w:rsidR="009C78C1" w:rsidRDefault="009C78C1" w:rsidP="009C78C1"/>
    <w:p w14:paraId="62748FB5" w14:textId="088FF00C" w:rsidR="001012F2" w:rsidRDefault="001012F2">
      <w:pPr>
        <w:rPr>
          <w:rFonts w:eastAsiaTheme="majorEastAsia" w:cstheme="majorBidi"/>
          <w:b/>
          <w:bCs/>
          <w:color w:val="365F91" w:themeColor="accent1" w:themeShade="BF"/>
          <w:szCs w:val="20"/>
        </w:rPr>
      </w:pPr>
    </w:p>
    <w:p w14:paraId="0EA34BEB" w14:textId="7A7E8300" w:rsidR="009C78C1" w:rsidRDefault="009C78C1" w:rsidP="009C78C1">
      <w:pPr>
        <w:pStyle w:val="Heading3"/>
      </w:pPr>
      <w:r>
        <w:t xml:space="preserve"> P_20</w:t>
      </w:r>
      <w:r w:rsidR="002D2073">
        <w:t>13</w:t>
      </w:r>
      <w:r>
        <w:t xml:space="preserve"> </w:t>
      </w:r>
      <w:r w:rsidR="00284ECD">
        <w:t>Object Type</w:t>
      </w:r>
    </w:p>
    <w:tbl>
      <w:tblPr>
        <w:tblStyle w:val="TableGrid"/>
        <w:tblW w:w="0" w:type="auto"/>
        <w:tblLook w:val="04A0" w:firstRow="1" w:lastRow="0" w:firstColumn="1" w:lastColumn="0" w:noHBand="0" w:noVBand="1"/>
      </w:tblPr>
      <w:tblGrid>
        <w:gridCol w:w="2569"/>
        <w:gridCol w:w="6781"/>
      </w:tblGrid>
      <w:tr w:rsidR="009C78C1" w:rsidRPr="00BF6411" w14:paraId="0251AB8D" w14:textId="77777777" w:rsidTr="00B454AA">
        <w:tc>
          <w:tcPr>
            <w:tcW w:w="2569" w:type="dxa"/>
            <w:tcBorders>
              <w:bottom w:val="single" w:sz="4" w:space="0" w:color="auto"/>
            </w:tcBorders>
            <w:shd w:val="clear" w:color="auto" w:fill="D9D9D9" w:themeFill="background1" w:themeFillShade="D9"/>
          </w:tcPr>
          <w:p w14:paraId="29A4323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B282D06" w14:textId="77777777" w:rsidR="009C78C1" w:rsidRPr="00BF6411" w:rsidRDefault="009C78C1" w:rsidP="00B454AA">
            <w:pPr>
              <w:rPr>
                <w:rFonts w:asciiTheme="minorHAnsi" w:hAnsiTheme="minorHAnsi"/>
              </w:rPr>
            </w:pPr>
          </w:p>
        </w:tc>
        <w:tc>
          <w:tcPr>
            <w:tcW w:w="6781" w:type="dxa"/>
          </w:tcPr>
          <w:p w14:paraId="0FB3ECA8" w14:textId="77777777" w:rsidR="009C78C1" w:rsidRDefault="00284ECD" w:rsidP="00B454AA">
            <w:pPr>
              <w:rPr>
                <w:rFonts w:asciiTheme="minorHAnsi" w:hAnsiTheme="minorHAnsi"/>
              </w:rPr>
            </w:pPr>
            <w:r>
              <w:rPr>
                <w:rFonts w:asciiTheme="minorHAnsi" w:hAnsiTheme="minorHAnsi"/>
              </w:rPr>
              <w:t xml:space="preserve">Render beam lattices structures with various object element type attribute values </w:t>
            </w:r>
          </w:p>
          <w:p w14:paraId="6F53F101" w14:textId="57F29110" w:rsidR="002D2073" w:rsidRPr="00BF6411" w:rsidRDefault="002D2073" w:rsidP="00B454AA">
            <w:pPr>
              <w:rPr>
                <w:rFonts w:asciiTheme="minorHAnsi" w:hAnsiTheme="minorHAnsi"/>
              </w:rPr>
            </w:pPr>
          </w:p>
        </w:tc>
      </w:tr>
      <w:tr w:rsidR="009C78C1" w:rsidRPr="00BF6411" w14:paraId="751FB2E3" w14:textId="77777777" w:rsidTr="00B454AA">
        <w:tc>
          <w:tcPr>
            <w:tcW w:w="2569" w:type="dxa"/>
            <w:shd w:val="clear" w:color="auto" w:fill="D9D9D9" w:themeFill="background1" w:themeFillShade="D9"/>
          </w:tcPr>
          <w:p w14:paraId="122F013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304D546D" w14:textId="77777777" w:rsidR="009C78C1" w:rsidRPr="00BF6411" w:rsidRDefault="009C78C1" w:rsidP="00B454AA">
            <w:pPr>
              <w:rPr>
                <w:rFonts w:asciiTheme="minorHAnsi" w:hAnsiTheme="minorHAnsi"/>
              </w:rPr>
            </w:pPr>
          </w:p>
        </w:tc>
        <w:tc>
          <w:tcPr>
            <w:tcW w:w="6781" w:type="dxa"/>
          </w:tcPr>
          <w:p w14:paraId="21AC96BE" w14:textId="03468E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284ECD">
              <w:rPr>
                <w:rFonts w:asciiTheme="minorHAnsi" w:eastAsia="Verdana" w:hAnsiTheme="minorHAnsi" w:cs="Verdana"/>
              </w:rPr>
              <w:t>3</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41B52456" w14:textId="77777777" w:rsidTr="00B454AA">
        <w:tc>
          <w:tcPr>
            <w:tcW w:w="2569" w:type="dxa"/>
            <w:shd w:val="clear" w:color="auto" w:fill="D9D9D9" w:themeFill="background1" w:themeFillShade="D9"/>
          </w:tcPr>
          <w:p w14:paraId="5C1EB3B0"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20E03F48" w14:textId="77777777" w:rsidR="009C78C1" w:rsidRPr="00BF6411" w:rsidRDefault="009C78C1" w:rsidP="00B454AA">
            <w:pPr>
              <w:rPr>
                <w:rFonts w:asciiTheme="minorHAnsi" w:hAnsiTheme="minorHAnsi"/>
              </w:rPr>
            </w:pPr>
          </w:p>
        </w:tc>
        <w:tc>
          <w:tcPr>
            <w:tcW w:w="6781" w:type="dxa"/>
          </w:tcPr>
          <w:p w14:paraId="55E8668D" w14:textId="4A7312DF"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w:t>
            </w:r>
            <w:proofErr w:type="spellStart"/>
            <w:r w:rsidR="00284ECD" w:rsidRPr="00284ECD">
              <w:rPr>
                <w:rFonts w:asciiTheme="minorHAnsi" w:eastAsia="Calibri" w:hAnsiTheme="minorHAnsi" w:cs="Calibri"/>
              </w:rPr>
              <w:t>solidsupport</w:t>
            </w:r>
            <w:proofErr w:type="spellEnd"/>
            <w:r w:rsidR="00284ECD" w:rsidRPr="00284ECD">
              <w:rPr>
                <w:rFonts w:asciiTheme="minorHAnsi" w:eastAsia="Calibri" w:hAnsiTheme="minorHAnsi" w:cs="Calibri"/>
              </w:rPr>
              <w:t>”</w:t>
            </w:r>
          </w:p>
          <w:p w14:paraId="5369A6FE" w14:textId="77777777" w:rsidR="002D2073" w:rsidRDefault="002D2073" w:rsidP="00B454AA">
            <w:pPr>
              <w:rPr>
                <w:rFonts w:asciiTheme="minorHAnsi" w:eastAsia="Calibri" w:hAnsiTheme="minorHAnsi" w:cs="Calibri"/>
                <w:b/>
              </w:rPr>
            </w:pPr>
          </w:p>
          <w:p w14:paraId="4FB30E4E" w14:textId="048A9458"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undefined (omit attribute)</w:t>
            </w:r>
          </w:p>
          <w:p w14:paraId="66CFB409" w14:textId="77777777" w:rsidR="002D2073" w:rsidRDefault="002D2073" w:rsidP="00B454AA">
            <w:pPr>
              <w:rPr>
                <w:rFonts w:asciiTheme="minorHAnsi" w:eastAsia="Calibri" w:hAnsiTheme="minorHAnsi" w:cs="Calibri"/>
                <w:b/>
              </w:rPr>
            </w:pPr>
          </w:p>
          <w:p w14:paraId="2338B36F" w14:textId="173852D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284ECD" w:rsidRPr="00284ECD">
              <w:rPr>
                <w:rFonts w:asciiTheme="minorHAnsi" w:eastAsia="Calibri" w:hAnsiTheme="minorHAnsi" w:cs="Calibri"/>
              </w:rPr>
              <w:t>beamlattice</w:t>
            </w:r>
            <w:proofErr w:type="spellEnd"/>
            <w:r w:rsidR="00284ECD" w:rsidRPr="00284ECD">
              <w:rPr>
                <w:rFonts w:asciiTheme="minorHAnsi" w:eastAsia="Calibri" w:hAnsiTheme="minorHAnsi" w:cs="Calibri"/>
              </w:rPr>
              <w:t xml:space="preserve"> defined in object of type “model”</w:t>
            </w:r>
          </w:p>
          <w:p w14:paraId="08A875A0" w14:textId="77777777" w:rsidR="009C78C1" w:rsidRPr="00BF6411" w:rsidRDefault="009C78C1" w:rsidP="00B454AA">
            <w:pPr>
              <w:rPr>
                <w:rFonts w:asciiTheme="minorHAnsi" w:hAnsiTheme="minorHAnsi"/>
              </w:rPr>
            </w:pPr>
          </w:p>
        </w:tc>
      </w:tr>
      <w:tr w:rsidR="009C78C1" w:rsidRPr="00BF6411" w14:paraId="083688D5" w14:textId="77777777" w:rsidTr="00B454AA">
        <w:tc>
          <w:tcPr>
            <w:tcW w:w="2569" w:type="dxa"/>
            <w:tcBorders>
              <w:bottom w:val="single" w:sz="4" w:space="0" w:color="auto"/>
            </w:tcBorders>
            <w:shd w:val="clear" w:color="auto" w:fill="D9D9D9" w:themeFill="background1" w:themeFillShade="D9"/>
          </w:tcPr>
          <w:p w14:paraId="5D3FCD55"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3B52AC4" w14:textId="77777777" w:rsidR="009C78C1" w:rsidRPr="00285823" w:rsidRDefault="009C78C1" w:rsidP="00B454AA">
            <w:pPr>
              <w:rPr>
                <w:rFonts w:asciiTheme="minorHAnsi" w:eastAsia="Calibri" w:hAnsiTheme="minorHAnsi" w:cs="Calibri"/>
                <w:b/>
              </w:rPr>
            </w:pPr>
          </w:p>
        </w:tc>
      </w:tr>
    </w:tbl>
    <w:p w14:paraId="2F2C0EF3" w14:textId="77777777" w:rsidR="009C78C1" w:rsidRDefault="009C78C1" w:rsidP="009C78C1"/>
    <w:p w14:paraId="48464343" w14:textId="77777777" w:rsidR="009C78C1" w:rsidRDefault="009C78C1" w:rsidP="009C78C1"/>
    <w:p w14:paraId="4A8F4A04" w14:textId="2C9F7372" w:rsidR="009C78C1" w:rsidRDefault="009C78C1" w:rsidP="009C78C1">
      <w:pPr>
        <w:pStyle w:val="Heading3"/>
      </w:pPr>
      <w:r>
        <w:t xml:space="preserve"> P_20</w:t>
      </w:r>
      <w:r w:rsidR="002D2073">
        <w:t>14</w:t>
      </w:r>
      <w:r>
        <w:t xml:space="preserve"> </w:t>
      </w:r>
      <w:r w:rsidR="005736A8">
        <w:t>Beams and Triangles</w:t>
      </w:r>
    </w:p>
    <w:tbl>
      <w:tblPr>
        <w:tblStyle w:val="TableGrid"/>
        <w:tblW w:w="0" w:type="auto"/>
        <w:tblLook w:val="04A0" w:firstRow="1" w:lastRow="0" w:firstColumn="1" w:lastColumn="0" w:noHBand="0" w:noVBand="1"/>
      </w:tblPr>
      <w:tblGrid>
        <w:gridCol w:w="2569"/>
        <w:gridCol w:w="6781"/>
      </w:tblGrid>
      <w:tr w:rsidR="009C78C1" w:rsidRPr="00BF6411" w14:paraId="0D3C9443" w14:textId="77777777" w:rsidTr="00B454AA">
        <w:tc>
          <w:tcPr>
            <w:tcW w:w="2569" w:type="dxa"/>
            <w:tcBorders>
              <w:bottom w:val="single" w:sz="4" w:space="0" w:color="auto"/>
            </w:tcBorders>
            <w:shd w:val="clear" w:color="auto" w:fill="D9D9D9" w:themeFill="background1" w:themeFillShade="D9"/>
          </w:tcPr>
          <w:p w14:paraId="76174B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76C2E057" w14:textId="77777777" w:rsidR="009C78C1" w:rsidRPr="00BF6411" w:rsidRDefault="009C78C1" w:rsidP="00B454AA">
            <w:pPr>
              <w:rPr>
                <w:rFonts w:asciiTheme="minorHAnsi" w:hAnsiTheme="minorHAnsi"/>
              </w:rPr>
            </w:pPr>
          </w:p>
        </w:tc>
        <w:tc>
          <w:tcPr>
            <w:tcW w:w="6781" w:type="dxa"/>
          </w:tcPr>
          <w:p w14:paraId="2D255BB9" w14:textId="390D407A" w:rsidR="009C78C1" w:rsidRPr="00BF6411" w:rsidRDefault="005736A8" w:rsidP="00B454AA">
            <w:pPr>
              <w:rPr>
                <w:rFonts w:asciiTheme="minorHAnsi" w:hAnsiTheme="minorHAnsi"/>
              </w:rPr>
            </w:pPr>
            <w:r>
              <w:rPr>
                <w:rFonts w:asciiTheme="minorHAnsi" w:hAnsiTheme="minorHAnsi"/>
              </w:rPr>
              <w:t>Combinations of beam of triangular mesh and beam lattice structures</w:t>
            </w:r>
          </w:p>
        </w:tc>
      </w:tr>
      <w:tr w:rsidR="009C78C1" w:rsidRPr="00BF6411" w14:paraId="77ECA299" w14:textId="77777777" w:rsidTr="00B454AA">
        <w:tc>
          <w:tcPr>
            <w:tcW w:w="2569" w:type="dxa"/>
            <w:shd w:val="clear" w:color="auto" w:fill="D9D9D9" w:themeFill="background1" w:themeFillShade="D9"/>
          </w:tcPr>
          <w:p w14:paraId="68108FD3"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5E6A886A" w14:textId="77777777" w:rsidR="009C78C1" w:rsidRPr="00BF6411" w:rsidRDefault="009C78C1" w:rsidP="00B454AA">
            <w:pPr>
              <w:rPr>
                <w:rFonts w:asciiTheme="minorHAnsi" w:hAnsiTheme="minorHAnsi"/>
              </w:rPr>
            </w:pPr>
          </w:p>
        </w:tc>
        <w:tc>
          <w:tcPr>
            <w:tcW w:w="6781" w:type="dxa"/>
          </w:tcPr>
          <w:p w14:paraId="38002087" w14:textId="1170494A"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5736A8">
              <w:rPr>
                <w:rFonts w:asciiTheme="minorHAnsi" w:eastAsia="Verdana" w:hAnsiTheme="minorHAnsi" w:cs="Verdana"/>
              </w:rPr>
              <w:t>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307CB5A1" w14:textId="77777777" w:rsidTr="00B454AA">
        <w:tc>
          <w:tcPr>
            <w:tcW w:w="2569" w:type="dxa"/>
            <w:shd w:val="clear" w:color="auto" w:fill="D9D9D9" w:themeFill="background1" w:themeFillShade="D9"/>
          </w:tcPr>
          <w:p w14:paraId="4C26B354"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3BA7F27" w14:textId="77777777" w:rsidR="009C78C1" w:rsidRPr="00BF6411" w:rsidRDefault="009C78C1" w:rsidP="00B454AA">
            <w:pPr>
              <w:rPr>
                <w:rFonts w:asciiTheme="minorHAnsi" w:hAnsiTheme="minorHAnsi"/>
              </w:rPr>
            </w:pPr>
          </w:p>
        </w:tc>
        <w:tc>
          <w:tcPr>
            <w:tcW w:w="6781" w:type="dxa"/>
          </w:tcPr>
          <w:p w14:paraId="24ACA248" w14:textId="6E501FBD"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Mesh with minimum number of triangles and beam lattice</w:t>
            </w:r>
          </w:p>
          <w:p w14:paraId="6B6FD48D" w14:textId="77777777" w:rsidR="002D2073" w:rsidRDefault="002D2073" w:rsidP="00B454AA">
            <w:pPr>
              <w:rPr>
                <w:rFonts w:asciiTheme="minorHAnsi" w:eastAsia="Calibri" w:hAnsiTheme="minorHAnsi" w:cs="Calibri"/>
                <w:b/>
              </w:rPr>
            </w:pPr>
          </w:p>
          <w:p w14:paraId="0DDA76F5" w14:textId="633329CA"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C</w:t>
            </w:r>
            <w:r w:rsidR="005736A8" w:rsidRPr="005736A8">
              <w:rPr>
                <w:rFonts w:asciiTheme="minorHAnsi" w:eastAsia="Calibri" w:hAnsiTheme="minorHAnsi" w:cs="Calibri"/>
              </w:rPr>
              <w:t xml:space="preserve">oplanar triangle mesh and beam lattice. Impact on </w:t>
            </w:r>
            <w:r w:rsidR="00AD32F4">
              <w:rPr>
                <w:rFonts w:asciiTheme="minorHAnsi" w:eastAsia="Calibri" w:hAnsiTheme="minorHAnsi" w:cs="Calibri"/>
              </w:rPr>
              <w:t xml:space="preserve">display </w:t>
            </w:r>
            <w:r w:rsidR="005736A8" w:rsidRPr="005736A8">
              <w:rPr>
                <w:rFonts w:asciiTheme="minorHAnsi" w:eastAsia="Calibri" w:hAnsiTheme="minorHAnsi" w:cs="Calibri"/>
              </w:rPr>
              <w:t>color</w:t>
            </w:r>
          </w:p>
          <w:p w14:paraId="0464F7A2" w14:textId="41E30C18" w:rsidR="00370FCD" w:rsidRPr="00BF6411" w:rsidRDefault="00370FCD" w:rsidP="00B454AA">
            <w:pPr>
              <w:rPr>
                <w:rFonts w:asciiTheme="minorHAnsi" w:hAnsiTheme="minorHAnsi"/>
              </w:rPr>
            </w:pPr>
          </w:p>
        </w:tc>
      </w:tr>
      <w:tr w:rsidR="009C78C1" w:rsidRPr="00BF6411" w14:paraId="27B3A70E" w14:textId="77777777" w:rsidTr="00B454AA">
        <w:tc>
          <w:tcPr>
            <w:tcW w:w="2569" w:type="dxa"/>
            <w:tcBorders>
              <w:bottom w:val="single" w:sz="4" w:space="0" w:color="auto"/>
            </w:tcBorders>
            <w:shd w:val="clear" w:color="auto" w:fill="D9D9D9" w:themeFill="background1" w:themeFillShade="D9"/>
          </w:tcPr>
          <w:p w14:paraId="3B50A8A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0639764" w14:textId="77777777" w:rsidR="009C78C1" w:rsidRPr="00285823" w:rsidRDefault="009C78C1" w:rsidP="00B454AA">
            <w:pPr>
              <w:rPr>
                <w:rFonts w:asciiTheme="minorHAnsi" w:eastAsia="Calibri" w:hAnsiTheme="minorHAnsi" w:cs="Calibri"/>
                <w:b/>
              </w:rPr>
            </w:pPr>
          </w:p>
        </w:tc>
      </w:tr>
    </w:tbl>
    <w:p w14:paraId="3751DB88" w14:textId="52AA8F16" w:rsidR="001012F2" w:rsidRDefault="001012F2">
      <w:pPr>
        <w:rPr>
          <w:rFonts w:eastAsiaTheme="majorEastAsia" w:cstheme="majorBidi"/>
          <w:b/>
          <w:bCs/>
          <w:color w:val="365F91" w:themeColor="accent1" w:themeShade="BF"/>
          <w:szCs w:val="20"/>
        </w:rPr>
      </w:pPr>
    </w:p>
    <w:p w14:paraId="4C4BFE11" w14:textId="0CE7E53C" w:rsidR="009C78C1" w:rsidRDefault="009C78C1" w:rsidP="009C78C1">
      <w:pPr>
        <w:pStyle w:val="Heading3"/>
      </w:pPr>
      <w:r>
        <w:t>P_20</w:t>
      </w:r>
      <w:r w:rsidR="002D2073">
        <w:t>15</w:t>
      </w:r>
      <w:r>
        <w:t xml:space="preserve"> </w:t>
      </w:r>
      <w:r w:rsidR="005736A8">
        <w:t>Component, build,  and transform</w:t>
      </w:r>
    </w:p>
    <w:tbl>
      <w:tblPr>
        <w:tblStyle w:val="TableGrid"/>
        <w:tblW w:w="0" w:type="auto"/>
        <w:tblLook w:val="04A0" w:firstRow="1" w:lastRow="0" w:firstColumn="1" w:lastColumn="0" w:noHBand="0" w:noVBand="1"/>
      </w:tblPr>
      <w:tblGrid>
        <w:gridCol w:w="2569"/>
        <w:gridCol w:w="6781"/>
      </w:tblGrid>
      <w:tr w:rsidR="009C78C1" w:rsidRPr="00BF6411" w14:paraId="7295CA50" w14:textId="77777777" w:rsidTr="00B454AA">
        <w:tc>
          <w:tcPr>
            <w:tcW w:w="2569" w:type="dxa"/>
            <w:tcBorders>
              <w:bottom w:val="single" w:sz="4" w:space="0" w:color="auto"/>
            </w:tcBorders>
            <w:shd w:val="clear" w:color="auto" w:fill="D9D9D9" w:themeFill="background1" w:themeFillShade="D9"/>
          </w:tcPr>
          <w:p w14:paraId="1A5EACF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3D1F4572" w14:textId="77777777" w:rsidR="009C78C1" w:rsidRPr="00BF6411" w:rsidRDefault="009C78C1" w:rsidP="00B454AA">
            <w:pPr>
              <w:rPr>
                <w:rFonts w:asciiTheme="minorHAnsi" w:hAnsiTheme="minorHAnsi"/>
              </w:rPr>
            </w:pPr>
          </w:p>
        </w:tc>
        <w:tc>
          <w:tcPr>
            <w:tcW w:w="6781" w:type="dxa"/>
          </w:tcPr>
          <w:p w14:paraId="23436B21" w14:textId="77777777" w:rsidR="009C78C1" w:rsidRDefault="001012F2" w:rsidP="00B454AA">
            <w:pPr>
              <w:rPr>
                <w:rFonts w:asciiTheme="minorHAnsi" w:hAnsiTheme="minorHAnsi"/>
              </w:rPr>
            </w:pPr>
            <w:r>
              <w:rPr>
                <w:rFonts w:asciiTheme="minorHAnsi" w:hAnsiTheme="minorHAnsi"/>
              </w:rPr>
              <w:t>Exercise beam lattice structures referenced via a component, in a build object, and transformed.</w:t>
            </w:r>
          </w:p>
          <w:p w14:paraId="73B7F097" w14:textId="68C6875A" w:rsidR="001012F2" w:rsidRPr="00BF6411" w:rsidRDefault="001012F2" w:rsidP="00B454AA">
            <w:pPr>
              <w:rPr>
                <w:rFonts w:asciiTheme="minorHAnsi" w:hAnsiTheme="minorHAnsi"/>
              </w:rPr>
            </w:pPr>
          </w:p>
        </w:tc>
      </w:tr>
      <w:tr w:rsidR="009C78C1" w:rsidRPr="00BF6411" w14:paraId="222AE7B3" w14:textId="77777777" w:rsidTr="00B454AA">
        <w:tc>
          <w:tcPr>
            <w:tcW w:w="2569" w:type="dxa"/>
            <w:shd w:val="clear" w:color="auto" w:fill="D9D9D9" w:themeFill="background1" w:themeFillShade="D9"/>
          </w:tcPr>
          <w:p w14:paraId="777F49D5"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69406A6F" w14:textId="77777777" w:rsidR="009C78C1" w:rsidRPr="00BF6411" w:rsidRDefault="009C78C1" w:rsidP="00B454AA">
            <w:pPr>
              <w:rPr>
                <w:rFonts w:asciiTheme="minorHAnsi" w:hAnsiTheme="minorHAnsi"/>
              </w:rPr>
            </w:pPr>
          </w:p>
        </w:tc>
        <w:tc>
          <w:tcPr>
            <w:tcW w:w="6781" w:type="dxa"/>
          </w:tcPr>
          <w:p w14:paraId="6740207A" w14:textId="28146F78" w:rsidR="009C78C1" w:rsidRPr="00BF6411" w:rsidRDefault="009C78C1" w:rsidP="00B454AA">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w:t>
            </w:r>
            <w:r w:rsidR="00B454AA">
              <w:rPr>
                <w:rFonts w:asciiTheme="minorHAnsi" w:eastAsia="Verdana" w:hAnsiTheme="minorHAnsi" w:cs="Verdana"/>
              </w:rPr>
              <w:t>7</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9C78C1" w:rsidRPr="00BF6411" w14:paraId="115070F8" w14:textId="77777777" w:rsidTr="00B454AA">
        <w:tc>
          <w:tcPr>
            <w:tcW w:w="2569" w:type="dxa"/>
            <w:shd w:val="clear" w:color="auto" w:fill="D9D9D9" w:themeFill="background1" w:themeFillShade="D9"/>
          </w:tcPr>
          <w:p w14:paraId="63078FC6"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34237F4A" w14:textId="77777777" w:rsidR="009C78C1" w:rsidRPr="00BF6411" w:rsidRDefault="009C78C1" w:rsidP="00B454AA">
            <w:pPr>
              <w:rPr>
                <w:rFonts w:asciiTheme="minorHAnsi" w:hAnsiTheme="minorHAnsi"/>
              </w:rPr>
            </w:pPr>
          </w:p>
        </w:tc>
        <w:tc>
          <w:tcPr>
            <w:tcW w:w="6781" w:type="dxa"/>
          </w:tcPr>
          <w:p w14:paraId="50D703FC" w14:textId="664727CA"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Beam lattice stored in an object referenced by a component</w:t>
            </w:r>
          </w:p>
          <w:p w14:paraId="5A2A3872" w14:textId="77777777" w:rsidR="001012F2" w:rsidRDefault="001012F2" w:rsidP="00B454AA">
            <w:pPr>
              <w:rPr>
                <w:rFonts w:asciiTheme="minorHAnsi" w:eastAsia="Calibri" w:hAnsiTheme="minorHAnsi" w:cs="Calibri"/>
                <w:b/>
              </w:rPr>
            </w:pPr>
          </w:p>
          <w:p w14:paraId="63C0CD09" w14:textId="1621620F"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sidRPr="005736A8">
              <w:rPr>
                <w:rFonts w:asciiTheme="minorHAnsi" w:eastAsia="Calibri" w:hAnsiTheme="minorHAnsi" w:cs="Calibri"/>
              </w:rPr>
              <w:t>Transform of a component that has a beam lattice definition (translate, scale, rotate, shear)</w:t>
            </w:r>
            <w:r w:rsidR="009B7B17">
              <w:rPr>
                <w:rFonts w:asciiTheme="minorHAnsi" w:eastAsia="Calibri" w:hAnsiTheme="minorHAnsi" w:cs="Calibri"/>
              </w:rPr>
              <w:t>. Lattice Only</w:t>
            </w:r>
          </w:p>
          <w:p w14:paraId="24A39DA6" w14:textId="77777777" w:rsidR="001012F2" w:rsidRDefault="001012F2" w:rsidP="00B454AA">
            <w:pPr>
              <w:rPr>
                <w:rFonts w:asciiTheme="minorHAnsi" w:eastAsia="Calibri" w:hAnsiTheme="minorHAnsi" w:cs="Calibri"/>
                <w:b/>
              </w:rPr>
            </w:pPr>
          </w:p>
          <w:p w14:paraId="7686C116" w14:textId="19BBA787"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Built item t</w:t>
            </w:r>
            <w:r w:rsidR="005736A8" w:rsidRPr="005736A8">
              <w:rPr>
                <w:rFonts w:asciiTheme="minorHAnsi" w:eastAsia="Calibri" w:hAnsiTheme="minorHAnsi" w:cs="Calibri"/>
              </w:rPr>
              <w:t xml:space="preserve">ransform </w:t>
            </w:r>
            <w:r w:rsidR="005736A8">
              <w:rPr>
                <w:rFonts w:asciiTheme="minorHAnsi" w:eastAsia="Calibri" w:hAnsiTheme="minorHAnsi" w:cs="Calibri"/>
              </w:rPr>
              <w:t xml:space="preserve">of </w:t>
            </w:r>
            <w:r w:rsidR="005736A8" w:rsidRPr="005736A8">
              <w:rPr>
                <w:rFonts w:asciiTheme="minorHAnsi" w:eastAsia="Calibri" w:hAnsiTheme="minorHAnsi" w:cs="Calibri"/>
              </w:rPr>
              <w:t>object with both beam lattice and triangular mesh (translate, scale, rotate, shear)</w:t>
            </w:r>
          </w:p>
          <w:p w14:paraId="42804299" w14:textId="77777777" w:rsidR="001012F2" w:rsidRDefault="001012F2" w:rsidP="00B454AA">
            <w:pPr>
              <w:rPr>
                <w:rFonts w:asciiTheme="minorHAnsi" w:eastAsia="Calibri" w:hAnsiTheme="minorHAnsi" w:cs="Calibri"/>
                <w:b/>
              </w:rPr>
            </w:pPr>
          </w:p>
          <w:p w14:paraId="2AAA5BA2" w14:textId="2A61204D" w:rsidR="009C78C1" w:rsidRDefault="009C78C1"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5736A8">
              <w:rPr>
                <w:rFonts w:asciiTheme="minorHAnsi" w:eastAsia="Calibri" w:hAnsiTheme="minorHAnsi" w:cs="Calibri"/>
              </w:rPr>
              <w:t>Build item c</w:t>
            </w:r>
            <w:r w:rsidR="005736A8" w:rsidRPr="005736A8">
              <w:rPr>
                <w:rFonts w:asciiTheme="minorHAnsi" w:eastAsia="Calibri" w:hAnsiTheme="minorHAnsi" w:cs="Calibri"/>
              </w:rPr>
              <w:t>ompound transform from both component and build transform</w:t>
            </w:r>
            <w:r w:rsidR="005736A8">
              <w:rPr>
                <w:rFonts w:asciiTheme="minorHAnsi" w:eastAsia="Calibri" w:hAnsiTheme="minorHAnsi" w:cs="Calibri"/>
              </w:rPr>
              <w:t xml:space="preserve"> perspective</w:t>
            </w:r>
            <w:r w:rsidR="009B7B17">
              <w:rPr>
                <w:rFonts w:asciiTheme="minorHAnsi" w:eastAsia="Calibri" w:hAnsiTheme="minorHAnsi" w:cs="Calibri"/>
              </w:rPr>
              <w:t>. Lattice and Mesh Object.</w:t>
            </w:r>
          </w:p>
          <w:p w14:paraId="6C30DC9C" w14:textId="77777777" w:rsidR="001012F2" w:rsidRDefault="001012F2" w:rsidP="005736A8">
            <w:pPr>
              <w:rPr>
                <w:rFonts w:asciiTheme="minorHAnsi" w:eastAsia="Calibri" w:hAnsiTheme="minorHAnsi" w:cs="Calibri"/>
                <w:b/>
              </w:rPr>
            </w:pPr>
          </w:p>
          <w:p w14:paraId="3A97A141" w14:textId="4D87C22B" w:rsidR="005736A8" w:rsidRDefault="005736A8" w:rsidP="005736A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Built item </w:t>
            </w:r>
            <w:r w:rsidRPr="005736A8">
              <w:rPr>
                <w:rFonts w:asciiTheme="minorHAnsi" w:eastAsia="Calibri" w:hAnsiTheme="minorHAnsi" w:cs="Calibri"/>
              </w:rPr>
              <w:t xml:space="preserve">reference </w:t>
            </w:r>
            <w:r>
              <w:rPr>
                <w:rFonts w:asciiTheme="minorHAnsi" w:eastAsia="Calibri" w:hAnsiTheme="minorHAnsi" w:cs="Calibri"/>
              </w:rPr>
              <w:t xml:space="preserve">to </w:t>
            </w:r>
            <w:r w:rsidRPr="005736A8">
              <w:rPr>
                <w:rFonts w:asciiTheme="minorHAnsi" w:eastAsia="Calibri" w:hAnsiTheme="minorHAnsi" w:cs="Calibri"/>
              </w:rPr>
              <w:t xml:space="preserve">matrix of objects: beam lattice only, triangle mesh only, </w:t>
            </w:r>
            <w:r>
              <w:rPr>
                <w:rFonts w:asciiTheme="minorHAnsi" w:eastAsia="Calibri" w:hAnsiTheme="minorHAnsi" w:cs="Calibri"/>
              </w:rPr>
              <w:t>both</w:t>
            </w:r>
            <w:r w:rsidRPr="005736A8">
              <w:rPr>
                <w:rFonts w:asciiTheme="minorHAnsi" w:eastAsia="Calibri" w:hAnsiTheme="minorHAnsi" w:cs="Calibri"/>
              </w:rPr>
              <w:t xml:space="preserve"> triangle mesh and beam mesh</w:t>
            </w:r>
          </w:p>
          <w:p w14:paraId="05EF84D1" w14:textId="77777777" w:rsidR="001012F2" w:rsidRDefault="001012F2" w:rsidP="00B454AA">
            <w:pPr>
              <w:rPr>
                <w:rFonts w:asciiTheme="minorHAnsi" w:eastAsia="Calibri" w:hAnsiTheme="minorHAnsi" w:cs="Calibri"/>
                <w:b/>
              </w:rPr>
            </w:pPr>
          </w:p>
          <w:p w14:paraId="02D5002B" w14:textId="298C4994" w:rsidR="00B454AA" w:rsidRDefault="00B454AA" w:rsidP="00B454AA">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63384">
              <w:rPr>
                <w:rFonts w:asciiTheme="minorHAnsi" w:eastAsia="Calibri" w:hAnsiTheme="minorHAnsi" w:cs="Calibri"/>
              </w:rPr>
              <w:t xml:space="preserve">Demonstrate that transforms are applied to </w:t>
            </w:r>
            <w:proofErr w:type="spellStart"/>
            <w:r w:rsidR="00263384">
              <w:rPr>
                <w:rFonts w:asciiTheme="minorHAnsi" w:eastAsia="Calibri" w:hAnsiTheme="minorHAnsi" w:cs="Calibri"/>
              </w:rPr>
              <w:t>cli</w:t>
            </w:r>
            <w:r w:rsidR="006205E6">
              <w:rPr>
                <w:rFonts w:asciiTheme="minorHAnsi" w:eastAsia="Calibri" w:hAnsiTheme="minorHAnsi" w:cs="Calibri"/>
              </w:rPr>
              <w:t>ppingmesh</w:t>
            </w:r>
            <w:proofErr w:type="spellEnd"/>
          </w:p>
          <w:p w14:paraId="7BC25CF1" w14:textId="77777777" w:rsidR="001012F2" w:rsidRDefault="001012F2" w:rsidP="00B16216">
            <w:pPr>
              <w:rPr>
                <w:rFonts w:asciiTheme="minorHAnsi" w:eastAsia="Calibri" w:hAnsiTheme="minorHAnsi" w:cs="Calibri"/>
                <w:b/>
              </w:rPr>
            </w:pPr>
          </w:p>
          <w:p w14:paraId="484A333A" w14:textId="2FCCA2F6" w:rsidR="00B16216" w:rsidRDefault="00B454AA" w:rsidP="00B16216">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7</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D634A0">
              <w:rPr>
                <w:rFonts w:asciiTheme="minorHAnsi" w:eastAsia="Calibri" w:hAnsiTheme="minorHAnsi" w:cs="Calibri"/>
              </w:rPr>
              <w:t xml:space="preserve">Implement a  3MF file where a </w:t>
            </w:r>
            <w:r w:rsidR="00B16216">
              <w:rPr>
                <w:rFonts w:asciiTheme="minorHAnsi" w:eastAsia="Calibri" w:hAnsiTheme="minorHAnsi" w:cs="Calibri"/>
              </w:rPr>
              <w:t>transform</w:t>
            </w:r>
            <w:r w:rsidR="00D634A0">
              <w:rPr>
                <w:rFonts w:asciiTheme="minorHAnsi" w:eastAsia="Calibri" w:hAnsiTheme="minorHAnsi" w:cs="Calibri"/>
              </w:rPr>
              <w:t xml:space="preserve"> is applied</w:t>
            </w:r>
            <w:r w:rsidR="00B16216">
              <w:rPr>
                <w:rFonts w:asciiTheme="minorHAnsi" w:eastAsia="Calibri" w:hAnsiTheme="minorHAnsi" w:cs="Calibri"/>
              </w:rPr>
              <w:t xml:space="preserve"> </w:t>
            </w:r>
            <w:r w:rsidR="00D634A0">
              <w:rPr>
                <w:rFonts w:asciiTheme="minorHAnsi" w:eastAsia="Calibri" w:hAnsiTheme="minorHAnsi" w:cs="Calibri"/>
              </w:rPr>
              <w:t xml:space="preserve"> </w:t>
            </w:r>
            <w:r w:rsidR="00B16216">
              <w:rPr>
                <w:rFonts w:asciiTheme="minorHAnsi" w:eastAsia="Calibri" w:hAnsiTheme="minorHAnsi" w:cs="Calibri"/>
              </w:rPr>
              <w:t xml:space="preserve">to </w:t>
            </w:r>
            <w:r w:rsidR="00D634A0">
              <w:rPr>
                <w:rFonts w:asciiTheme="minorHAnsi" w:eastAsia="Calibri" w:hAnsiTheme="minorHAnsi" w:cs="Calibri"/>
              </w:rPr>
              <w:t xml:space="preserve">a </w:t>
            </w:r>
            <w:proofErr w:type="spellStart"/>
            <w:r w:rsidR="00B16216">
              <w:rPr>
                <w:rFonts w:asciiTheme="minorHAnsi" w:eastAsia="Calibri" w:hAnsiTheme="minorHAnsi" w:cs="Calibri"/>
              </w:rPr>
              <w:t>representationmesh</w:t>
            </w:r>
            <w:proofErr w:type="spellEnd"/>
          </w:p>
          <w:p w14:paraId="4BE7A923" w14:textId="77777777" w:rsidR="009C78C1" w:rsidRPr="00BF6411" w:rsidRDefault="009C78C1" w:rsidP="00B454AA">
            <w:pPr>
              <w:rPr>
                <w:rFonts w:asciiTheme="minorHAnsi" w:hAnsiTheme="minorHAnsi"/>
              </w:rPr>
            </w:pPr>
          </w:p>
        </w:tc>
      </w:tr>
      <w:tr w:rsidR="009C78C1" w:rsidRPr="00BF6411" w14:paraId="08CBFD50" w14:textId="77777777" w:rsidTr="00B454AA">
        <w:tc>
          <w:tcPr>
            <w:tcW w:w="2569" w:type="dxa"/>
            <w:tcBorders>
              <w:bottom w:val="single" w:sz="4" w:space="0" w:color="auto"/>
            </w:tcBorders>
            <w:shd w:val="clear" w:color="auto" w:fill="D9D9D9" w:themeFill="background1" w:themeFillShade="D9"/>
          </w:tcPr>
          <w:p w14:paraId="560A97FC"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7579BB" w14:textId="77777777" w:rsidR="009C78C1" w:rsidRPr="00285823" w:rsidRDefault="009C78C1" w:rsidP="00B454AA">
            <w:pPr>
              <w:rPr>
                <w:rFonts w:asciiTheme="minorHAnsi" w:eastAsia="Calibri" w:hAnsiTheme="minorHAnsi" w:cs="Calibri"/>
                <w:b/>
              </w:rPr>
            </w:pPr>
          </w:p>
        </w:tc>
      </w:tr>
    </w:tbl>
    <w:p w14:paraId="14C19BA4" w14:textId="77777777" w:rsidR="009C78C1" w:rsidRDefault="009C78C1" w:rsidP="009C78C1"/>
    <w:p w14:paraId="627C912F" w14:textId="77777777" w:rsidR="009C78C1" w:rsidRDefault="009C78C1" w:rsidP="009C78C1"/>
    <w:p w14:paraId="5FDA912A" w14:textId="72730AC1" w:rsidR="009C78C1" w:rsidRDefault="009C78C1" w:rsidP="009C78C1">
      <w:pPr>
        <w:pStyle w:val="Heading3"/>
      </w:pPr>
      <w:r>
        <w:t xml:space="preserve"> P_20</w:t>
      </w:r>
      <w:r w:rsidR="002D2073">
        <w:t>16</w:t>
      </w:r>
      <w:r>
        <w:t xml:space="preserve"> </w:t>
      </w:r>
      <w:r w:rsidR="007A1A26">
        <w:t>Fill Rules</w:t>
      </w:r>
    </w:p>
    <w:tbl>
      <w:tblPr>
        <w:tblStyle w:val="TableGrid"/>
        <w:tblW w:w="0" w:type="auto"/>
        <w:tblLook w:val="04A0" w:firstRow="1" w:lastRow="0" w:firstColumn="1" w:lastColumn="0" w:noHBand="0" w:noVBand="1"/>
      </w:tblPr>
      <w:tblGrid>
        <w:gridCol w:w="2569"/>
        <w:gridCol w:w="6781"/>
      </w:tblGrid>
      <w:tr w:rsidR="009C78C1" w:rsidRPr="00BF6411" w14:paraId="32722B0C" w14:textId="77777777" w:rsidTr="00B454AA">
        <w:tc>
          <w:tcPr>
            <w:tcW w:w="2569" w:type="dxa"/>
            <w:tcBorders>
              <w:bottom w:val="single" w:sz="4" w:space="0" w:color="auto"/>
            </w:tcBorders>
            <w:shd w:val="clear" w:color="auto" w:fill="D9D9D9" w:themeFill="background1" w:themeFillShade="D9"/>
          </w:tcPr>
          <w:p w14:paraId="5EFFD0F9"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1700BCB2" w14:textId="77777777" w:rsidR="009C78C1" w:rsidRPr="00BF6411" w:rsidRDefault="009C78C1" w:rsidP="00B454AA">
            <w:pPr>
              <w:rPr>
                <w:rFonts w:asciiTheme="minorHAnsi" w:hAnsiTheme="minorHAnsi"/>
              </w:rPr>
            </w:pPr>
          </w:p>
        </w:tc>
        <w:tc>
          <w:tcPr>
            <w:tcW w:w="6781" w:type="dxa"/>
          </w:tcPr>
          <w:p w14:paraId="0AD08CFE" w14:textId="77777777" w:rsidR="009C78C1" w:rsidRDefault="007A1A26" w:rsidP="00B454AA">
            <w:pPr>
              <w:rPr>
                <w:rFonts w:asciiTheme="minorHAnsi" w:hAnsiTheme="minorHAnsi"/>
              </w:rPr>
            </w:pPr>
            <w:r>
              <w:rPr>
                <w:rFonts w:asciiTheme="minorHAnsi" w:hAnsiTheme="minorHAnsi"/>
              </w:rPr>
              <w:t>Demonstrate fill rules are applied with overlapping lattice structures and intersecting lattice and triangular mesh objects</w:t>
            </w:r>
          </w:p>
          <w:p w14:paraId="1253C325" w14:textId="788E6BF5" w:rsidR="007A1A26" w:rsidRPr="00BF6411" w:rsidRDefault="007A1A26" w:rsidP="00B454AA">
            <w:pPr>
              <w:rPr>
                <w:rFonts w:asciiTheme="minorHAnsi" w:hAnsiTheme="minorHAnsi"/>
              </w:rPr>
            </w:pPr>
          </w:p>
        </w:tc>
      </w:tr>
      <w:tr w:rsidR="009C78C1" w:rsidRPr="00BF6411" w14:paraId="3E56FE9C" w14:textId="77777777" w:rsidTr="00B454AA">
        <w:tc>
          <w:tcPr>
            <w:tcW w:w="2569" w:type="dxa"/>
            <w:shd w:val="clear" w:color="auto" w:fill="D9D9D9" w:themeFill="background1" w:themeFillShade="D9"/>
          </w:tcPr>
          <w:p w14:paraId="60EA45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167BE68E" w14:textId="77777777" w:rsidR="009C78C1" w:rsidRPr="00BF6411" w:rsidRDefault="009C78C1" w:rsidP="00B454AA">
            <w:pPr>
              <w:rPr>
                <w:rFonts w:asciiTheme="minorHAnsi" w:hAnsiTheme="minorHAnsi"/>
              </w:rPr>
            </w:pPr>
          </w:p>
        </w:tc>
        <w:tc>
          <w:tcPr>
            <w:tcW w:w="6781" w:type="dxa"/>
          </w:tcPr>
          <w:p w14:paraId="2A489A5F" w14:textId="097EB28E"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044D2246" w14:textId="77777777" w:rsidTr="00B454AA">
        <w:tc>
          <w:tcPr>
            <w:tcW w:w="2569" w:type="dxa"/>
            <w:shd w:val="clear" w:color="auto" w:fill="D9D9D9" w:themeFill="background1" w:themeFillShade="D9"/>
          </w:tcPr>
          <w:p w14:paraId="2A72872E"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06B8C7C1" w14:textId="77777777" w:rsidR="009C78C1" w:rsidRPr="00BF6411" w:rsidRDefault="009C78C1" w:rsidP="00B454AA">
            <w:pPr>
              <w:rPr>
                <w:rFonts w:asciiTheme="minorHAnsi" w:hAnsiTheme="minorHAnsi"/>
              </w:rPr>
            </w:pPr>
          </w:p>
        </w:tc>
        <w:tc>
          <w:tcPr>
            <w:tcW w:w="6781" w:type="dxa"/>
          </w:tcPr>
          <w:p w14:paraId="79D3FAFF" w14:textId="66196D99"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Pr>
                <w:rFonts w:asciiTheme="minorHAnsi" w:eastAsia="Calibri" w:hAnsiTheme="minorHAnsi" w:cs="Calibri"/>
              </w:rPr>
              <w:t xml:space="preserve">Test case with objects </w:t>
            </w:r>
            <w:r w:rsidR="007A1A26" w:rsidRPr="007A1A26">
              <w:rPr>
                <w:rFonts w:asciiTheme="minorHAnsi" w:eastAsia="Calibri" w:hAnsiTheme="minorHAnsi" w:cs="Calibri"/>
              </w:rPr>
              <w:t>that illustrate the intersection of beam lattice structures and triangle mesh such that the fill rules are invoked.</w:t>
            </w:r>
          </w:p>
          <w:p w14:paraId="370635DD" w14:textId="77777777" w:rsidR="009C78C1" w:rsidRPr="00BF6411" w:rsidRDefault="009C78C1" w:rsidP="00B454AA">
            <w:pPr>
              <w:rPr>
                <w:rFonts w:asciiTheme="minorHAnsi" w:hAnsiTheme="minorHAnsi"/>
              </w:rPr>
            </w:pPr>
          </w:p>
        </w:tc>
      </w:tr>
      <w:tr w:rsidR="009C78C1" w:rsidRPr="00BF6411" w14:paraId="67C4CB61" w14:textId="77777777" w:rsidTr="00B454AA">
        <w:tc>
          <w:tcPr>
            <w:tcW w:w="2569" w:type="dxa"/>
            <w:tcBorders>
              <w:bottom w:val="single" w:sz="4" w:space="0" w:color="auto"/>
            </w:tcBorders>
            <w:shd w:val="clear" w:color="auto" w:fill="D9D9D9" w:themeFill="background1" w:themeFillShade="D9"/>
          </w:tcPr>
          <w:p w14:paraId="1E2899BE"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69EDE59" w14:textId="77777777" w:rsidR="009C78C1" w:rsidRPr="00285823" w:rsidRDefault="009C78C1" w:rsidP="00B454AA">
            <w:pPr>
              <w:rPr>
                <w:rFonts w:asciiTheme="minorHAnsi" w:eastAsia="Calibri" w:hAnsiTheme="minorHAnsi" w:cs="Calibri"/>
                <w:b/>
              </w:rPr>
            </w:pPr>
          </w:p>
        </w:tc>
      </w:tr>
    </w:tbl>
    <w:p w14:paraId="03BB3A48" w14:textId="77777777" w:rsidR="009C78C1" w:rsidRDefault="009C78C1" w:rsidP="009C78C1"/>
    <w:p w14:paraId="40B7A12A" w14:textId="77777777" w:rsidR="009C78C1" w:rsidRDefault="009C78C1" w:rsidP="009C78C1"/>
    <w:p w14:paraId="677CF88B" w14:textId="77777777" w:rsidR="00166E08" w:rsidRDefault="00166E08">
      <w:pPr>
        <w:rPr>
          <w:rFonts w:eastAsiaTheme="majorEastAsia" w:cstheme="majorBidi"/>
          <w:b/>
          <w:bCs/>
          <w:color w:val="365F91" w:themeColor="accent1" w:themeShade="BF"/>
          <w:szCs w:val="20"/>
        </w:rPr>
      </w:pPr>
      <w:r>
        <w:br w:type="page"/>
      </w:r>
    </w:p>
    <w:p w14:paraId="5FAEAD42" w14:textId="618286DF" w:rsidR="009C78C1" w:rsidRDefault="009C78C1" w:rsidP="009C78C1">
      <w:pPr>
        <w:pStyle w:val="Heading3"/>
      </w:pPr>
      <w:r>
        <w:lastRenderedPageBreak/>
        <w:t xml:space="preserve"> P_20</w:t>
      </w:r>
      <w:r w:rsidR="002D2073">
        <w:t>17</w:t>
      </w:r>
      <w:r>
        <w:t xml:space="preserve"> </w:t>
      </w:r>
      <w:r w:rsidR="007A1A26">
        <w:t>Overlapping Beam surface</w:t>
      </w:r>
    </w:p>
    <w:tbl>
      <w:tblPr>
        <w:tblStyle w:val="TableGrid"/>
        <w:tblW w:w="0" w:type="auto"/>
        <w:tblLook w:val="04A0" w:firstRow="1" w:lastRow="0" w:firstColumn="1" w:lastColumn="0" w:noHBand="0" w:noVBand="1"/>
      </w:tblPr>
      <w:tblGrid>
        <w:gridCol w:w="2569"/>
        <w:gridCol w:w="6781"/>
      </w:tblGrid>
      <w:tr w:rsidR="009C78C1" w:rsidRPr="00BF6411" w14:paraId="045C0E18" w14:textId="77777777" w:rsidTr="00B454AA">
        <w:tc>
          <w:tcPr>
            <w:tcW w:w="2569" w:type="dxa"/>
            <w:tcBorders>
              <w:bottom w:val="single" w:sz="4" w:space="0" w:color="auto"/>
            </w:tcBorders>
            <w:shd w:val="clear" w:color="auto" w:fill="D9D9D9" w:themeFill="background1" w:themeFillShade="D9"/>
          </w:tcPr>
          <w:p w14:paraId="4B39B77C"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Scenario Description</w:t>
            </w:r>
          </w:p>
          <w:p w14:paraId="0040E937" w14:textId="77777777" w:rsidR="009C78C1" w:rsidRPr="00BF6411" w:rsidRDefault="009C78C1" w:rsidP="00B454AA">
            <w:pPr>
              <w:rPr>
                <w:rFonts w:asciiTheme="minorHAnsi" w:hAnsiTheme="minorHAnsi"/>
              </w:rPr>
            </w:pPr>
          </w:p>
        </w:tc>
        <w:tc>
          <w:tcPr>
            <w:tcW w:w="6781" w:type="dxa"/>
          </w:tcPr>
          <w:p w14:paraId="553F9C4D" w14:textId="38BE9EE7" w:rsidR="009C78C1" w:rsidRPr="00BF6411" w:rsidRDefault="007A1A26" w:rsidP="00B454AA">
            <w:pPr>
              <w:rPr>
                <w:rFonts w:asciiTheme="minorHAnsi" w:hAnsiTheme="minorHAnsi"/>
              </w:rPr>
            </w:pPr>
            <w:r>
              <w:rPr>
                <w:rFonts w:asciiTheme="minorHAnsi" w:hAnsiTheme="minorHAnsi"/>
              </w:rPr>
              <w:t xml:space="preserve">Validate that </w:t>
            </w:r>
            <w:proofErr w:type="spellStart"/>
            <w:r>
              <w:rPr>
                <w:rFonts w:asciiTheme="minorHAnsi" w:hAnsiTheme="minorHAnsi"/>
              </w:rPr>
              <w:t>whith</w:t>
            </w:r>
            <w:proofErr w:type="spellEnd"/>
            <w:r>
              <w:rPr>
                <w:rFonts w:asciiTheme="minorHAnsi" w:hAnsiTheme="minorHAnsi"/>
              </w:rPr>
              <w:t xml:space="preserve"> overlapping </w:t>
            </w:r>
            <w:proofErr w:type="spellStart"/>
            <w:r>
              <w:rPr>
                <w:rFonts w:asciiTheme="minorHAnsi" w:hAnsiTheme="minorHAnsi"/>
              </w:rPr>
              <w:t>bemns</w:t>
            </w:r>
            <w:proofErr w:type="spellEnd"/>
            <w:r>
              <w:rPr>
                <w:rFonts w:asciiTheme="minorHAnsi" w:hAnsiTheme="minorHAnsi"/>
              </w:rPr>
              <w:t>, the last beam rendered take precedence in terms of rendering color</w:t>
            </w:r>
          </w:p>
        </w:tc>
      </w:tr>
      <w:tr w:rsidR="009C78C1" w:rsidRPr="00BF6411" w14:paraId="7CA2B4F4" w14:textId="77777777" w:rsidTr="00B454AA">
        <w:tc>
          <w:tcPr>
            <w:tcW w:w="2569" w:type="dxa"/>
            <w:shd w:val="clear" w:color="auto" w:fill="D9D9D9" w:themeFill="background1" w:themeFillShade="D9"/>
          </w:tcPr>
          <w:p w14:paraId="5A956198"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Pass/Fail Criteria</w:t>
            </w:r>
          </w:p>
          <w:p w14:paraId="2FCDEADF" w14:textId="77777777" w:rsidR="009C78C1" w:rsidRPr="00BF6411" w:rsidRDefault="009C78C1" w:rsidP="00B454AA">
            <w:pPr>
              <w:rPr>
                <w:rFonts w:asciiTheme="minorHAnsi" w:hAnsiTheme="minorHAnsi"/>
              </w:rPr>
            </w:pPr>
          </w:p>
        </w:tc>
        <w:tc>
          <w:tcPr>
            <w:tcW w:w="6781" w:type="dxa"/>
          </w:tcPr>
          <w:p w14:paraId="09B84103" w14:textId="460F6AA8" w:rsidR="009C78C1" w:rsidRPr="00BF6411" w:rsidRDefault="009C78C1" w:rsidP="00B454AA">
            <w:pPr>
              <w:rPr>
                <w:rFonts w:asciiTheme="minorHAnsi" w:hAnsiTheme="minorHAnsi"/>
              </w:rPr>
            </w:pPr>
            <w:r w:rsidRPr="00BF6411">
              <w:rPr>
                <w:rFonts w:asciiTheme="minorHAnsi" w:eastAsia="Verdana" w:hAnsiTheme="minorHAnsi" w:cs="Verdana"/>
              </w:rPr>
              <w:t xml:space="preserve">01– </w:t>
            </w:r>
            <w:r w:rsidRPr="00F84397">
              <w:rPr>
                <w:rFonts w:asciiTheme="minorHAnsi" w:eastAsia="Verdana" w:hAnsiTheme="minorHAnsi" w:cs="Verdana"/>
              </w:rPr>
              <w:t>Printer should process correctly</w:t>
            </w:r>
          </w:p>
        </w:tc>
      </w:tr>
      <w:tr w:rsidR="009C78C1" w:rsidRPr="00BF6411" w14:paraId="51A4E259" w14:textId="77777777" w:rsidTr="00B454AA">
        <w:tc>
          <w:tcPr>
            <w:tcW w:w="2569" w:type="dxa"/>
            <w:shd w:val="clear" w:color="auto" w:fill="D9D9D9" w:themeFill="background1" w:themeFillShade="D9"/>
          </w:tcPr>
          <w:p w14:paraId="0904DC92" w14:textId="77777777" w:rsidR="009C78C1" w:rsidRPr="00BF6411" w:rsidRDefault="009C78C1" w:rsidP="00B454AA">
            <w:pPr>
              <w:rPr>
                <w:rFonts w:asciiTheme="minorHAnsi" w:hAnsiTheme="minorHAnsi"/>
              </w:rPr>
            </w:pPr>
            <w:r w:rsidRPr="00BF6411">
              <w:rPr>
                <w:rFonts w:asciiTheme="minorHAnsi" w:eastAsiaTheme="minorEastAsia" w:hAnsiTheme="minorHAnsi"/>
                <w:b/>
                <w:bCs/>
              </w:rPr>
              <w:t>Test Case Iterations</w:t>
            </w:r>
          </w:p>
          <w:p w14:paraId="1A8E7E1F" w14:textId="77777777" w:rsidR="009C78C1" w:rsidRPr="00BF6411" w:rsidRDefault="009C78C1" w:rsidP="00B454AA">
            <w:pPr>
              <w:rPr>
                <w:rFonts w:asciiTheme="minorHAnsi" w:hAnsiTheme="minorHAnsi"/>
              </w:rPr>
            </w:pPr>
          </w:p>
        </w:tc>
        <w:tc>
          <w:tcPr>
            <w:tcW w:w="6781" w:type="dxa"/>
          </w:tcPr>
          <w:p w14:paraId="67891DC3" w14:textId="3A387F30" w:rsidR="009C78C1" w:rsidRDefault="009C78C1" w:rsidP="00B454AA">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1A26" w:rsidRPr="007A1A26">
              <w:rPr>
                <w:rFonts w:asciiTheme="minorHAnsi" w:eastAsia="Calibri" w:hAnsiTheme="minorHAnsi" w:cs="Calibri"/>
              </w:rPr>
              <w:t xml:space="preserve">test with overlapping beams and different </w:t>
            </w:r>
            <w:proofErr w:type="spellStart"/>
            <w:r w:rsidR="007A1A26" w:rsidRPr="007A1A26">
              <w:rPr>
                <w:rFonts w:asciiTheme="minorHAnsi" w:eastAsia="Calibri" w:hAnsiTheme="minorHAnsi" w:cs="Calibri"/>
              </w:rPr>
              <w:t>displaycolor</w:t>
            </w:r>
            <w:proofErr w:type="spellEnd"/>
            <w:r w:rsidR="007A1A26">
              <w:rPr>
                <w:rFonts w:asciiTheme="minorHAnsi" w:eastAsia="Calibri" w:hAnsiTheme="minorHAnsi" w:cs="Calibri"/>
              </w:rPr>
              <w:t xml:space="preserve"> values.</w:t>
            </w:r>
            <w:r w:rsidR="007A1A26" w:rsidRPr="007A1A26">
              <w:rPr>
                <w:rFonts w:asciiTheme="minorHAnsi" w:eastAsia="Calibri" w:hAnsiTheme="minorHAnsi" w:cs="Calibri"/>
              </w:rPr>
              <w:t xml:space="preserve"> Control of rendering by order in build item list</w:t>
            </w:r>
          </w:p>
          <w:p w14:paraId="7FD2B634" w14:textId="77777777" w:rsidR="009C78C1" w:rsidRPr="00BF6411" w:rsidRDefault="009C78C1" w:rsidP="00B454AA">
            <w:pPr>
              <w:rPr>
                <w:rFonts w:asciiTheme="minorHAnsi" w:hAnsiTheme="minorHAnsi"/>
              </w:rPr>
            </w:pPr>
          </w:p>
        </w:tc>
      </w:tr>
      <w:tr w:rsidR="009C78C1" w:rsidRPr="00BF6411" w14:paraId="48BAC0B6" w14:textId="77777777" w:rsidTr="00B454AA">
        <w:tc>
          <w:tcPr>
            <w:tcW w:w="2569" w:type="dxa"/>
            <w:tcBorders>
              <w:bottom w:val="single" w:sz="4" w:space="0" w:color="auto"/>
            </w:tcBorders>
            <w:shd w:val="clear" w:color="auto" w:fill="D9D9D9" w:themeFill="background1" w:themeFillShade="D9"/>
          </w:tcPr>
          <w:p w14:paraId="3D8C5B1B" w14:textId="77777777" w:rsidR="009C78C1" w:rsidRPr="00BF6411" w:rsidRDefault="009C78C1" w:rsidP="00B454AA">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8FEE6E" w14:textId="77777777" w:rsidR="009C78C1" w:rsidRPr="00285823" w:rsidRDefault="009C78C1" w:rsidP="00B454AA">
            <w:pPr>
              <w:rPr>
                <w:rFonts w:asciiTheme="minorHAnsi" w:eastAsia="Calibri" w:hAnsiTheme="minorHAnsi" w:cs="Calibri"/>
                <w:b/>
              </w:rPr>
            </w:pPr>
          </w:p>
        </w:tc>
      </w:tr>
    </w:tbl>
    <w:p w14:paraId="30069AC5" w14:textId="5A5FB4BD" w:rsidR="002D2073" w:rsidRDefault="002D2073">
      <w:pPr>
        <w:rPr>
          <w:rFonts w:eastAsiaTheme="majorEastAsia" w:cstheme="majorBidi"/>
          <w:b/>
          <w:bCs/>
          <w:color w:val="365F91" w:themeColor="accent1" w:themeShade="BF"/>
          <w:sz w:val="22"/>
        </w:rPr>
      </w:pPr>
    </w:p>
    <w:p w14:paraId="05C79BBB" w14:textId="4F16A3DC" w:rsidR="00166E08" w:rsidRDefault="00166E08" w:rsidP="003A7C36">
      <w:pPr>
        <w:pStyle w:val="Heading2"/>
        <w:numPr>
          <w:ilvl w:val="0"/>
          <w:numId w:val="0"/>
        </w:numPr>
      </w:pPr>
    </w:p>
    <w:p w14:paraId="130C38B9" w14:textId="77777777" w:rsidR="00166E08" w:rsidRDefault="00166E08">
      <w:pPr>
        <w:rPr>
          <w:rFonts w:eastAsiaTheme="majorEastAsia" w:cstheme="majorBidi"/>
          <w:b/>
          <w:bCs/>
          <w:color w:val="365F91" w:themeColor="accent1" w:themeShade="BF"/>
          <w:sz w:val="22"/>
        </w:rPr>
      </w:pPr>
      <w:r>
        <w:br w:type="page"/>
      </w:r>
    </w:p>
    <w:p w14:paraId="26F26942" w14:textId="55AE1944" w:rsidR="00052CFD" w:rsidRDefault="00052CFD" w:rsidP="00052CFD">
      <w:pPr>
        <w:pStyle w:val="Heading2"/>
        <w:rPr>
          <w:i/>
          <w:iCs/>
        </w:rPr>
      </w:pPr>
      <w:bookmarkStart w:id="59" w:name="_Toc45031816"/>
      <w:r>
        <w:lastRenderedPageBreak/>
        <w:t>Negative Beam Lattice Extension Test Cases</w:t>
      </w:r>
      <w:bookmarkEnd w:id="59"/>
      <w:r>
        <w:t xml:space="preserve"> </w:t>
      </w:r>
    </w:p>
    <w:p w14:paraId="4A63C514" w14:textId="1D12DEC1" w:rsidR="00E937B5" w:rsidRDefault="00E937B5" w:rsidP="00E937B5">
      <w:pPr>
        <w:pStyle w:val="Heading3"/>
      </w:pPr>
      <w:r>
        <w:t>N_250</w:t>
      </w:r>
      <w:r w:rsidR="007A2A56">
        <w:t>1</w:t>
      </w:r>
      <w:r>
        <w:t xml:space="preserve"> </w:t>
      </w:r>
      <w:r w:rsidR="00553CD8">
        <w:t>Invalid ID</w:t>
      </w:r>
    </w:p>
    <w:tbl>
      <w:tblPr>
        <w:tblStyle w:val="TableGrid"/>
        <w:tblW w:w="0" w:type="auto"/>
        <w:tblLook w:val="04A0" w:firstRow="1" w:lastRow="0" w:firstColumn="1" w:lastColumn="0" w:noHBand="0" w:noVBand="1"/>
      </w:tblPr>
      <w:tblGrid>
        <w:gridCol w:w="2569"/>
        <w:gridCol w:w="6781"/>
      </w:tblGrid>
      <w:tr w:rsidR="00E937B5" w:rsidRPr="00BF6411" w14:paraId="78A10603" w14:textId="77777777" w:rsidTr="000E543D">
        <w:tc>
          <w:tcPr>
            <w:tcW w:w="2569" w:type="dxa"/>
            <w:tcBorders>
              <w:bottom w:val="single" w:sz="4" w:space="0" w:color="auto"/>
            </w:tcBorders>
            <w:shd w:val="clear" w:color="auto" w:fill="D9D9D9" w:themeFill="background1" w:themeFillShade="D9"/>
          </w:tcPr>
          <w:p w14:paraId="708C7005"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6B27543" w14:textId="77777777" w:rsidR="00E937B5" w:rsidRPr="00BF6411" w:rsidRDefault="00E937B5" w:rsidP="000E543D">
            <w:pPr>
              <w:rPr>
                <w:rFonts w:asciiTheme="minorHAnsi" w:hAnsiTheme="minorHAnsi"/>
              </w:rPr>
            </w:pPr>
          </w:p>
        </w:tc>
        <w:tc>
          <w:tcPr>
            <w:tcW w:w="6781" w:type="dxa"/>
          </w:tcPr>
          <w:p w14:paraId="17497883" w14:textId="20DC899E" w:rsidR="00E937B5" w:rsidRPr="00BF6411" w:rsidRDefault="00553CD8" w:rsidP="000E543D">
            <w:pPr>
              <w:rPr>
                <w:rFonts w:asciiTheme="minorHAnsi" w:hAnsiTheme="minorHAnsi"/>
              </w:rPr>
            </w:pPr>
            <w:r>
              <w:rPr>
                <w:rFonts w:asciiTheme="minorHAnsi" w:hAnsiTheme="minorHAnsi"/>
              </w:rPr>
              <w:t>Test invalid Beam Lattice extension ID mappings</w:t>
            </w:r>
          </w:p>
        </w:tc>
      </w:tr>
      <w:tr w:rsidR="00E937B5" w:rsidRPr="00BF6411" w14:paraId="2B364059" w14:textId="77777777" w:rsidTr="000E543D">
        <w:tc>
          <w:tcPr>
            <w:tcW w:w="2569" w:type="dxa"/>
            <w:shd w:val="clear" w:color="auto" w:fill="D9D9D9" w:themeFill="background1" w:themeFillShade="D9"/>
          </w:tcPr>
          <w:p w14:paraId="5470ABC8"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017AF9E4" w14:textId="77777777" w:rsidR="00E937B5" w:rsidRPr="00BF6411" w:rsidRDefault="00E937B5" w:rsidP="000E543D">
            <w:pPr>
              <w:rPr>
                <w:rFonts w:asciiTheme="minorHAnsi" w:hAnsiTheme="minorHAnsi"/>
              </w:rPr>
            </w:pPr>
          </w:p>
        </w:tc>
        <w:tc>
          <w:tcPr>
            <w:tcW w:w="6781" w:type="dxa"/>
          </w:tcPr>
          <w:p w14:paraId="65D15852" w14:textId="4775526D" w:rsidR="00E937B5" w:rsidRPr="00BF6411" w:rsidRDefault="00E937B5"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04</w:t>
            </w:r>
            <w:r w:rsidRPr="00BF6411">
              <w:rPr>
                <w:rFonts w:asciiTheme="minorHAnsi" w:eastAsia="Verdana" w:hAnsiTheme="minorHAnsi" w:cs="Verdana"/>
              </w:rPr>
              <w:t>– Printer should generate error</w:t>
            </w:r>
          </w:p>
        </w:tc>
      </w:tr>
      <w:tr w:rsidR="00E937B5" w:rsidRPr="00BF6411" w14:paraId="6918D10B" w14:textId="77777777" w:rsidTr="000E543D">
        <w:tc>
          <w:tcPr>
            <w:tcW w:w="2569" w:type="dxa"/>
            <w:shd w:val="clear" w:color="auto" w:fill="D9D9D9" w:themeFill="background1" w:themeFillShade="D9"/>
          </w:tcPr>
          <w:p w14:paraId="5B4F4D41"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0C5395ED" w14:textId="77777777" w:rsidR="00E937B5" w:rsidRPr="00BF6411" w:rsidRDefault="00E937B5" w:rsidP="000E543D">
            <w:pPr>
              <w:rPr>
                <w:rFonts w:asciiTheme="minorHAnsi" w:hAnsiTheme="minorHAnsi"/>
              </w:rPr>
            </w:pPr>
          </w:p>
        </w:tc>
        <w:tc>
          <w:tcPr>
            <w:tcW w:w="6781" w:type="dxa"/>
          </w:tcPr>
          <w:p w14:paraId="7DAB5A5E" w14:textId="75155B42"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invalid</w:t>
            </w:r>
            <w:r w:rsidR="00453393">
              <w:rPr>
                <w:rFonts w:asciiTheme="minorHAnsi" w:eastAsia="Calibri" w:hAnsiTheme="minorHAnsi" w:cs="Calibri"/>
              </w:rPr>
              <w:t xml:space="preserve"> ID for </w:t>
            </w:r>
            <w:proofErr w:type="spellStart"/>
            <w:r w:rsidR="00453393">
              <w:rPr>
                <w:rFonts w:asciiTheme="minorHAnsi" w:eastAsia="Calibri" w:hAnsiTheme="minorHAnsi" w:cs="Calibri"/>
              </w:rPr>
              <w:t>beamlattice</w:t>
            </w:r>
            <w:proofErr w:type="spellEnd"/>
            <w:r w:rsidR="00453393">
              <w:rPr>
                <w:rFonts w:asciiTheme="minorHAnsi" w:eastAsia="Calibri" w:hAnsiTheme="minorHAnsi" w:cs="Calibri"/>
              </w:rPr>
              <w:t xml:space="preserve"> element’s </w:t>
            </w:r>
            <w:proofErr w:type="spellStart"/>
            <w:r w:rsidR="00453393">
              <w:rPr>
                <w:rFonts w:asciiTheme="minorHAnsi" w:eastAsia="Calibri" w:hAnsiTheme="minorHAnsi" w:cs="Calibri"/>
              </w:rPr>
              <w:t>clippingmesh</w:t>
            </w:r>
            <w:proofErr w:type="spellEnd"/>
            <w:r w:rsidR="00453393">
              <w:rPr>
                <w:rFonts w:asciiTheme="minorHAnsi" w:eastAsia="Calibri" w:hAnsiTheme="minorHAnsi" w:cs="Calibri"/>
              </w:rPr>
              <w:t xml:space="preserve"> attribute</w:t>
            </w:r>
          </w:p>
          <w:p w14:paraId="1200F7DE" w14:textId="77777777" w:rsidR="001012F2" w:rsidRDefault="001012F2" w:rsidP="000E543D">
            <w:pPr>
              <w:rPr>
                <w:rFonts w:asciiTheme="minorHAnsi" w:eastAsia="Calibri" w:hAnsiTheme="minorHAnsi" w:cs="Calibri"/>
                <w:b/>
              </w:rPr>
            </w:pPr>
          </w:p>
          <w:p w14:paraId="31B6CDF9" w14:textId="6A747D8A"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7A2A56">
              <w:rPr>
                <w:rFonts w:asciiTheme="minorHAnsi" w:eastAsia="Calibri" w:hAnsiTheme="minorHAnsi" w:cs="Calibri"/>
              </w:rPr>
              <w:t xml:space="preserve">invalid ID for </w:t>
            </w:r>
            <w:proofErr w:type="spellStart"/>
            <w:r w:rsidR="007A2A56">
              <w:rPr>
                <w:rFonts w:asciiTheme="minorHAnsi" w:eastAsia="Calibri" w:hAnsiTheme="minorHAnsi" w:cs="Calibri"/>
              </w:rPr>
              <w:t>beamlattice</w:t>
            </w:r>
            <w:proofErr w:type="spellEnd"/>
            <w:r w:rsidR="007A2A56">
              <w:rPr>
                <w:rFonts w:asciiTheme="minorHAnsi" w:eastAsia="Calibri" w:hAnsiTheme="minorHAnsi" w:cs="Calibri"/>
              </w:rPr>
              <w:t xml:space="preserve"> element’s </w:t>
            </w:r>
            <w:proofErr w:type="spellStart"/>
            <w:r w:rsidR="007A2A56">
              <w:rPr>
                <w:rFonts w:asciiTheme="minorHAnsi" w:eastAsia="Calibri" w:hAnsiTheme="minorHAnsi" w:cs="Calibri"/>
              </w:rPr>
              <w:t>representationmesh</w:t>
            </w:r>
            <w:proofErr w:type="spellEnd"/>
            <w:r w:rsidR="007A2A56">
              <w:rPr>
                <w:rFonts w:asciiTheme="minorHAnsi" w:eastAsia="Calibri" w:hAnsiTheme="minorHAnsi" w:cs="Calibri"/>
              </w:rPr>
              <w:t xml:space="preserve"> attribute</w:t>
            </w:r>
          </w:p>
          <w:p w14:paraId="728EA351" w14:textId="77777777" w:rsidR="001012F2" w:rsidRDefault="001012F2" w:rsidP="000E543D">
            <w:pPr>
              <w:rPr>
                <w:rFonts w:asciiTheme="minorHAnsi" w:eastAsia="Calibri" w:hAnsiTheme="minorHAnsi" w:cs="Calibri"/>
                <w:b/>
              </w:rPr>
            </w:pPr>
          </w:p>
          <w:p w14:paraId="4D088CD1" w14:textId="4A31C63B"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 xml:space="preserve">invalid ID for </w:t>
            </w:r>
            <w:proofErr w:type="spellStart"/>
            <w:r w:rsidR="00116175">
              <w:rPr>
                <w:rFonts w:asciiTheme="minorHAnsi" w:eastAsia="Calibri" w:hAnsiTheme="minorHAnsi" w:cs="Calibri"/>
              </w:rPr>
              <w:t>beamlattice</w:t>
            </w:r>
            <w:proofErr w:type="spellEnd"/>
            <w:r w:rsidR="00116175">
              <w:rPr>
                <w:rFonts w:asciiTheme="minorHAnsi" w:eastAsia="Calibri" w:hAnsiTheme="minorHAnsi" w:cs="Calibri"/>
              </w:rPr>
              <w:t xml:space="preserve"> element’s </w:t>
            </w:r>
            <w:proofErr w:type="spellStart"/>
            <w:r w:rsidR="00116175">
              <w:rPr>
                <w:rFonts w:asciiTheme="minorHAnsi" w:eastAsia="Calibri" w:hAnsiTheme="minorHAnsi" w:cs="Calibri"/>
              </w:rPr>
              <w:t>pid</w:t>
            </w:r>
            <w:proofErr w:type="spellEnd"/>
            <w:r w:rsidR="00116175">
              <w:rPr>
                <w:rFonts w:asciiTheme="minorHAnsi" w:eastAsia="Calibri" w:hAnsiTheme="minorHAnsi" w:cs="Calibri"/>
              </w:rPr>
              <w:t xml:space="preserve"> attribute</w:t>
            </w:r>
          </w:p>
          <w:p w14:paraId="097A9EEF" w14:textId="77777777" w:rsidR="001012F2" w:rsidRDefault="001012F2" w:rsidP="00627B57">
            <w:pPr>
              <w:rPr>
                <w:rFonts w:asciiTheme="minorHAnsi" w:eastAsia="Calibri" w:hAnsiTheme="minorHAnsi" w:cs="Calibri"/>
                <w:b/>
              </w:rPr>
            </w:pPr>
          </w:p>
          <w:p w14:paraId="1253F7E1" w14:textId="651C4B1E"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invalid ID for beam element’s </w:t>
            </w:r>
            <w:proofErr w:type="spellStart"/>
            <w:r>
              <w:rPr>
                <w:rFonts w:asciiTheme="minorHAnsi" w:eastAsia="Calibri" w:hAnsiTheme="minorHAnsi" w:cs="Calibri"/>
              </w:rPr>
              <w:t>pid</w:t>
            </w:r>
            <w:proofErr w:type="spellEnd"/>
            <w:r>
              <w:rPr>
                <w:rFonts w:asciiTheme="minorHAnsi" w:eastAsia="Calibri" w:hAnsiTheme="minorHAnsi" w:cs="Calibri"/>
              </w:rPr>
              <w:t xml:space="preserve"> attribute</w:t>
            </w:r>
          </w:p>
          <w:p w14:paraId="6121CF41" w14:textId="77777777" w:rsidR="00E937B5" w:rsidRPr="00BF6411" w:rsidRDefault="00E937B5" w:rsidP="000E543D">
            <w:pPr>
              <w:rPr>
                <w:rFonts w:asciiTheme="minorHAnsi" w:hAnsiTheme="minorHAnsi"/>
              </w:rPr>
            </w:pPr>
          </w:p>
        </w:tc>
      </w:tr>
      <w:tr w:rsidR="00E937B5" w:rsidRPr="00BF6411" w14:paraId="31AB61C9" w14:textId="77777777" w:rsidTr="000E543D">
        <w:tc>
          <w:tcPr>
            <w:tcW w:w="2569" w:type="dxa"/>
            <w:tcBorders>
              <w:bottom w:val="single" w:sz="4" w:space="0" w:color="auto"/>
            </w:tcBorders>
            <w:shd w:val="clear" w:color="auto" w:fill="D9D9D9" w:themeFill="background1" w:themeFillShade="D9"/>
          </w:tcPr>
          <w:p w14:paraId="78188A6E"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0838C54" w14:textId="77777777" w:rsidR="00E937B5" w:rsidRPr="00285823" w:rsidRDefault="00E937B5" w:rsidP="000E543D">
            <w:pPr>
              <w:rPr>
                <w:rFonts w:asciiTheme="minorHAnsi" w:eastAsia="Calibri" w:hAnsiTheme="minorHAnsi" w:cs="Calibri"/>
                <w:b/>
              </w:rPr>
            </w:pPr>
          </w:p>
        </w:tc>
      </w:tr>
    </w:tbl>
    <w:p w14:paraId="16D32BBF" w14:textId="478032E6" w:rsidR="00E937B5" w:rsidRDefault="00E937B5" w:rsidP="00E937B5"/>
    <w:p w14:paraId="153D41E3" w14:textId="17CE6DCF" w:rsidR="00E937B5" w:rsidRDefault="007A2A56" w:rsidP="00FC5C05">
      <w:pPr>
        <w:pStyle w:val="Heading3"/>
      </w:pPr>
      <w:r>
        <w:t>N</w:t>
      </w:r>
      <w:r w:rsidR="00E937B5">
        <w:t>_2</w:t>
      </w:r>
      <w:r>
        <w:t>5</w:t>
      </w:r>
      <w:r w:rsidR="00E937B5">
        <w:t>0</w:t>
      </w:r>
      <w:r>
        <w:t>2</w:t>
      </w:r>
      <w:r w:rsidR="00E937B5">
        <w:t xml:space="preserve"> </w:t>
      </w:r>
      <w:r w:rsidR="00116175">
        <w:t>Invalid Index Reference</w:t>
      </w:r>
    </w:p>
    <w:tbl>
      <w:tblPr>
        <w:tblStyle w:val="TableGrid"/>
        <w:tblW w:w="0" w:type="auto"/>
        <w:tblLook w:val="04A0" w:firstRow="1" w:lastRow="0" w:firstColumn="1" w:lastColumn="0" w:noHBand="0" w:noVBand="1"/>
      </w:tblPr>
      <w:tblGrid>
        <w:gridCol w:w="2569"/>
        <w:gridCol w:w="6781"/>
      </w:tblGrid>
      <w:tr w:rsidR="00E937B5" w:rsidRPr="00BF6411" w14:paraId="1F75AF97" w14:textId="77777777" w:rsidTr="000E543D">
        <w:tc>
          <w:tcPr>
            <w:tcW w:w="2569" w:type="dxa"/>
            <w:tcBorders>
              <w:bottom w:val="single" w:sz="4" w:space="0" w:color="auto"/>
            </w:tcBorders>
            <w:shd w:val="clear" w:color="auto" w:fill="D9D9D9" w:themeFill="background1" w:themeFillShade="D9"/>
          </w:tcPr>
          <w:p w14:paraId="6A1561FA"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Scenario Description</w:t>
            </w:r>
          </w:p>
          <w:p w14:paraId="515C9CB8" w14:textId="77777777" w:rsidR="00E937B5" w:rsidRPr="00BF6411" w:rsidRDefault="00E937B5" w:rsidP="000E543D">
            <w:pPr>
              <w:rPr>
                <w:rFonts w:asciiTheme="minorHAnsi" w:hAnsiTheme="minorHAnsi"/>
              </w:rPr>
            </w:pPr>
          </w:p>
        </w:tc>
        <w:tc>
          <w:tcPr>
            <w:tcW w:w="6781" w:type="dxa"/>
          </w:tcPr>
          <w:p w14:paraId="68F52412" w14:textId="2D15367A" w:rsidR="00E937B5" w:rsidRPr="00BF6411" w:rsidRDefault="00116175" w:rsidP="000E543D">
            <w:pPr>
              <w:rPr>
                <w:rFonts w:asciiTheme="minorHAnsi" w:hAnsiTheme="minorHAnsi"/>
              </w:rPr>
            </w:pPr>
            <w:r>
              <w:rPr>
                <w:rFonts w:asciiTheme="minorHAnsi" w:hAnsiTheme="minorHAnsi"/>
              </w:rPr>
              <w:t>Test invalid Beam Lattice extension index mappings</w:t>
            </w:r>
          </w:p>
        </w:tc>
      </w:tr>
      <w:tr w:rsidR="00E937B5" w:rsidRPr="00BF6411" w14:paraId="390E1843" w14:textId="77777777" w:rsidTr="000E543D">
        <w:tc>
          <w:tcPr>
            <w:tcW w:w="2569" w:type="dxa"/>
            <w:shd w:val="clear" w:color="auto" w:fill="D9D9D9" w:themeFill="background1" w:themeFillShade="D9"/>
          </w:tcPr>
          <w:p w14:paraId="00DE00A9"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Pass/Fail Criteria</w:t>
            </w:r>
          </w:p>
          <w:p w14:paraId="5FCC0DD6" w14:textId="77777777" w:rsidR="00E937B5" w:rsidRPr="00BF6411" w:rsidRDefault="00E937B5" w:rsidP="000E543D">
            <w:pPr>
              <w:rPr>
                <w:rFonts w:asciiTheme="minorHAnsi" w:hAnsiTheme="minorHAnsi"/>
              </w:rPr>
            </w:pPr>
          </w:p>
        </w:tc>
        <w:tc>
          <w:tcPr>
            <w:tcW w:w="6781" w:type="dxa"/>
          </w:tcPr>
          <w:p w14:paraId="323BBEA9" w14:textId="1DFC8AD9" w:rsidR="00E937B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06 </w:t>
            </w:r>
            <w:r w:rsidRPr="00BF6411">
              <w:rPr>
                <w:rFonts w:asciiTheme="minorHAnsi" w:eastAsia="Verdana" w:hAnsiTheme="minorHAnsi" w:cs="Verdana"/>
              </w:rPr>
              <w:t>– Printer should generate error</w:t>
            </w:r>
          </w:p>
        </w:tc>
      </w:tr>
      <w:tr w:rsidR="00E937B5" w:rsidRPr="00BF6411" w14:paraId="52114841" w14:textId="77777777" w:rsidTr="000E543D">
        <w:tc>
          <w:tcPr>
            <w:tcW w:w="2569" w:type="dxa"/>
            <w:shd w:val="clear" w:color="auto" w:fill="D9D9D9" w:themeFill="background1" w:themeFillShade="D9"/>
          </w:tcPr>
          <w:p w14:paraId="6CC58506" w14:textId="77777777" w:rsidR="00E937B5" w:rsidRPr="00BF6411" w:rsidRDefault="00E937B5" w:rsidP="000E543D">
            <w:pPr>
              <w:rPr>
                <w:rFonts w:asciiTheme="minorHAnsi" w:hAnsiTheme="minorHAnsi"/>
              </w:rPr>
            </w:pPr>
            <w:r w:rsidRPr="00BF6411">
              <w:rPr>
                <w:rFonts w:asciiTheme="minorHAnsi" w:eastAsiaTheme="minorEastAsia" w:hAnsiTheme="minorHAnsi"/>
                <w:b/>
                <w:bCs/>
              </w:rPr>
              <w:t>Test Case Iterations</w:t>
            </w:r>
          </w:p>
          <w:p w14:paraId="708D2A58" w14:textId="77777777" w:rsidR="00E937B5" w:rsidRPr="00BF6411" w:rsidRDefault="00E937B5" w:rsidP="000E543D">
            <w:pPr>
              <w:rPr>
                <w:rFonts w:asciiTheme="minorHAnsi" w:hAnsiTheme="minorHAnsi"/>
              </w:rPr>
            </w:pPr>
          </w:p>
        </w:tc>
        <w:tc>
          <w:tcPr>
            <w:tcW w:w="6781" w:type="dxa"/>
          </w:tcPr>
          <w:p w14:paraId="729E52D9" w14:textId="1E6DF7C0" w:rsidR="00E937B5" w:rsidRDefault="00E937B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16175">
              <w:rPr>
                <w:rFonts w:asciiTheme="minorHAnsi" w:eastAsia="Calibri" w:hAnsiTheme="minorHAnsi" w:cs="Calibri"/>
              </w:rPr>
              <w:t xml:space="preserve">invalid index for </w:t>
            </w:r>
            <w:proofErr w:type="spellStart"/>
            <w:r w:rsidR="00116175">
              <w:rPr>
                <w:rFonts w:asciiTheme="minorHAnsi" w:eastAsia="Calibri" w:hAnsiTheme="minorHAnsi" w:cs="Calibri"/>
              </w:rPr>
              <w:t>beamlattice</w:t>
            </w:r>
            <w:proofErr w:type="spellEnd"/>
            <w:r w:rsidR="00116175">
              <w:rPr>
                <w:rFonts w:asciiTheme="minorHAnsi" w:eastAsia="Calibri" w:hAnsiTheme="minorHAnsi" w:cs="Calibri"/>
              </w:rPr>
              <w:t xml:space="preserve"> element’s </w:t>
            </w:r>
            <w:proofErr w:type="spellStart"/>
            <w:r w:rsidR="00116175">
              <w:rPr>
                <w:rFonts w:asciiTheme="minorHAnsi" w:eastAsia="Calibri" w:hAnsiTheme="minorHAnsi" w:cs="Calibri"/>
              </w:rPr>
              <w:t>pindex</w:t>
            </w:r>
            <w:proofErr w:type="spellEnd"/>
            <w:r w:rsidR="00116175">
              <w:rPr>
                <w:rFonts w:asciiTheme="minorHAnsi" w:eastAsia="Calibri" w:hAnsiTheme="minorHAnsi" w:cs="Calibri"/>
              </w:rPr>
              <w:t xml:space="preserve"> attribute</w:t>
            </w:r>
          </w:p>
          <w:p w14:paraId="2D793592" w14:textId="77777777" w:rsidR="001012F2" w:rsidRDefault="001012F2" w:rsidP="000E543D">
            <w:pPr>
              <w:rPr>
                <w:rFonts w:asciiTheme="minorHAnsi" w:eastAsia="Calibri" w:hAnsiTheme="minorHAnsi" w:cs="Calibri"/>
                <w:b/>
              </w:rPr>
            </w:pPr>
          </w:p>
          <w:p w14:paraId="3EDD49CA" w14:textId="4D115867" w:rsidR="00E937B5" w:rsidRDefault="00E937B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v1 attribute</w:t>
            </w:r>
          </w:p>
          <w:p w14:paraId="568BFCC0" w14:textId="77777777" w:rsidR="001012F2" w:rsidRDefault="001012F2" w:rsidP="001604C9">
            <w:pPr>
              <w:rPr>
                <w:rFonts w:asciiTheme="minorHAnsi" w:eastAsia="Calibri" w:hAnsiTheme="minorHAnsi" w:cs="Calibri"/>
                <w:b/>
              </w:rPr>
            </w:pPr>
          </w:p>
          <w:p w14:paraId="4CA2F921" w14:textId="1E08E6D3" w:rsidR="001604C9" w:rsidRDefault="00E937B5" w:rsidP="001604C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1604C9">
              <w:rPr>
                <w:rFonts w:asciiTheme="minorHAnsi" w:eastAsia="Calibri" w:hAnsiTheme="minorHAnsi" w:cs="Calibri"/>
              </w:rPr>
              <w:t>invalid index for beam element’s v2 attribute</w:t>
            </w:r>
          </w:p>
          <w:p w14:paraId="78D0E604" w14:textId="77777777" w:rsidR="001012F2" w:rsidRDefault="001012F2" w:rsidP="00627B57">
            <w:pPr>
              <w:rPr>
                <w:rFonts w:asciiTheme="minorHAnsi" w:eastAsia="Calibri" w:hAnsiTheme="minorHAnsi" w:cs="Calibri"/>
                <w:b/>
              </w:rPr>
            </w:pPr>
          </w:p>
          <w:p w14:paraId="7034299D" w14:textId="536C3242"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p1 attribute</w:t>
            </w:r>
          </w:p>
          <w:p w14:paraId="2054EFBF" w14:textId="77777777" w:rsidR="001012F2" w:rsidRDefault="001012F2" w:rsidP="00627B57">
            <w:pPr>
              <w:rPr>
                <w:rFonts w:asciiTheme="minorHAnsi" w:eastAsia="Calibri" w:hAnsiTheme="minorHAnsi" w:cs="Calibri"/>
                <w:b/>
              </w:rPr>
            </w:pPr>
          </w:p>
          <w:p w14:paraId="1C2D5649" w14:textId="011511B5" w:rsidR="00627B57" w:rsidRDefault="00627B57" w:rsidP="00627B57">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invalid index for beam element’s p2 attribute</w:t>
            </w:r>
          </w:p>
          <w:p w14:paraId="083F55C2" w14:textId="77777777" w:rsidR="001012F2" w:rsidRDefault="001012F2" w:rsidP="001E0AC3">
            <w:pPr>
              <w:rPr>
                <w:rFonts w:asciiTheme="minorHAnsi" w:eastAsia="Calibri" w:hAnsiTheme="minorHAnsi" w:cs="Calibri"/>
                <w:b/>
              </w:rPr>
            </w:pPr>
          </w:p>
          <w:p w14:paraId="7700A290" w14:textId="757E458E" w:rsidR="001E0AC3" w:rsidRDefault="001E0AC3" w:rsidP="001E0A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6</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invalid index for </w:t>
            </w:r>
            <w:proofErr w:type="spellStart"/>
            <w:r>
              <w:rPr>
                <w:rFonts w:asciiTheme="minorHAnsi" w:eastAsia="Calibri" w:hAnsiTheme="minorHAnsi" w:cs="Calibri"/>
              </w:rPr>
              <w:t>beamset</w:t>
            </w:r>
            <w:proofErr w:type="spellEnd"/>
            <w:r>
              <w:rPr>
                <w:rFonts w:asciiTheme="minorHAnsi" w:eastAsia="Calibri" w:hAnsiTheme="minorHAnsi" w:cs="Calibri"/>
              </w:rPr>
              <w:t xml:space="preserve"> element’s ref attribute</w:t>
            </w:r>
          </w:p>
          <w:p w14:paraId="6EBFE06B" w14:textId="77777777" w:rsidR="00E937B5" w:rsidRPr="00BF6411" w:rsidRDefault="00E937B5" w:rsidP="000E543D">
            <w:pPr>
              <w:rPr>
                <w:rFonts w:asciiTheme="minorHAnsi" w:hAnsiTheme="minorHAnsi"/>
              </w:rPr>
            </w:pPr>
          </w:p>
        </w:tc>
      </w:tr>
      <w:tr w:rsidR="00E937B5" w:rsidRPr="00BF6411" w14:paraId="52F9520D" w14:textId="77777777" w:rsidTr="000E543D">
        <w:tc>
          <w:tcPr>
            <w:tcW w:w="2569" w:type="dxa"/>
            <w:tcBorders>
              <w:bottom w:val="single" w:sz="4" w:space="0" w:color="auto"/>
            </w:tcBorders>
            <w:shd w:val="clear" w:color="auto" w:fill="D9D9D9" w:themeFill="background1" w:themeFillShade="D9"/>
          </w:tcPr>
          <w:p w14:paraId="7C0DC84A" w14:textId="77777777" w:rsidR="00E937B5" w:rsidRPr="00BF6411" w:rsidRDefault="00E937B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7C9C78E" w14:textId="77777777" w:rsidR="00E937B5" w:rsidRPr="00285823" w:rsidRDefault="00E937B5" w:rsidP="000E543D">
            <w:pPr>
              <w:rPr>
                <w:rFonts w:asciiTheme="minorHAnsi" w:eastAsia="Calibri" w:hAnsiTheme="minorHAnsi" w:cs="Calibri"/>
                <w:b/>
              </w:rPr>
            </w:pPr>
          </w:p>
        </w:tc>
      </w:tr>
    </w:tbl>
    <w:p w14:paraId="41CD90CB" w14:textId="77777777" w:rsidR="00E937B5" w:rsidRDefault="00E937B5" w:rsidP="00E937B5"/>
    <w:p w14:paraId="026B24B9" w14:textId="77777777" w:rsidR="001012F2" w:rsidRDefault="001012F2">
      <w:pPr>
        <w:rPr>
          <w:rFonts w:eastAsiaTheme="majorEastAsia" w:cstheme="majorBidi"/>
          <w:b/>
          <w:bCs/>
          <w:color w:val="365F91" w:themeColor="accent1" w:themeShade="BF"/>
          <w:szCs w:val="20"/>
        </w:rPr>
      </w:pPr>
      <w:r>
        <w:br w:type="page"/>
      </w:r>
    </w:p>
    <w:p w14:paraId="6A8B2BBC" w14:textId="21C2F71F" w:rsidR="00FC5C05" w:rsidRDefault="007A2A56" w:rsidP="00FC5C05">
      <w:pPr>
        <w:pStyle w:val="Heading3"/>
      </w:pPr>
      <w:r>
        <w:lastRenderedPageBreak/>
        <w:t>N</w:t>
      </w:r>
      <w:r w:rsidR="00FC5C05">
        <w:t>_2</w:t>
      </w:r>
      <w:r w:rsidR="00014677">
        <w:t>5</w:t>
      </w:r>
      <w:r w:rsidR="00FC5C05">
        <w:t>0</w:t>
      </w:r>
      <w:r>
        <w:t>3</w:t>
      </w:r>
      <w:r w:rsidR="00FC5C05">
        <w:t xml:space="preserve"> </w:t>
      </w:r>
      <w:r w:rsidR="001604C9">
        <w:t>Miscellaneous Errors</w:t>
      </w:r>
    </w:p>
    <w:tbl>
      <w:tblPr>
        <w:tblStyle w:val="TableGrid"/>
        <w:tblW w:w="0" w:type="auto"/>
        <w:tblLook w:val="04A0" w:firstRow="1" w:lastRow="0" w:firstColumn="1" w:lastColumn="0" w:noHBand="0" w:noVBand="1"/>
      </w:tblPr>
      <w:tblGrid>
        <w:gridCol w:w="2569"/>
        <w:gridCol w:w="6781"/>
      </w:tblGrid>
      <w:tr w:rsidR="00FC5C05" w:rsidRPr="00BF6411" w14:paraId="69398A71" w14:textId="77777777" w:rsidTr="000E543D">
        <w:tc>
          <w:tcPr>
            <w:tcW w:w="2569" w:type="dxa"/>
            <w:tcBorders>
              <w:bottom w:val="single" w:sz="4" w:space="0" w:color="auto"/>
            </w:tcBorders>
            <w:shd w:val="clear" w:color="auto" w:fill="D9D9D9" w:themeFill="background1" w:themeFillShade="D9"/>
          </w:tcPr>
          <w:p w14:paraId="7819CD85"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0EE5BAF" w14:textId="77777777" w:rsidR="00FC5C05" w:rsidRPr="00BF6411" w:rsidRDefault="00FC5C05" w:rsidP="000E543D">
            <w:pPr>
              <w:rPr>
                <w:rFonts w:asciiTheme="minorHAnsi" w:hAnsiTheme="minorHAnsi"/>
              </w:rPr>
            </w:pPr>
          </w:p>
        </w:tc>
        <w:tc>
          <w:tcPr>
            <w:tcW w:w="6781" w:type="dxa"/>
          </w:tcPr>
          <w:p w14:paraId="233FFF80" w14:textId="1F413144" w:rsidR="00FC5C05" w:rsidRPr="00BF6411" w:rsidRDefault="001604C9" w:rsidP="000E543D">
            <w:pPr>
              <w:rPr>
                <w:rFonts w:asciiTheme="minorHAnsi" w:hAnsiTheme="minorHAnsi"/>
              </w:rPr>
            </w:pPr>
            <w:r>
              <w:rPr>
                <w:rFonts w:asciiTheme="minorHAnsi" w:hAnsiTheme="minorHAnsi"/>
              </w:rPr>
              <w:t>Miscellaneous error conditions</w:t>
            </w:r>
          </w:p>
        </w:tc>
      </w:tr>
      <w:tr w:rsidR="00FC5C05" w:rsidRPr="00BF6411" w14:paraId="1CE7DED0" w14:textId="77777777" w:rsidTr="000E543D">
        <w:tc>
          <w:tcPr>
            <w:tcW w:w="2569" w:type="dxa"/>
            <w:shd w:val="clear" w:color="auto" w:fill="D9D9D9" w:themeFill="background1" w:themeFillShade="D9"/>
          </w:tcPr>
          <w:p w14:paraId="5F81130D"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5C4B92E" w14:textId="77777777" w:rsidR="00FC5C05" w:rsidRPr="00BF6411" w:rsidRDefault="00FC5C05" w:rsidP="000E543D">
            <w:pPr>
              <w:rPr>
                <w:rFonts w:asciiTheme="minorHAnsi" w:hAnsiTheme="minorHAnsi"/>
              </w:rPr>
            </w:pPr>
          </w:p>
        </w:tc>
        <w:tc>
          <w:tcPr>
            <w:tcW w:w="6781" w:type="dxa"/>
          </w:tcPr>
          <w:p w14:paraId="1701034A" w14:textId="4F8F3036"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to 0</w:t>
            </w:r>
            <w:r w:rsidR="0024737D">
              <w:rPr>
                <w:rFonts w:asciiTheme="minorHAnsi" w:eastAsia="Verdana" w:hAnsiTheme="minorHAnsi" w:cs="Verdana"/>
              </w:rPr>
              <w:t>8</w:t>
            </w:r>
            <w:r w:rsidR="002D2073">
              <w:rPr>
                <w:rFonts w:asciiTheme="minorHAnsi" w:eastAsia="Verdana" w:hAnsiTheme="minorHAnsi" w:cs="Verdana"/>
              </w:rPr>
              <w:t xml:space="preserve"> </w:t>
            </w:r>
            <w:r w:rsidRPr="00BF6411">
              <w:rPr>
                <w:rFonts w:asciiTheme="minorHAnsi" w:eastAsia="Verdana" w:hAnsiTheme="minorHAnsi" w:cs="Verdana"/>
              </w:rPr>
              <w:t>– Printer should generate error</w:t>
            </w:r>
          </w:p>
        </w:tc>
      </w:tr>
      <w:tr w:rsidR="00FC5C05" w:rsidRPr="00BF6411" w14:paraId="65EE962C" w14:textId="77777777" w:rsidTr="000E543D">
        <w:tc>
          <w:tcPr>
            <w:tcW w:w="2569" w:type="dxa"/>
            <w:shd w:val="clear" w:color="auto" w:fill="D9D9D9" w:themeFill="background1" w:themeFillShade="D9"/>
          </w:tcPr>
          <w:p w14:paraId="065B9C7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038F59D4" w14:textId="77777777" w:rsidR="00FC5C05" w:rsidRPr="00BF6411" w:rsidRDefault="00FC5C05" w:rsidP="000E543D">
            <w:pPr>
              <w:rPr>
                <w:rFonts w:asciiTheme="minorHAnsi" w:hAnsiTheme="minorHAnsi"/>
              </w:rPr>
            </w:pPr>
          </w:p>
        </w:tc>
        <w:tc>
          <w:tcPr>
            <w:tcW w:w="6781" w:type="dxa"/>
          </w:tcPr>
          <w:p w14:paraId="2D75DB81" w14:textId="0A45C3B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001604C9">
              <w:t xml:space="preserve"> </w:t>
            </w:r>
            <w:r w:rsidR="001604C9" w:rsidRPr="001604C9">
              <w:rPr>
                <w:rFonts w:asciiTheme="minorHAnsi" w:eastAsia="Calibri" w:hAnsiTheme="minorHAnsi" w:cs="Calibri"/>
              </w:rPr>
              <w:t xml:space="preserve">Define zero length beam with </w:t>
            </w:r>
            <w:r w:rsidR="001604C9">
              <w:rPr>
                <w:rFonts w:asciiTheme="minorHAnsi" w:eastAsia="Calibri" w:hAnsiTheme="minorHAnsi" w:cs="Calibri"/>
              </w:rPr>
              <w:t xml:space="preserve">the beam elements </w:t>
            </w:r>
            <w:r w:rsidR="001604C9" w:rsidRPr="001604C9">
              <w:rPr>
                <w:rFonts w:asciiTheme="minorHAnsi" w:eastAsia="Calibri" w:hAnsiTheme="minorHAnsi" w:cs="Calibri"/>
              </w:rPr>
              <w:t xml:space="preserve">v1 and v2 </w:t>
            </w:r>
            <w:r w:rsidR="001604C9">
              <w:rPr>
                <w:rFonts w:asciiTheme="minorHAnsi" w:eastAsia="Calibri" w:hAnsiTheme="minorHAnsi" w:cs="Calibri"/>
              </w:rPr>
              <w:t xml:space="preserve">attributes </w:t>
            </w:r>
            <w:r w:rsidR="001604C9" w:rsidRPr="001604C9">
              <w:rPr>
                <w:rFonts w:asciiTheme="minorHAnsi" w:eastAsia="Calibri" w:hAnsiTheme="minorHAnsi" w:cs="Calibri"/>
              </w:rPr>
              <w:t xml:space="preserve">pointed </w:t>
            </w:r>
            <w:r w:rsidR="001C08C7">
              <w:rPr>
                <w:rFonts w:asciiTheme="minorHAnsi" w:eastAsia="Calibri" w:hAnsiTheme="minorHAnsi" w:cs="Calibri"/>
              </w:rPr>
              <w:t xml:space="preserve">different </w:t>
            </w:r>
            <w:r w:rsidR="001604C9" w:rsidRPr="001604C9">
              <w:rPr>
                <w:rFonts w:asciiTheme="minorHAnsi" w:eastAsia="Calibri" w:hAnsiTheme="minorHAnsi" w:cs="Calibri"/>
              </w:rPr>
              <w:t xml:space="preserve"> vert</w:t>
            </w:r>
            <w:r w:rsidR="001C08C7">
              <w:rPr>
                <w:rFonts w:asciiTheme="minorHAnsi" w:eastAsia="Calibri" w:hAnsiTheme="minorHAnsi" w:cs="Calibri"/>
              </w:rPr>
              <w:t>ices</w:t>
            </w:r>
          </w:p>
          <w:p w14:paraId="52B4F4B5" w14:textId="77777777" w:rsidR="001012F2" w:rsidRDefault="001012F2" w:rsidP="000E543D">
            <w:pPr>
              <w:rPr>
                <w:rFonts w:asciiTheme="minorHAnsi" w:eastAsia="Calibri" w:hAnsiTheme="minorHAnsi" w:cs="Calibri"/>
                <w:b/>
              </w:rPr>
            </w:pPr>
          </w:p>
          <w:p w14:paraId="1D72B444" w14:textId="00C9A46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284ECD" w:rsidRPr="00284ECD">
              <w:rPr>
                <w:rFonts w:asciiTheme="minorHAnsi" w:eastAsia="Calibri" w:hAnsiTheme="minorHAnsi" w:cs="Calibri"/>
              </w:rPr>
              <w:t>Include beam</w:t>
            </w:r>
            <w:r w:rsidR="00284ECD">
              <w:rPr>
                <w:rFonts w:asciiTheme="minorHAnsi" w:eastAsia="Calibri" w:hAnsiTheme="minorHAnsi" w:cs="Calibri"/>
              </w:rPr>
              <w:t xml:space="preserve"> </w:t>
            </w:r>
            <w:r w:rsidR="00284ECD" w:rsidRPr="00284ECD">
              <w:rPr>
                <w:rFonts w:asciiTheme="minorHAnsi" w:eastAsia="Calibri" w:hAnsiTheme="minorHAnsi" w:cs="Calibri"/>
              </w:rPr>
              <w:t xml:space="preserve">lattice </w:t>
            </w:r>
            <w:r w:rsidR="00284ECD">
              <w:rPr>
                <w:rFonts w:asciiTheme="minorHAnsi" w:eastAsia="Calibri" w:hAnsiTheme="minorHAnsi" w:cs="Calibri"/>
              </w:rPr>
              <w:t xml:space="preserve">on an object </w:t>
            </w:r>
            <w:r w:rsidR="00284ECD" w:rsidRPr="00284ECD">
              <w:rPr>
                <w:rFonts w:asciiTheme="minorHAnsi" w:eastAsia="Calibri" w:hAnsiTheme="minorHAnsi" w:cs="Calibri"/>
              </w:rPr>
              <w:t xml:space="preserve">with a type other than model or </w:t>
            </w:r>
            <w:proofErr w:type="spellStart"/>
            <w:r w:rsidR="00284ECD" w:rsidRPr="00284ECD">
              <w:rPr>
                <w:rFonts w:asciiTheme="minorHAnsi" w:eastAsia="Calibri" w:hAnsiTheme="minorHAnsi" w:cs="Calibri"/>
              </w:rPr>
              <w:t>solidsupport</w:t>
            </w:r>
            <w:proofErr w:type="spellEnd"/>
          </w:p>
          <w:p w14:paraId="7F8582EF" w14:textId="77777777" w:rsidR="001012F2" w:rsidRDefault="001012F2" w:rsidP="00D57818">
            <w:pPr>
              <w:rPr>
                <w:rFonts w:asciiTheme="minorHAnsi" w:eastAsia="Calibri" w:hAnsiTheme="minorHAnsi" w:cs="Calibri"/>
                <w:b/>
              </w:rPr>
            </w:pPr>
          </w:p>
          <w:p w14:paraId="547A445B" w14:textId="031CB62D" w:rsidR="00FC5C05" w:rsidRPr="00D57818" w:rsidRDefault="00D57818" w:rsidP="00D57818">
            <w:pPr>
              <w:rPr>
                <w:rFonts w:asciiTheme="minorHAnsi" w:eastAsia="Calibri" w:hAnsiTheme="minorHAnsi" w:cs="Calibri"/>
              </w:rPr>
            </w:pPr>
            <w:r>
              <w:rPr>
                <w:rFonts w:asciiTheme="minorHAnsi" w:eastAsia="Calibri" w:hAnsiTheme="minorHAnsi" w:cs="Calibri"/>
                <w:b/>
              </w:rPr>
              <w:t>03</w:t>
            </w:r>
            <w:r w:rsidR="00FC5C05" w:rsidRPr="00D57818">
              <w:rPr>
                <w:rFonts w:asciiTheme="minorHAnsi" w:eastAsia="Calibri" w:hAnsiTheme="minorHAnsi" w:cs="Calibri"/>
                <w:b/>
              </w:rPr>
              <w:t>–</w:t>
            </w:r>
            <w:r w:rsidR="00176DB9">
              <w:t xml:space="preserve"> </w:t>
            </w:r>
            <w:r w:rsidR="00176DB9" w:rsidRPr="00D57818">
              <w:rPr>
                <w:rFonts w:asciiTheme="minorHAnsi" w:eastAsia="Calibri" w:hAnsiTheme="minorHAnsi" w:cs="Calibri"/>
              </w:rPr>
              <w:t>Beam with v1 and v2 pointing to same vertex</w:t>
            </w:r>
          </w:p>
          <w:p w14:paraId="6F82FA57" w14:textId="77777777" w:rsidR="001012F2" w:rsidRDefault="001012F2" w:rsidP="00D57818">
            <w:pPr>
              <w:rPr>
                <w:rFonts w:asciiTheme="minorHAnsi" w:eastAsia="Calibri" w:hAnsiTheme="minorHAnsi" w:cs="Calibri"/>
                <w:b/>
              </w:rPr>
            </w:pPr>
          </w:p>
          <w:p w14:paraId="2350FB01" w14:textId="037D0DB1"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t xml:space="preserve"> </w:t>
            </w:r>
            <w:r w:rsidRPr="00176DB9">
              <w:rPr>
                <w:rFonts w:asciiTheme="minorHAnsi" w:eastAsia="Calibri" w:hAnsiTheme="minorHAnsi" w:cs="Calibri"/>
              </w:rPr>
              <w:t xml:space="preserve">Beam with </w:t>
            </w:r>
            <w:r w:rsidRPr="00D57818">
              <w:rPr>
                <w:rFonts w:asciiTheme="minorHAnsi" w:eastAsia="Calibri" w:hAnsiTheme="minorHAnsi" w:cs="Calibri"/>
              </w:rPr>
              <w:t xml:space="preserve">r2 </w:t>
            </w:r>
            <w:r>
              <w:rPr>
                <w:rFonts w:asciiTheme="minorHAnsi" w:eastAsia="Calibri" w:hAnsiTheme="minorHAnsi" w:cs="Calibri"/>
              </w:rPr>
              <w:t xml:space="preserve">attribute defined </w:t>
            </w:r>
            <w:r w:rsidRPr="00D57818">
              <w:rPr>
                <w:rFonts w:asciiTheme="minorHAnsi" w:eastAsia="Calibri" w:hAnsiTheme="minorHAnsi" w:cs="Calibri"/>
              </w:rPr>
              <w:t>without r1</w:t>
            </w:r>
          </w:p>
          <w:p w14:paraId="73006705" w14:textId="77777777" w:rsidR="00FC5C05" w:rsidRDefault="00FC5C05" w:rsidP="000E543D">
            <w:pPr>
              <w:rPr>
                <w:rFonts w:asciiTheme="minorHAnsi" w:hAnsiTheme="minorHAnsi"/>
              </w:rPr>
            </w:pPr>
          </w:p>
          <w:p w14:paraId="61C5D3F6" w14:textId="3FD425EF" w:rsidR="006A539A" w:rsidRPr="006C4650" w:rsidRDefault="006A539A" w:rsidP="006C4650">
            <w:pPr>
              <w:pStyle w:val="ListParagraph"/>
              <w:numPr>
                <w:ilvl w:val="0"/>
                <w:numId w:val="11"/>
              </w:numPr>
              <w:rPr>
                <w:rFonts w:asciiTheme="minorHAnsi" w:hAnsiTheme="minorHAnsi"/>
              </w:rPr>
            </w:pPr>
            <w:r w:rsidRPr="006C4650">
              <w:rPr>
                <w:rFonts w:asciiTheme="minorHAnsi" w:hAnsiTheme="minorHAnsi"/>
              </w:rPr>
              <w:t>-</w:t>
            </w:r>
            <w:r>
              <w:rPr>
                <w:rFonts w:asciiTheme="minorHAnsi" w:hAnsiTheme="minorHAnsi"/>
              </w:rPr>
              <w:t xml:space="preserve"> </w:t>
            </w:r>
            <w:proofErr w:type="spellStart"/>
            <w:r w:rsidRPr="006C4650">
              <w:rPr>
                <w:rFonts w:asciiTheme="minorHAnsi" w:hAnsiTheme="minorHAnsi"/>
              </w:rPr>
              <w:t>Beamlattice</w:t>
            </w:r>
            <w:proofErr w:type="spellEnd"/>
            <w:r w:rsidRPr="006C4650">
              <w:rPr>
                <w:rFonts w:asciiTheme="minorHAnsi" w:hAnsiTheme="minorHAnsi"/>
              </w:rPr>
              <w:t xml:space="preserve"> with </w:t>
            </w:r>
            <w:proofErr w:type="spellStart"/>
            <w:r w:rsidRPr="006C4650">
              <w:rPr>
                <w:rFonts w:asciiTheme="minorHAnsi" w:hAnsiTheme="minorHAnsi"/>
              </w:rPr>
              <w:t>pid</w:t>
            </w:r>
            <w:proofErr w:type="spellEnd"/>
            <w:r w:rsidRPr="006C4650">
              <w:rPr>
                <w:rFonts w:asciiTheme="minorHAnsi" w:hAnsiTheme="minorHAnsi"/>
              </w:rPr>
              <w:t xml:space="preserve"> specified but no </w:t>
            </w:r>
            <w:proofErr w:type="spellStart"/>
            <w:r w:rsidRPr="006C4650">
              <w:rPr>
                <w:rFonts w:asciiTheme="minorHAnsi" w:hAnsiTheme="minorHAnsi"/>
              </w:rPr>
              <w:t>pid</w:t>
            </w:r>
            <w:proofErr w:type="spellEnd"/>
            <w:r w:rsidRPr="006C4650">
              <w:rPr>
                <w:rFonts w:asciiTheme="minorHAnsi" w:hAnsiTheme="minorHAnsi"/>
              </w:rPr>
              <w:t xml:space="preserve"> specified at object level</w:t>
            </w:r>
          </w:p>
          <w:p w14:paraId="241500D8" w14:textId="77777777" w:rsidR="006A539A" w:rsidRDefault="006A539A" w:rsidP="006A539A">
            <w:pPr>
              <w:rPr>
                <w:rFonts w:asciiTheme="minorHAnsi" w:hAnsiTheme="minorHAnsi"/>
              </w:rPr>
            </w:pPr>
          </w:p>
          <w:p w14:paraId="618AAD78" w14:textId="38EA3331" w:rsidR="006A539A" w:rsidRDefault="006A539A" w:rsidP="006A539A">
            <w:pPr>
              <w:pStyle w:val="ListParagraph"/>
              <w:numPr>
                <w:ilvl w:val="0"/>
                <w:numId w:val="11"/>
              </w:numPr>
              <w:rPr>
                <w:rFonts w:asciiTheme="minorHAnsi" w:hAnsiTheme="minorHAnsi"/>
              </w:rPr>
            </w:pPr>
            <w:r w:rsidRPr="00CD02B8">
              <w:rPr>
                <w:rFonts w:asciiTheme="minorHAnsi" w:hAnsiTheme="minorHAnsi"/>
              </w:rPr>
              <w:t>-</w:t>
            </w:r>
            <w:r>
              <w:rPr>
                <w:rFonts w:asciiTheme="minorHAnsi" w:hAnsiTheme="minorHAnsi"/>
              </w:rPr>
              <w:t xml:space="preserve"> </w:t>
            </w:r>
            <w:r w:rsidRPr="00CD02B8">
              <w:rPr>
                <w:rFonts w:asciiTheme="minorHAnsi" w:hAnsiTheme="minorHAnsi"/>
              </w:rPr>
              <w:t xml:space="preserve">Beam with </w:t>
            </w:r>
            <w:proofErr w:type="spellStart"/>
            <w:r w:rsidRPr="00CD02B8">
              <w:rPr>
                <w:rFonts w:asciiTheme="minorHAnsi" w:hAnsiTheme="minorHAnsi"/>
              </w:rPr>
              <w:t>pid</w:t>
            </w:r>
            <w:proofErr w:type="spellEnd"/>
            <w:r w:rsidRPr="00CD02B8">
              <w:rPr>
                <w:rFonts w:asciiTheme="minorHAnsi" w:hAnsiTheme="minorHAnsi"/>
              </w:rPr>
              <w:t xml:space="preserve"> specified but no </w:t>
            </w:r>
            <w:proofErr w:type="spellStart"/>
            <w:r w:rsidRPr="00CD02B8">
              <w:rPr>
                <w:rFonts w:asciiTheme="minorHAnsi" w:hAnsiTheme="minorHAnsi"/>
              </w:rPr>
              <w:t>pid</w:t>
            </w:r>
            <w:proofErr w:type="spellEnd"/>
            <w:r w:rsidRPr="00CD02B8">
              <w:rPr>
                <w:rFonts w:asciiTheme="minorHAnsi" w:hAnsiTheme="minorHAnsi"/>
              </w:rPr>
              <w:t xml:space="preserve"> specified at object level</w:t>
            </w:r>
          </w:p>
          <w:p w14:paraId="7D69C508" w14:textId="77777777" w:rsidR="006A539A" w:rsidRPr="006C4650" w:rsidRDefault="006A539A" w:rsidP="006C4650">
            <w:pPr>
              <w:pStyle w:val="ListParagraph"/>
              <w:rPr>
                <w:rFonts w:asciiTheme="minorHAnsi" w:hAnsiTheme="minorHAnsi"/>
              </w:rPr>
            </w:pPr>
          </w:p>
          <w:p w14:paraId="268CAA30" w14:textId="5360DA1C" w:rsidR="006A539A" w:rsidRDefault="006A539A" w:rsidP="006A539A">
            <w:pPr>
              <w:pStyle w:val="ListParagraph"/>
              <w:numPr>
                <w:ilvl w:val="0"/>
                <w:numId w:val="11"/>
              </w:numPr>
              <w:rPr>
                <w:rFonts w:asciiTheme="minorHAnsi" w:hAnsiTheme="minorHAnsi"/>
              </w:rPr>
            </w:pPr>
            <w:r>
              <w:rPr>
                <w:rFonts w:asciiTheme="minorHAnsi" w:hAnsiTheme="minorHAnsi"/>
              </w:rPr>
              <w:t xml:space="preserve">– Invalid </w:t>
            </w:r>
            <w:proofErr w:type="spellStart"/>
            <w:r>
              <w:rPr>
                <w:rFonts w:asciiTheme="minorHAnsi" w:hAnsiTheme="minorHAnsi"/>
              </w:rPr>
              <w:t>clippingmode</w:t>
            </w:r>
            <w:proofErr w:type="spellEnd"/>
            <w:r>
              <w:rPr>
                <w:rFonts w:asciiTheme="minorHAnsi" w:hAnsiTheme="minorHAnsi"/>
              </w:rPr>
              <w:t xml:space="preserve"> enumeration</w:t>
            </w:r>
          </w:p>
          <w:p w14:paraId="261D2A78" w14:textId="77777777" w:rsidR="006A539A" w:rsidRPr="006C4650" w:rsidRDefault="006A539A" w:rsidP="006C4650">
            <w:pPr>
              <w:pStyle w:val="ListParagraph"/>
              <w:rPr>
                <w:rFonts w:asciiTheme="minorHAnsi" w:hAnsiTheme="minorHAnsi"/>
              </w:rPr>
            </w:pPr>
          </w:p>
          <w:p w14:paraId="1FD76A7E" w14:textId="1BD1A4B0" w:rsidR="006A539A" w:rsidRPr="00CD02B8" w:rsidRDefault="006A539A" w:rsidP="006A539A">
            <w:pPr>
              <w:pStyle w:val="ListParagraph"/>
              <w:numPr>
                <w:ilvl w:val="0"/>
                <w:numId w:val="11"/>
              </w:numPr>
              <w:rPr>
                <w:rFonts w:asciiTheme="minorHAnsi" w:hAnsiTheme="minorHAnsi"/>
              </w:rPr>
            </w:pPr>
            <w:r>
              <w:rPr>
                <w:rFonts w:asciiTheme="minorHAnsi" w:hAnsiTheme="minorHAnsi"/>
              </w:rPr>
              <w:t>– Invalid cap mode enumeration</w:t>
            </w:r>
            <w:r w:rsidR="00F740FF">
              <w:rPr>
                <w:rFonts w:asciiTheme="minorHAnsi" w:hAnsiTheme="minorHAnsi"/>
              </w:rPr>
              <w:t xml:space="preserve"> at the </w:t>
            </w:r>
            <w:proofErr w:type="spellStart"/>
            <w:r w:rsidR="00F740FF">
              <w:rPr>
                <w:rFonts w:asciiTheme="minorHAnsi" w:hAnsiTheme="minorHAnsi"/>
              </w:rPr>
              <w:t>beanlattice</w:t>
            </w:r>
            <w:proofErr w:type="spellEnd"/>
            <w:r w:rsidR="00F740FF">
              <w:rPr>
                <w:rFonts w:asciiTheme="minorHAnsi" w:hAnsiTheme="minorHAnsi"/>
              </w:rPr>
              <w:t xml:space="preserve"> level</w:t>
            </w:r>
          </w:p>
          <w:p w14:paraId="02AA9A50" w14:textId="2A9EAB0E" w:rsidR="006A539A" w:rsidRPr="006C4650" w:rsidRDefault="006A539A" w:rsidP="006A539A">
            <w:pPr>
              <w:rPr>
                <w:rFonts w:asciiTheme="minorHAnsi" w:hAnsiTheme="minorHAnsi"/>
              </w:rPr>
            </w:pPr>
          </w:p>
        </w:tc>
      </w:tr>
      <w:tr w:rsidR="00FC5C05" w:rsidRPr="00BF6411" w14:paraId="15D2FF24" w14:textId="77777777" w:rsidTr="000E543D">
        <w:tc>
          <w:tcPr>
            <w:tcW w:w="2569" w:type="dxa"/>
            <w:tcBorders>
              <w:bottom w:val="single" w:sz="4" w:space="0" w:color="auto"/>
            </w:tcBorders>
            <w:shd w:val="clear" w:color="auto" w:fill="D9D9D9" w:themeFill="background1" w:themeFillShade="D9"/>
          </w:tcPr>
          <w:p w14:paraId="0D040F26"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FC5E444" w14:textId="77777777" w:rsidR="00FC5C05" w:rsidRPr="00285823" w:rsidRDefault="00FC5C05" w:rsidP="000E543D">
            <w:pPr>
              <w:rPr>
                <w:rFonts w:asciiTheme="minorHAnsi" w:eastAsia="Calibri" w:hAnsiTheme="minorHAnsi" w:cs="Calibri"/>
                <w:b/>
              </w:rPr>
            </w:pPr>
          </w:p>
        </w:tc>
      </w:tr>
    </w:tbl>
    <w:p w14:paraId="5A92B40F" w14:textId="77777777" w:rsidR="00FC5C05" w:rsidRDefault="00FC5C05" w:rsidP="00FC5C05"/>
    <w:p w14:paraId="40105B45" w14:textId="31725358" w:rsidR="00FC5C05" w:rsidRDefault="007A2A56" w:rsidP="00FC5C05">
      <w:pPr>
        <w:pStyle w:val="Heading3"/>
      </w:pPr>
      <w:r>
        <w:t>N</w:t>
      </w:r>
      <w:r w:rsidR="00FC5C05">
        <w:t>_2</w:t>
      </w:r>
      <w:r w:rsidR="00014677">
        <w:t>5</w:t>
      </w:r>
      <w:r w:rsidR="00FC5C05">
        <w:t>0</w:t>
      </w:r>
      <w:r>
        <w:t>4</w:t>
      </w:r>
      <w:r w:rsidR="00FC5C05">
        <w:t xml:space="preserve"> </w:t>
      </w:r>
      <w:proofErr w:type="spellStart"/>
      <w:r w:rsidR="007A1A26">
        <w:t>clippingmesh</w:t>
      </w:r>
      <w:proofErr w:type="spellEnd"/>
      <w:r w:rsidR="007A1A26">
        <w:t xml:space="preserve"> Exceptions</w:t>
      </w:r>
    </w:p>
    <w:tbl>
      <w:tblPr>
        <w:tblStyle w:val="TableGrid"/>
        <w:tblW w:w="0" w:type="auto"/>
        <w:tblLook w:val="04A0" w:firstRow="1" w:lastRow="0" w:firstColumn="1" w:lastColumn="0" w:noHBand="0" w:noVBand="1"/>
      </w:tblPr>
      <w:tblGrid>
        <w:gridCol w:w="2569"/>
        <w:gridCol w:w="6781"/>
      </w:tblGrid>
      <w:tr w:rsidR="00FC5C05" w:rsidRPr="00BF6411" w14:paraId="03507BFC" w14:textId="77777777" w:rsidTr="000E543D">
        <w:tc>
          <w:tcPr>
            <w:tcW w:w="2569" w:type="dxa"/>
            <w:tcBorders>
              <w:bottom w:val="single" w:sz="4" w:space="0" w:color="auto"/>
            </w:tcBorders>
            <w:shd w:val="clear" w:color="auto" w:fill="D9D9D9" w:themeFill="background1" w:themeFillShade="D9"/>
          </w:tcPr>
          <w:p w14:paraId="4E8A4C0B"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2A942401" w14:textId="77777777" w:rsidR="00FC5C05" w:rsidRPr="00BF6411" w:rsidRDefault="00FC5C05" w:rsidP="000E543D">
            <w:pPr>
              <w:rPr>
                <w:rFonts w:asciiTheme="minorHAnsi" w:hAnsiTheme="minorHAnsi"/>
              </w:rPr>
            </w:pPr>
          </w:p>
        </w:tc>
        <w:tc>
          <w:tcPr>
            <w:tcW w:w="6781" w:type="dxa"/>
          </w:tcPr>
          <w:p w14:paraId="10360452" w14:textId="4ED3EBB9" w:rsidR="00FC5C05" w:rsidRPr="00BF6411" w:rsidRDefault="007A1A26" w:rsidP="000E543D">
            <w:pPr>
              <w:rPr>
                <w:rFonts w:asciiTheme="minorHAnsi" w:hAnsiTheme="minorHAnsi"/>
              </w:rPr>
            </w:pPr>
            <w:r>
              <w:rPr>
                <w:rFonts w:asciiTheme="minorHAnsi" w:hAnsiTheme="minorHAnsi"/>
              </w:rPr>
              <w:t xml:space="preserve">Error conditions related to </w:t>
            </w:r>
            <w:proofErr w:type="spellStart"/>
            <w:r>
              <w:rPr>
                <w:rFonts w:asciiTheme="minorHAnsi" w:hAnsiTheme="minorHAnsi"/>
              </w:rPr>
              <w:t>clippingmesh</w:t>
            </w:r>
            <w:proofErr w:type="spellEnd"/>
          </w:p>
        </w:tc>
      </w:tr>
      <w:tr w:rsidR="00FC5C05" w:rsidRPr="00BF6411" w14:paraId="145DE948" w14:textId="77777777" w:rsidTr="000E543D">
        <w:tc>
          <w:tcPr>
            <w:tcW w:w="2569" w:type="dxa"/>
            <w:shd w:val="clear" w:color="auto" w:fill="D9D9D9" w:themeFill="background1" w:themeFillShade="D9"/>
          </w:tcPr>
          <w:p w14:paraId="41B11CE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42ADD5A2" w14:textId="77777777" w:rsidR="00FC5C05" w:rsidRPr="00BF6411" w:rsidRDefault="00FC5C05" w:rsidP="000E543D">
            <w:pPr>
              <w:rPr>
                <w:rFonts w:asciiTheme="minorHAnsi" w:hAnsiTheme="minorHAnsi"/>
              </w:rPr>
            </w:pPr>
          </w:p>
        </w:tc>
        <w:tc>
          <w:tcPr>
            <w:tcW w:w="6781" w:type="dxa"/>
          </w:tcPr>
          <w:p w14:paraId="21E975EE" w14:textId="403BC96C" w:rsidR="00FC5C05" w:rsidRPr="00BF6411" w:rsidRDefault="007A2A56" w:rsidP="000E543D">
            <w:pPr>
              <w:rPr>
                <w:rFonts w:asciiTheme="minorHAnsi" w:hAnsiTheme="minorHAnsi"/>
              </w:rPr>
            </w:pPr>
            <w:r w:rsidRPr="00BF6411">
              <w:rPr>
                <w:rFonts w:asciiTheme="minorHAnsi" w:eastAsia="Verdana" w:hAnsiTheme="minorHAnsi" w:cs="Verdana"/>
              </w:rPr>
              <w:t>01</w:t>
            </w:r>
            <w:r w:rsidR="002D2073">
              <w:rPr>
                <w:rFonts w:asciiTheme="minorHAnsi" w:eastAsia="Verdana" w:hAnsiTheme="minorHAnsi" w:cs="Verdana"/>
              </w:rPr>
              <w:t xml:space="preserve"> </w:t>
            </w:r>
            <w:r w:rsidR="00D57818">
              <w:rPr>
                <w:rFonts w:asciiTheme="minorHAnsi" w:eastAsia="Verdana" w:hAnsiTheme="minorHAnsi" w:cs="Verdana"/>
              </w:rPr>
              <w:t xml:space="preserve">to 05 </w:t>
            </w:r>
            <w:r w:rsidRPr="00BF6411">
              <w:rPr>
                <w:rFonts w:asciiTheme="minorHAnsi" w:eastAsia="Verdana" w:hAnsiTheme="minorHAnsi" w:cs="Verdana"/>
              </w:rPr>
              <w:t>– Printer should generate error</w:t>
            </w:r>
          </w:p>
        </w:tc>
      </w:tr>
      <w:tr w:rsidR="00FC5C05" w:rsidRPr="00BF6411" w14:paraId="677FF9D3" w14:textId="77777777" w:rsidTr="000E543D">
        <w:tc>
          <w:tcPr>
            <w:tcW w:w="2569" w:type="dxa"/>
            <w:shd w:val="clear" w:color="auto" w:fill="D9D9D9" w:themeFill="background1" w:themeFillShade="D9"/>
          </w:tcPr>
          <w:p w14:paraId="71CB1D02"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1824DC3A" w14:textId="77777777" w:rsidR="00FC5C05" w:rsidRPr="00BF6411" w:rsidRDefault="00FC5C05" w:rsidP="000E543D">
            <w:pPr>
              <w:rPr>
                <w:rFonts w:asciiTheme="minorHAnsi" w:hAnsiTheme="minorHAnsi"/>
              </w:rPr>
            </w:pPr>
          </w:p>
        </w:tc>
        <w:tc>
          <w:tcPr>
            <w:tcW w:w="6781" w:type="dxa"/>
          </w:tcPr>
          <w:p w14:paraId="59215258" w14:textId="09F42738"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clippingmode</w:t>
            </w:r>
            <w:proofErr w:type="spellEnd"/>
            <w:r w:rsidR="000C0DC0" w:rsidRPr="000C0DC0">
              <w:rPr>
                <w:rFonts w:asciiTheme="minorHAnsi" w:eastAsia="Calibri" w:hAnsiTheme="minorHAnsi" w:cs="Calibri"/>
              </w:rPr>
              <w:t xml:space="preserve"> other tha</w:t>
            </w:r>
            <w:r w:rsidR="003D23D6">
              <w:rPr>
                <w:rFonts w:asciiTheme="minorHAnsi" w:eastAsia="Calibri" w:hAnsiTheme="minorHAnsi" w:cs="Calibri"/>
              </w:rPr>
              <w:t>n</w:t>
            </w:r>
            <w:r w:rsidR="000C0DC0" w:rsidRPr="000C0DC0">
              <w:rPr>
                <w:rFonts w:asciiTheme="minorHAnsi" w:eastAsia="Calibri" w:hAnsiTheme="minorHAnsi" w:cs="Calibri"/>
              </w:rPr>
              <w:t xml:space="preserve"> none with no </w:t>
            </w:r>
            <w:proofErr w:type="spellStart"/>
            <w:r w:rsidR="000C0DC0" w:rsidRPr="000C0DC0">
              <w:rPr>
                <w:rFonts w:asciiTheme="minorHAnsi" w:eastAsia="Calibri" w:hAnsiTheme="minorHAnsi" w:cs="Calibri"/>
              </w:rPr>
              <w:t>clippingmesh</w:t>
            </w:r>
            <w:proofErr w:type="spellEnd"/>
          </w:p>
          <w:p w14:paraId="1822DD28" w14:textId="77777777" w:rsidR="001012F2" w:rsidRDefault="001012F2" w:rsidP="000E543D">
            <w:pPr>
              <w:rPr>
                <w:rFonts w:asciiTheme="minorHAnsi" w:eastAsia="Calibri" w:hAnsiTheme="minorHAnsi" w:cs="Calibri"/>
                <w:b/>
              </w:rPr>
            </w:pPr>
          </w:p>
          <w:p w14:paraId="6E60D96D" w14:textId="0ECAE0E8"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component object</w:t>
            </w:r>
          </w:p>
          <w:p w14:paraId="4A05F652" w14:textId="77777777" w:rsidR="001012F2" w:rsidRDefault="001012F2" w:rsidP="000E543D">
            <w:pPr>
              <w:rPr>
                <w:rFonts w:asciiTheme="minorHAnsi" w:eastAsia="Calibri" w:hAnsiTheme="minorHAnsi" w:cs="Calibri"/>
                <w:b/>
              </w:rPr>
            </w:pPr>
          </w:p>
          <w:p w14:paraId="1482142D" w14:textId="0C8AF5D7"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self-reference</w:t>
            </w:r>
          </w:p>
          <w:p w14:paraId="401214A6" w14:textId="77777777" w:rsidR="001012F2" w:rsidRDefault="001012F2" w:rsidP="00D57818">
            <w:pPr>
              <w:rPr>
                <w:rFonts w:asciiTheme="minorHAnsi" w:eastAsia="Calibri" w:hAnsiTheme="minorHAnsi" w:cs="Calibri"/>
                <w:b/>
              </w:rPr>
            </w:pPr>
          </w:p>
          <w:p w14:paraId="10E2BEB7" w14:textId="61C790FD"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with beam lattice</w:t>
            </w:r>
          </w:p>
          <w:p w14:paraId="2427C550" w14:textId="77777777" w:rsidR="001012F2" w:rsidRDefault="001012F2" w:rsidP="00D57818">
            <w:pPr>
              <w:rPr>
                <w:rFonts w:asciiTheme="minorHAnsi" w:eastAsia="Calibri" w:hAnsiTheme="minorHAnsi" w:cs="Calibri"/>
                <w:b/>
              </w:rPr>
            </w:pPr>
          </w:p>
          <w:p w14:paraId="65BB2222" w14:textId="10AEFCE0"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5</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clippingmesh</w:t>
            </w:r>
            <w:proofErr w:type="spellEnd"/>
            <w:r w:rsidR="000C0DC0" w:rsidRPr="000C0DC0">
              <w:rPr>
                <w:rFonts w:asciiTheme="minorHAnsi" w:eastAsia="Calibri" w:hAnsiTheme="minorHAnsi" w:cs="Calibri"/>
              </w:rPr>
              <w:t xml:space="preserve">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5B5F0642" w14:textId="77777777" w:rsidR="00FC5C05" w:rsidRPr="00BF6411" w:rsidRDefault="00FC5C05" w:rsidP="000E543D">
            <w:pPr>
              <w:rPr>
                <w:rFonts w:asciiTheme="minorHAnsi" w:hAnsiTheme="minorHAnsi"/>
              </w:rPr>
            </w:pPr>
          </w:p>
        </w:tc>
      </w:tr>
      <w:tr w:rsidR="00FC5C05" w:rsidRPr="00BF6411" w14:paraId="5DE9B499" w14:textId="77777777" w:rsidTr="000E543D">
        <w:tc>
          <w:tcPr>
            <w:tcW w:w="2569" w:type="dxa"/>
            <w:tcBorders>
              <w:bottom w:val="single" w:sz="4" w:space="0" w:color="auto"/>
            </w:tcBorders>
            <w:shd w:val="clear" w:color="auto" w:fill="D9D9D9" w:themeFill="background1" w:themeFillShade="D9"/>
          </w:tcPr>
          <w:p w14:paraId="33A00A6A"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DBC5A87" w14:textId="77777777" w:rsidR="00FC5C05" w:rsidRPr="00285823" w:rsidRDefault="00FC5C05" w:rsidP="000E543D">
            <w:pPr>
              <w:rPr>
                <w:rFonts w:asciiTheme="minorHAnsi" w:eastAsia="Calibri" w:hAnsiTheme="minorHAnsi" w:cs="Calibri"/>
                <w:b/>
              </w:rPr>
            </w:pPr>
          </w:p>
        </w:tc>
      </w:tr>
    </w:tbl>
    <w:p w14:paraId="69C23D54" w14:textId="6A402393" w:rsidR="0024737D" w:rsidRDefault="0024737D" w:rsidP="00FC5C05"/>
    <w:p w14:paraId="39A1BF5B" w14:textId="77777777" w:rsidR="0024737D" w:rsidRDefault="0024737D">
      <w:r>
        <w:br w:type="page"/>
      </w:r>
    </w:p>
    <w:p w14:paraId="0159B9F9" w14:textId="77777777" w:rsidR="00FC5C05" w:rsidRDefault="00FC5C05" w:rsidP="00FC5C05"/>
    <w:p w14:paraId="6E87A736" w14:textId="7691576C" w:rsidR="00FC5C05" w:rsidRDefault="007A2A56" w:rsidP="00FC5C05">
      <w:pPr>
        <w:pStyle w:val="Heading3"/>
      </w:pPr>
      <w:r>
        <w:t>N</w:t>
      </w:r>
      <w:r w:rsidR="00FC5C05">
        <w:t>_2</w:t>
      </w:r>
      <w:r w:rsidR="00014677">
        <w:t>5</w:t>
      </w:r>
      <w:r w:rsidR="00FC5C05">
        <w:t>0</w:t>
      </w:r>
      <w:r>
        <w:t>5</w:t>
      </w:r>
      <w:r w:rsidR="00FC5C05">
        <w:t xml:space="preserve"> </w:t>
      </w:r>
      <w:proofErr w:type="spellStart"/>
      <w:r w:rsidR="007A1A26">
        <w:t>representationmesh</w:t>
      </w:r>
      <w:proofErr w:type="spellEnd"/>
      <w:r w:rsidR="007A1A26">
        <w:t xml:space="preserve"> Exceptions</w:t>
      </w:r>
    </w:p>
    <w:tbl>
      <w:tblPr>
        <w:tblStyle w:val="TableGrid"/>
        <w:tblW w:w="0" w:type="auto"/>
        <w:tblLook w:val="04A0" w:firstRow="1" w:lastRow="0" w:firstColumn="1" w:lastColumn="0" w:noHBand="0" w:noVBand="1"/>
      </w:tblPr>
      <w:tblGrid>
        <w:gridCol w:w="2569"/>
        <w:gridCol w:w="6781"/>
      </w:tblGrid>
      <w:tr w:rsidR="00FC5C05" w:rsidRPr="00BF6411" w14:paraId="3264FB37" w14:textId="77777777" w:rsidTr="000E543D">
        <w:tc>
          <w:tcPr>
            <w:tcW w:w="2569" w:type="dxa"/>
            <w:tcBorders>
              <w:bottom w:val="single" w:sz="4" w:space="0" w:color="auto"/>
            </w:tcBorders>
            <w:shd w:val="clear" w:color="auto" w:fill="D9D9D9" w:themeFill="background1" w:themeFillShade="D9"/>
          </w:tcPr>
          <w:p w14:paraId="6526B628"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Scenario Description</w:t>
            </w:r>
          </w:p>
          <w:p w14:paraId="1926F9F8" w14:textId="77777777" w:rsidR="00FC5C05" w:rsidRPr="00BF6411" w:rsidRDefault="00FC5C05" w:rsidP="000E543D">
            <w:pPr>
              <w:rPr>
                <w:rFonts w:asciiTheme="minorHAnsi" w:hAnsiTheme="minorHAnsi"/>
              </w:rPr>
            </w:pPr>
          </w:p>
        </w:tc>
        <w:tc>
          <w:tcPr>
            <w:tcW w:w="6781" w:type="dxa"/>
          </w:tcPr>
          <w:p w14:paraId="075065FB" w14:textId="54E00123" w:rsidR="00FC5C05" w:rsidRPr="00BF6411" w:rsidRDefault="007A1A26" w:rsidP="000E543D">
            <w:pPr>
              <w:rPr>
                <w:rFonts w:asciiTheme="minorHAnsi" w:hAnsiTheme="minorHAnsi"/>
              </w:rPr>
            </w:pPr>
            <w:r>
              <w:rPr>
                <w:rFonts w:asciiTheme="minorHAnsi" w:hAnsiTheme="minorHAnsi"/>
              </w:rPr>
              <w:t xml:space="preserve">Error conditions related to </w:t>
            </w:r>
            <w:proofErr w:type="spellStart"/>
            <w:r>
              <w:rPr>
                <w:rFonts w:asciiTheme="minorHAnsi" w:hAnsiTheme="minorHAnsi"/>
              </w:rPr>
              <w:t>representationmesh</w:t>
            </w:r>
            <w:proofErr w:type="spellEnd"/>
          </w:p>
        </w:tc>
      </w:tr>
      <w:tr w:rsidR="00FC5C05" w:rsidRPr="00BF6411" w14:paraId="100D4F17" w14:textId="77777777" w:rsidTr="000E543D">
        <w:tc>
          <w:tcPr>
            <w:tcW w:w="2569" w:type="dxa"/>
            <w:shd w:val="clear" w:color="auto" w:fill="D9D9D9" w:themeFill="background1" w:themeFillShade="D9"/>
          </w:tcPr>
          <w:p w14:paraId="67064D30"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Pass/Fail Criteria</w:t>
            </w:r>
          </w:p>
          <w:p w14:paraId="77CC0CF7" w14:textId="77777777" w:rsidR="00FC5C05" w:rsidRPr="00BF6411" w:rsidRDefault="00FC5C05" w:rsidP="000E543D">
            <w:pPr>
              <w:rPr>
                <w:rFonts w:asciiTheme="minorHAnsi" w:hAnsiTheme="minorHAnsi"/>
              </w:rPr>
            </w:pPr>
          </w:p>
        </w:tc>
        <w:tc>
          <w:tcPr>
            <w:tcW w:w="6781" w:type="dxa"/>
          </w:tcPr>
          <w:p w14:paraId="6A1A5A76" w14:textId="3F80FF52" w:rsidR="00FC5C05" w:rsidRPr="00BF6411" w:rsidRDefault="00FC5C05" w:rsidP="000E543D">
            <w:pPr>
              <w:rPr>
                <w:rFonts w:asciiTheme="minorHAnsi" w:hAnsiTheme="minorHAnsi"/>
              </w:rPr>
            </w:pPr>
            <w:r w:rsidRPr="00BF6411">
              <w:rPr>
                <w:rFonts w:asciiTheme="minorHAnsi" w:eastAsia="Verdana" w:hAnsiTheme="minorHAnsi" w:cs="Verdana"/>
              </w:rPr>
              <w:t>0</w:t>
            </w:r>
            <w:r w:rsidR="007A2A56" w:rsidRPr="00BF6411">
              <w:rPr>
                <w:rFonts w:asciiTheme="minorHAnsi" w:eastAsia="Verdana" w:hAnsiTheme="minorHAnsi" w:cs="Verdana"/>
              </w:rPr>
              <w:t>1</w:t>
            </w:r>
            <w:r w:rsidR="00D57818">
              <w:rPr>
                <w:rFonts w:asciiTheme="minorHAnsi" w:eastAsia="Verdana" w:hAnsiTheme="minorHAnsi" w:cs="Verdana"/>
              </w:rPr>
              <w:t xml:space="preserve"> to 04 </w:t>
            </w:r>
            <w:r w:rsidR="007A2A56" w:rsidRPr="00BF6411">
              <w:rPr>
                <w:rFonts w:asciiTheme="minorHAnsi" w:eastAsia="Verdana" w:hAnsiTheme="minorHAnsi" w:cs="Verdana"/>
              </w:rPr>
              <w:t>– Printer should generate error</w:t>
            </w:r>
          </w:p>
        </w:tc>
      </w:tr>
      <w:tr w:rsidR="00FC5C05" w:rsidRPr="00BF6411" w14:paraId="537FB85E" w14:textId="77777777" w:rsidTr="000E543D">
        <w:tc>
          <w:tcPr>
            <w:tcW w:w="2569" w:type="dxa"/>
            <w:shd w:val="clear" w:color="auto" w:fill="D9D9D9" w:themeFill="background1" w:themeFillShade="D9"/>
          </w:tcPr>
          <w:p w14:paraId="699FE03F" w14:textId="77777777" w:rsidR="00FC5C05" w:rsidRPr="00BF6411" w:rsidRDefault="00FC5C05" w:rsidP="000E543D">
            <w:pPr>
              <w:rPr>
                <w:rFonts w:asciiTheme="minorHAnsi" w:hAnsiTheme="minorHAnsi"/>
              </w:rPr>
            </w:pPr>
            <w:r w:rsidRPr="00BF6411">
              <w:rPr>
                <w:rFonts w:asciiTheme="minorHAnsi" w:eastAsiaTheme="minorEastAsia" w:hAnsiTheme="minorHAnsi"/>
                <w:b/>
                <w:bCs/>
              </w:rPr>
              <w:t>Test Case Iterations</w:t>
            </w:r>
          </w:p>
          <w:p w14:paraId="356AC840" w14:textId="77777777" w:rsidR="00FC5C05" w:rsidRPr="00BF6411" w:rsidRDefault="00FC5C05" w:rsidP="000E543D">
            <w:pPr>
              <w:rPr>
                <w:rFonts w:asciiTheme="minorHAnsi" w:hAnsiTheme="minorHAnsi"/>
              </w:rPr>
            </w:pPr>
          </w:p>
        </w:tc>
        <w:tc>
          <w:tcPr>
            <w:tcW w:w="6781" w:type="dxa"/>
          </w:tcPr>
          <w:p w14:paraId="5C910049" w14:textId="6BB57219" w:rsidR="00FC5C05" w:rsidRDefault="00FC5C05" w:rsidP="000E543D">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component object</w:t>
            </w:r>
          </w:p>
          <w:p w14:paraId="5C92C6E0" w14:textId="77777777" w:rsidR="001012F2" w:rsidRDefault="001012F2" w:rsidP="000E543D">
            <w:pPr>
              <w:rPr>
                <w:rFonts w:asciiTheme="minorHAnsi" w:eastAsia="Calibri" w:hAnsiTheme="minorHAnsi" w:cs="Calibri"/>
                <w:b/>
              </w:rPr>
            </w:pPr>
          </w:p>
          <w:p w14:paraId="41C4E3D6" w14:textId="24C960C9"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self-reference</w:t>
            </w:r>
          </w:p>
          <w:p w14:paraId="255BF7DA" w14:textId="77777777" w:rsidR="001012F2" w:rsidRDefault="001012F2" w:rsidP="000E543D">
            <w:pPr>
              <w:rPr>
                <w:rFonts w:asciiTheme="minorHAnsi" w:eastAsia="Calibri" w:hAnsiTheme="minorHAnsi" w:cs="Calibri"/>
                <w:b/>
              </w:rPr>
            </w:pPr>
          </w:p>
          <w:p w14:paraId="39655120" w14:textId="0F07371A" w:rsidR="00FC5C05" w:rsidRDefault="00FC5C05" w:rsidP="000E543D">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3</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w:t>
            </w:r>
            <w:r w:rsidR="00554D99">
              <w:rPr>
                <w:rFonts w:asciiTheme="minorHAnsi" w:eastAsia="Calibri" w:hAnsiTheme="minorHAnsi" w:cs="Calibri"/>
              </w:rPr>
              <w:t>at</w:t>
            </w:r>
            <w:r w:rsidR="000C0DC0" w:rsidRPr="000C0DC0">
              <w:rPr>
                <w:rFonts w:asciiTheme="minorHAnsi" w:eastAsia="Calibri" w:hAnsiTheme="minorHAnsi" w:cs="Calibri"/>
              </w:rPr>
              <w:t>ionmesh</w:t>
            </w:r>
            <w:proofErr w:type="spellEnd"/>
            <w:r w:rsidR="000C0DC0" w:rsidRPr="000C0DC0">
              <w:rPr>
                <w:rFonts w:asciiTheme="minorHAnsi" w:eastAsia="Calibri" w:hAnsiTheme="minorHAnsi" w:cs="Calibri"/>
              </w:rPr>
              <w:t xml:space="preserve"> with beam lattice</w:t>
            </w:r>
          </w:p>
          <w:p w14:paraId="3C2DF5C0" w14:textId="77777777" w:rsidR="001012F2" w:rsidRDefault="001012F2" w:rsidP="00D57818">
            <w:pPr>
              <w:rPr>
                <w:rFonts w:asciiTheme="minorHAnsi" w:eastAsia="Calibri" w:hAnsiTheme="minorHAnsi" w:cs="Calibri"/>
                <w:b/>
              </w:rPr>
            </w:pPr>
          </w:p>
          <w:p w14:paraId="672F3BBA" w14:textId="5440273B" w:rsidR="00D57818" w:rsidRDefault="00D57818" w:rsidP="00D57818">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4</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proofErr w:type="spellStart"/>
            <w:r w:rsidR="000C0DC0" w:rsidRPr="000C0DC0">
              <w:rPr>
                <w:rFonts w:asciiTheme="minorHAnsi" w:eastAsia="Calibri" w:hAnsiTheme="minorHAnsi" w:cs="Calibri"/>
              </w:rPr>
              <w:t>representationmesh</w:t>
            </w:r>
            <w:proofErr w:type="spellEnd"/>
            <w:r w:rsidR="000C0DC0" w:rsidRPr="000C0DC0">
              <w:rPr>
                <w:rFonts w:asciiTheme="minorHAnsi" w:eastAsia="Calibri" w:hAnsiTheme="minorHAnsi" w:cs="Calibri"/>
              </w:rPr>
              <w:t xml:space="preserve"> as a forwa</w:t>
            </w:r>
            <w:r w:rsidR="00E14640">
              <w:rPr>
                <w:rFonts w:asciiTheme="minorHAnsi" w:eastAsia="Calibri" w:hAnsiTheme="minorHAnsi" w:cs="Calibri"/>
              </w:rPr>
              <w:t>r</w:t>
            </w:r>
            <w:r w:rsidR="000C0DC0" w:rsidRPr="000C0DC0">
              <w:rPr>
                <w:rFonts w:asciiTheme="minorHAnsi" w:eastAsia="Calibri" w:hAnsiTheme="minorHAnsi" w:cs="Calibri"/>
              </w:rPr>
              <w:t>d reference</w:t>
            </w:r>
          </w:p>
          <w:p w14:paraId="66869144" w14:textId="77777777" w:rsidR="00FC5C05" w:rsidRPr="00BF6411" w:rsidRDefault="00FC5C05" w:rsidP="000E543D">
            <w:pPr>
              <w:rPr>
                <w:rFonts w:asciiTheme="minorHAnsi" w:hAnsiTheme="minorHAnsi"/>
              </w:rPr>
            </w:pPr>
          </w:p>
        </w:tc>
      </w:tr>
      <w:tr w:rsidR="00FC5C05" w:rsidRPr="00BF6411" w14:paraId="2EE8DB8C" w14:textId="77777777" w:rsidTr="000E543D">
        <w:tc>
          <w:tcPr>
            <w:tcW w:w="2569" w:type="dxa"/>
            <w:tcBorders>
              <w:bottom w:val="single" w:sz="4" w:space="0" w:color="auto"/>
            </w:tcBorders>
            <w:shd w:val="clear" w:color="auto" w:fill="D9D9D9" w:themeFill="background1" w:themeFillShade="D9"/>
          </w:tcPr>
          <w:p w14:paraId="65D0BFBE" w14:textId="77777777" w:rsidR="00FC5C05" w:rsidRPr="00BF6411" w:rsidRDefault="00FC5C05" w:rsidP="000E543D">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458D4D0" w14:textId="77777777" w:rsidR="00FC5C05" w:rsidRPr="00285823" w:rsidRDefault="00FC5C05" w:rsidP="000E543D">
            <w:pPr>
              <w:rPr>
                <w:rFonts w:asciiTheme="minorHAnsi" w:eastAsia="Calibri" w:hAnsiTheme="minorHAnsi" w:cs="Calibri"/>
                <w:b/>
              </w:rPr>
            </w:pPr>
          </w:p>
        </w:tc>
      </w:tr>
    </w:tbl>
    <w:p w14:paraId="363B553D" w14:textId="77777777" w:rsidR="00FC5C05" w:rsidRDefault="00FC5C05" w:rsidP="00FC5C05"/>
    <w:p w14:paraId="55B7B9C9" w14:textId="1B731AC2" w:rsidR="00554D99" w:rsidRDefault="00C47C4C">
      <w:r w:rsidRPr="003A7C36">
        <w:t xml:space="preserve">Note that some negative test cases may have device dependent behavior. </w:t>
      </w:r>
      <w:proofErr w:type="gramStart"/>
      <w:r w:rsidRPr="003A7C36">
        <w:t>In particular an</w:t>
      </w:r>
      <w:proofErr w:type="gramEnd"/>
      <w:r w:rsidRPr="003A7C36">
        <w:t xml:space="preserve"> invalid attribute enumeration might just cause the default enumeration to be used rather than fail. Need to review before release and possibly set up a separate category of tests&gt;&gt;</w:t>
      </w:r>
    </w:p>
    <w:p w14:paraId="540FEFD7" w14:textId="77777777" w:rsidR="00554D99" w:rsidRDefault="00554D99"/>
    <w:p w14:paraId="0F69DF50" w14:textId="77777777" w:rsidR="00622922" w:rsidRDefault="00622922">
      <w:pPr>
        <w:rPr>
          <w:rFonts w:eastAsia="Verdana" w:cs="Verdana"/>
          <w:b/>
          <w:bCs/>
          <w:color w:val="365F91" w:themeColor="accent1" w:themeShade="BF"/>
          <w:sz w:val="28"/>
          <w:szCs w:val="28"/>
        </w:rPr>
      </w:pPr>
      <w:bookmarkStart w:id="60" w:name="_Toc45031817"/>
      <w:r>
        <w:br w:type="page"/>
      </w:r>
    </w:p>
    <w:p w14:paraId="661D908C" w14:textId="69B63DB3" w:rsidR="004D7E87" w:rsidRPr="00144DD4" w:rsidRDefault="00CF6847" w:rsidP="4FA9AB4E">
      <w:pPr>
        <w:pStyle w:val="Heading1"/>
        <w:numPr>
          <w:ilvl w:val="0"/>
          <w:numId w:val="0"/>
        </w:numPr>
      </w:pPr>
      <w:r w:rsidRPr="7B2B6F25">
        <w:lastRenderedPageBreak/>
        <w:t xml:space="preserve">Appendix A - </w:t>
      </w:r>
      <w:r w:rsidR="005F18E6" w:rsidRPr="7B2B6F25">
        <w:t>Test Object Library</w:t>
      </w:r>
      <w:bookmarkEnd w:id="60"/>
    </w:p>
    <w:p w14:paraId="467923E4" w14:textId="68400934" w:rsidR="009004DE" w:rsidRDefault="4FA9AB4E" w:rsidP="009004DE">
      <w:r>
        <w:t>3MF test case</w:t>
      </w:r>
      <w:r w:rsidR="00631E26">
        <w:t xml:space="preserve"> definitions</w:t>
      </w:r>
      <w:r>
        <w:t xml:space="preserve"> </w:t>
      </w:r>
      <w:r w:rsidR="00631E26">
        <w:t>may</w:t>
      </w:r>
      <w:r>
        <w:t xml:space="preserve">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BAE0886" w:rsidR="009004DE" w:rsidRDefault="4FA9AB4E" w:rsidP="00D4648B">
      <w:pPr>
        <w:pStyle w:val="ListParagraph"/>
        <w:numPr>
          <w:ilvl w:val="0"/>
          <w:numId w:val="4"/>
        </w:numPr>
        <w:spacing w:after="160"/>
      </w:pPr>
      <w:r>
        <w:t>STL file found on Thingiverse.com with Creative Commons license allowing commercial use</w:t>
      </w:r>
    </w:p>
    <w:p w14:paraId="5E89E773" w14:textId="3E4599C7" w:rsidR="00631E26" w:rsidRDefault="00631E26" w:rsidP="00D4648B">
      <w:pPr>
        <w:pStyle w:val="ListParagraph"/>
        <w:numPr>
          <w:ilvl w:val="0"/>
          <w:numId w:val="4"/>
        </w:numPr>
        <w:spacing w:after="160"/>
      </w:pPr>
      <w:r>
        <w:t xml:space="preserve">Created, then export from application such as </w:t>
      </w:r>
      <w:proofErr w:type="spellStart"/>
      <w:r>
        <w:t>NetFabb</w:t>
      </w:r>
      <w:proofErr w:type="spellEnd"/>
      <w:r>
        <w:t xml:space="preserve"> and Creo.</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0F294388"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6A90FB8D" w:rsidR="009004DE" w:rsidRDefault="009004DE" w:rsidP="00383A74">
      <w:pPr>
        <w:keepNext/>
        <w:keepLines/>
        <w:spacing w:before="480" w:after="0"/>
        <w:outlineLvl w:val="0"/>
      </w:pPr>
    </w:p>
    <w:p w14:paraId="3D7A0712" w14:textId="77777777" w:rsidR="00631E26" w:rsidRDefault="00B76BB3" w:rsidP="00937A47">
      <w:pPr>
        <w:rPr>
          <w:b/>
          <w:sz w:val="22"/>
        </w:rPr>
      </w:pPr>
      <w:r w:rsidRPr="00937A47">
        <w:rPr>
          <w:b/>
          <w:sz w:val="22"/>
        </w:rPr>
        <w:t xml:space="preserve"> </w:t>
      </w:r>
    </w:p>
    <w:p w14:paraId="53921543" w14:textId="77777777" w:rsidR="00631E26" w:rsidRDefault="00631E26">
      <w:pPr>
        <w:rPr>
          <w:b/>
          <w:sz w:val="22"/>
        </w:rPr>
      </w:pPr>
      <w:r>
        <w:rPr>
          <w:b/>
          <w:sz w:val="22"/>
        </w:rPr>
        <w:br w:type="page"/>
      </w:r>
    </w:p>
    <w:p w14:paraId="02D93565" w14:textId="0D6E17C2" w:rsidR="009004DE" w:rsidRPr="00937A47" w:rsidRDefault="4FA9AB4E" w:rsidP="00937A47">
      <w:pPr>
        <w:rPr>
          <w:b/>
          <w:sz w:val="22"/>
        </w:rPr>
      </w:pPr>
      <w:r w:rsidRPr="00937A47">
        <w:rPr>
          <w:b/>
          <w:sz w:val="22"/>
        </w:rPr>
        <w:lastRenderedPageBreak/>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7F1822" w:rsidP="00343CDB">
            <w:hyperlink r:id="rId111">
              <w:proofErr w:type="spellStart"/>
              <w:r w:rsidR="00343CDB" w:rsidRPr="00C82134">
                <w:rPr>
                  <w:rFonts w:ascii="Helvetica Neue" w:eastAsia="Helvetica Neue" w:hAnsi="Helvetica Neue" w:cs="Helvetica Neue"/>
                  <w:b/>
                  <w:sz w:val="16"/>
                  <w:szCs w:val="16"/>
                  <w:u w:val="single"/>
                  <w:shd w:val="clear" w:color="auto" w:fill="F5F5F5"/>
                </w:rPr>
                <w:t>chessHorse</w:t>
              </w:r>
              <w:proofErr w:type="spellEnd"/>
            </w:hyperlink>
            <w:r w:rsidR="00343CDB" w:rsidRPr="00C82134">
              <w:rPr>
                <w:rFonts w:ascii="Helvetica Neue" w:eastAsia="Helvetica Neue" w:hAnsi="Helvetica Neue" w:cs="Helvetica Neue"/>
                <w:sz w:val="16"/>
                <w:szCs w:val="16"/>
                <w:shd w:val="clear" w:color="auto" w:fill="F5F5F5"/>
              </w:rPr>
              <w:t> by </w:t>
            </w:r>
            <w:proofErr w:type="spellStart"/>
            <w:r w:rsidR="007B711F">
              <w:fldChar w:fldCharType="begin"/>
            </w:r>
            <w:r w:rsidR="007B711F">
              <w:instrText xml:space="preserve"> HYPERLINK "http://www.thingiverse.com/jbarrettoda" \h </w:instrText>
            </w:r>
            <w:r w:rsidR="007B711F">
              <w:fldChar w:fldCharType="separate"/>
            </w:r>
            <w:r w:rsidR="00343CDB" w:rsidRPr="00C82134">
              <w:rPr>
                <w:rFonts w:ascii="Helvetica Neue" w:eastAsia="Helvetica Neue" w:hAnsi="Helvetica Neue" w:cs="Helvetica Neue"/>
                <w:b/>
                <w:sz w:val="16"/>
                <w:szCs w:val="16"/>
                <w:u w:val="single"/>
                <w:shd w:val="clear" w:color="auto" w:fill="F5F5F5"/>
              </w:rPr>
              <w:t>jbarrettoda</w:t>
            </w:r>
            <w:proofErr w:type="spellEnd"/>
            <w:r w:rsidR="007B711F">
              <w:rPr>
                <w:rFonts w:ascii="Helvetica Neue" w:eastAsia="Helvetica Neue" w:hAnsi="Helvetica Neue" w:cs="Helvetica Neue"/>
                <w:b/>
                <w:sz w:val="16"/>
                <w:szCs w:val="16"/>
                <w:u w:val="single"/>
                <w:shd w:val="clear" w:color="auto" w:fill="F5F5F5"/>
              </w:rPr>
              <w:fldChar w:fldCharType="end"/>
            </w:r>
            <w:r w:rsidR="00343CDB" w:rsidRPr="00C82134">
              <w:rPr>
                <w:rFonts w:ascii="Helvetica Neue" w:eastAsia="Helvetica Neue" w:hAnsi="Helvetica Neue" w:cs="Helvetica Neue"/>
                <w:sz w:val="16"/>
                <w:szCs w:val="16"/>
                <w:shd w:val="clear" w:color="auto" w:fill="F5F5F5"/>
              </w:rPr>
              <w:t xml:space="preserve"> is licensed under </w:t>
            </w:r>
            <w:proofErr w:type="spellStart"/>
            <w:r w:rsidR="00343CDB" w:rsidRPr="00C82134">
              <w:rPr>
                <w:rFonts w:ascii="Helvetica Neue" w:eastAsia="Helvetica Neue" w:hAnsi="Helvetica Neue" w:cs="Helvetica Neue"/>
                <w:sz w:val="16"/>
                <w:szCs w:val="16"/>
                <w:shd w:val="clear" w:color="auto" w:fill="F5F5F5"/>
              </w:rPr>
              <w:t>the</w:t>
            </w:r>
            <w:hyperlink r:id="rId112">
              <w:r w:rsidR="00343CDB" w:rsidRPr="00C82134">
                <w:rPr>
                  <w:rFonts w:ascii="Helvetica Neue" w:eastAsia="Helvetica Neue" w:hAnsi="Helvetica Neue" w:cs="Helvetica Neue"/>
                  <w:b/>
                  <w:sz w:val="16"/>
                  <w:szCs w:val="16"/>
                  <w:u w:val="single"/>
                  <w:shd w:val="clear" w:color="auto" w:fill="F5F5F5"/>
                </w:rPr>
                <w:t>Creative</w:t>
              </w:r>
              <w:proofErr w:type="spellEnd"/>
              <w:r w:rsidR="00343CDB" w:rsidRPr="00C82134">
                <w:rPr>
                  <w:rFonts w:ascii="Helvetica Neue" w:eastAsia="Helvetica Neue" w:hAnsi="Helvetica Neue" w:cs="Helvetica Neue"/>
                  <w:b/>
                  <w:sz w:val="16"/>
                  <w:szCs w:val="16"/>
                  <w:u w:val="single"/>
                  <w:shd w:val="clear" w:color="auto" w:fill="F5F5F5"/>
                </w:rPr>
                <w:t xml:space="preser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7F1822" w:rsidP="00343CDB">
            <w:pPr>
              <w:rPr>
                <w:rFonts w:asciiTheme="minorHAnsi" w:hAnsiTheme="minorHAnsi"/>
                <w:noProof/>
                <w:sz w:val="16"/>
                <w:szCs w:val="16"/>
              </w:rPr>
            </w:pPr>
            <w:hyperlink r:id="rId114">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115">
              <w:proofErr w:type="spellStart"/>
              <w:r w:rsidR="00343CDB" w:rsidRPr="00343CDB">
                <w:rPr>
                  <w:rFonts w:ascii="Arial" w:eastAsia="Arial" w:hAnsi="Arial" w:cs="Arial"/>
                  <w:b/>
                  <w:sz w:val="16"/>
                  <w:szCs w:val="16"/>
                  <w:shd w:val="clear" w:color="auto" w:fill="F5F5F5"/>
                </w:rPr>
                <w:t>YahooJAPAN</w:t>
              </w:r>
              <w:proofErr w:type="spellEnd"/>
            </w:hyperlink>
            <w:r w:rsidR="00343CDB" w:rsidRPr="00343CDB">
              <w:rPr>
                <w:rFonts w:ascii="Arial" w:eastAsia="Arial" w:hAnsi="Arial" w:cs="Arial"/>
                <w:sz w:val="16"/>
                <w:szCs w:val="16"/>
                <w:shd w:val="clear" w:color="auto" w:fill="F5F5F5"/>
              </w:rPr>
              <w:t xml:space="preserve"> is licensed under the </w:t>
            </w:r>
            <w:hyperlink r:id="rId116">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7F1822" w:rsidP="00343CDB">
            <w:pPr>
              <w:rPr>
                <w:rFonts w:asciiTheme="minorHAnsi" w:hAnsiTheme="minorHAnsi"/>
                <w:noProof/>
                <w:sz w:val="16"/>
                <w:szCs w:val="16"/>
              </w:rPr>
            </w:pPr>
            <w:hyperlink r:id="rId118">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119">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120">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7F1822" w:rsidP="00343CDB">
            <w:pPr>
              <w:rPr>
                <w:rFonts w:asciiTheme="minorHAnsi" w:hAnsiTheme="minorHAnsi"/>
                <w:noProof/>
                <w:sz w:val="16"/>
                <w:szCs w:val="16"/>
              </w:rPr>
            </w:pPr>
            <w:hyperlink r:id="rId123">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124">
              <w:proofErr w:type="spellStart"/>
              <w:r w:rsidR="00343CDB" w:rsidRPr="00343CDB">
                <w:rPr>
                  <w:rFonts w:ascii="Arial" w:eastAsia="Arial" w:hAnsi="Arial" w:cs="Arial"/>
                  <w:b/>
                  <w:sz w:val="16"/>
                  <w:szCs w:val="16"/>
                  <w:shd w:val="clear" w:color="auto" w:fill="F5F5F5"/>
                </w:rPr>
                <w:t>Roboduck</w:t>
              </w:r>
              <w:proofErr w:type="spellEnd"/>
            </w:hyperlink>
            <w:r w:rsidR="00343CDB" w:rsidRPr="00343CDB">
              <w:rPr>
                <w:rFonts w:ascii="Arial" w:eastAsia="Arial" w:hAnsi="Arial" w:cs="Arial"/>
                <w:sz w:val="16"/>
                <w:szCs w:val="16"/>
                <w:shd w:val="clear" w:color="auto" w:fill="F5F5F5"/>
              </w:rPr>
              <w:t xml:space="preserve"> is licensed under the </w:t>
            </w:r>
            <w:hyperlink r:id="rId125">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7F1822" w:rsidP="00343CDB">
            <w:pPr>
              <w:rPr>
                <w:rFonts w:asciiTheme="minorHAnsi" w:hAnsiTheme="minorHAnsi"/>
                <w:noProof/>
                <w:sz w:val="22"/>
              </w:rPr>
            </w:pPr>
            <w:hyperlink r:id="rId127">
              <w:proofErr w:type="spellStart"/>
              <w:r w:rsidR="00343CDB">
                <w:rPr>
                  <w:rFonts w:ascii="Arial" w:eastAsia="Arial" w:hAnsi="Arial" w:cs="Arial"/>
                  <w:b/>
                  <w:sz w:val="16"/>
                  <w:szCs w:val="16"/>
                  <w:shd w:val="clear" w:color="auto" w:fill="F5F5F5"/>
                </w:rPr>
                <w:t>Geeetech</w:t>
              </w:r>
              <w:proofErr w:type="spellEnd"/>
              <w:r w:rsidR="00343CDB">
                <w:rPr>
                  <w:rFonts w:ascii="Arial" w:eastAsia="Arial" w:hAnsi="Arial" w:cs="Arial"/>
                  <w:b/>
                  <w:sz w:val="16"/>
                  <w:szCs w:val="16"/>
                  <w:shd w:val="clear" w:color="auto" w:fill="F5F5F5"/>
                </w:rPr>
                <w:t xml:space="preserve"> GT2560 housing</w:t>
              </w:r>
            </w:hyperlink>
            <w:r w:rsidR="00343CDB">
              <w:rPr>
                <w:rFonts w:ascii="Arial" w:eastAsia="Arial" w:hAnsi="Arial" w:cs="Arial"/>
                <w:sz w:val="16"/>
                <w:szCs w:val="16"/>
                <w:shd w:val="clear" w:color="auto" w:fill="F5F5F5"/>
              </w:rPr>
              <w:t xml:space="preserve"> by </w:t>
            </w:r>
            <w:hyperlink r:id="rId128">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129">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7F1822" w:rsidP="00343CDB">
            <w:pPr>
              <w:rPr>
                <w:rFonts w:asciiTheme="minorHAnsi" w:hAnsiTheme="minorHAnsi"/>
                <w:noProof/>
                <w:sz w:val="22"/>
              </w:rPr>
            </w:pPr>
            <w:hyperlink r:id="rId131">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132">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13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7F1822" w:rsidP="00343CDB">
            <w:pPr>
              <w:rPr>
                <w:rFonts w:asciiTheme="minorHAnsi" w:hAnsiTheme="minorHAnsi"/>
                <w:noProof/>
                <w:sz w:val="22"/>
              </w:rPr>
            </w:pPr>
            <w:hyperlink r:id="rId135">
              <w:r w:rsidR="00343CDB">
                <w:rPr>
                  <w:rFonts w:ascii="Arial" w:eastAsia="Arial" w:hAnsi="Arial" w:cs="Arial"/>
                  <w:b/>
                  <w:sz w:val="16"/>
                  <w:szCs w:val="16"/>
                  <w:shd w:val="clear" w:color="auto" w:fill="F5F5F5"/>
                </w:rPr>
                <w:t xml:space="preserve">Customizable stereographic projection </w:t>
              </w:r>
              <w:proofErr w:type="spellStart"/>
              <w:r w:rsidR="00343CDB">
                <w:rPr>
                  <w:rFonts w:ascii="Arial" w:eastAsia="Arial" w:hAnsi="Arial" w:cs="Arial"/>
                  <w:b/>
                  <w:sz w:val="16"/>
                  <w:szCs w:val="16"/>
                  <w:shd w:val="clear" w:color="auto" w:fill="F5F5F5"/>
                </w:rPr>
                <w:t>lowres</w:t>
              </w:r>
              <w:proofErr w:type="spellEnd"/>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36">
              <w:r w:rsidR="00343CDB">
                <w:rPr>
                  <w:rFonts w:ascii="Arial" w:eastAsia="Arial" w:hAnsi="Arial" w:cs="Arial"/>
                  <w:b/>
                  <w:sz w:val="16"/>
                  <w:szCs w:val="16"/>
                  <w:shd w:val="clear" w:color="auto" w:fill="F5F5F5"/>
                </w:rPr>
                <w:t>threonin</w:t>
              </w:r>
              <w:proofErr w:type="spellEnd"/>
            </w:hyperlink>
            <w:r w:rsidR="00343CDB">
              <w:rPr>
                <w:rFonts w:ascii="Arial" w:eastAsia="Arial" w:hAnsi="Arial" w:cs="Arial"/>
                <w:sz w:val="16"/>
                <w:szCs w:val="16"/>
                <w:shd w:val="clear" w:color="auto" w:fill="F5F5F5"/>
              </w:rPr>
              <w:t xml:space="preserve"> is licensed under the </w:t>
            </w:r>
            <w:hyperlink r:id="rId13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Platform_high</w:t>
            </w:r>
            <w:proofErr w:type="spellEnd"/>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Platform_low</w:t>
            </w:r>
            <w:proofErr w:type="spellEnd"/>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7F1822" w:rsidP="00343CDB">
            <w:pPr>
              <w:rPr>
                <w:rFonts w:asciiTheme="minorHAnsi" w:hAnsiTheme="minorHAnsi"/>
                <w:noProof/>
                <w:sz w:val="22"/>
              </w:rPr>
            </w:pPr>
            <w:hyperlink r:id="rId139">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140">
              <w:proofErr w:type="spellStart"/>
              <w:r w:rsidR="00343CDB">
                <w:rPr>
                  <w:rFonts w:ascii="Arial" w:eastAsia="Arial" w:hAnsi="Arial" w:cs="Arial"/>
                  <w:b/>
                  <w:sz w:val="16"/>
                  <w:szCs w:val="16"/>
                  <w:shd w:val="clear" w:color="auto" w:fill="F5F5F5"/>
                </w:rPr>
                <w:t>deherzog</w:t>
              </w:r>
              <w:proofErr w:type="spellEnd"/>
            </w:hyperlink>
            <w:r w:rsidR="00343CDB">
              <w:rPr>
                <w:rFonts w:ascii="Arial" w:eastAsia="Arial" w:hAnsi="Arial" w:cs="Arial"/>
                <w:sz w:val="16"/>
                <w:szCs w:val="16"/>
                <w:shd w:val="clear" w:color="auto" w:fill="F5F5F5"/>
              </w:rPr>
              <w:t xml:space="preserve"> is licensed under the </w:t>
            </w:r>
            <w:hyperlink r:id="rId141">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7F1822" w:rsidP="00343CDB">
            <w:pPr>
              <w:rPr>
                <w:rFonts w:asciiTheme="minorHAnsi" w:hAnsiTheme="minorHAnsi"/>
                <w:noProof/>
                <w:sz w:val="22"/>
              </w:rPr>
            </w:pPr>
            <w:hyperlink r:id="rId143">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44">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4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7F1822" w:rsidP="00343CDB">
            <w:pPr>
              <w:rPr>
                <w:rFonts w:asciiTheme="minorHAnsi" w:hAnsiTheme="minorHAnsi"/>
                <w:sz w:val="22"/>
              </w:rPr>
            </w:pPr>
            <w:hyperlink r:id="rId147">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148">
              <w:proofErr w:type="spellStart"/>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is</w:t>
            </w:r>
            <w:proofErr w:type="spellEnd"/>
            <w:r w:rsidR="00343CDB">
              <w:rPr>
                <w:rFonts w:ascii="Arial" w:eastAsia="Arial" w:hAnsi="Arial" w:cs="Arial"/>
                <w:sz w:val="16"/>
                <w:szCs w:val="16"/>
                <w:shd w:val="clear" w:color="auto" w:fill="F5F5F5"/>
              </w:rPr>
              <w:t xml:space="preserve"> licensed under the </w:t>
            </w:r>
            <w:hyperlink r:id="rId149">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7F1822" w:rsidP="00343CDB">
            <w:pPr>
              <w:rPr>
                <w:rFonts w:asciiTheme="minorHAnsi" w:hAnsiTheme="minorHAnsi"/>
                <w:noProof/>
                <w:sz w:val="22"/>
              </w:rPr>
            </w:pPr>
            <w:hyperlink r:id="rId151">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2">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5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7F1822" w:rsidP="00343CDB">
            <w:pPr>
              <w:rPr>
                <w:rFonts w:asciiTheme="minorHAnsi" w:hAnsiTheme="minorHAnsi"/>
                <w:noProof/>
                <w:sz w:val="22"/>
              </w:rPr>
            </w:pPr>
            <w:hyperlink r:id="rId155">
              <w:proofErr w:type="spellStart"/>
              <w:r w:rsidR="00343CDB">
                <w:rPr>
                  <w:rFonts w:ascii="Arial" w:eastAsia="Arial" w:hAnsi="Arial" w:cs="Arial"/>
                  <w:b/>
                  <w:sz w:val="16"/>
                  <w:szCs w:val="16"/>
                  <w:shd w:val="clear" w:color="auto" w:fill="F5F5F5"/>
                </w:rPr>
                <w:t>Prusa</w:t>
              </w:r>
              <w:proofErr w:type="spellEnd"/>
              <w:r w:rsidR="00343CDB">
                <w:rPr>
                  <w:rFonts w:ascii="Arial" w:eastAsia="Arial" w:hAnsi="Arial" w:cs="Arial"/>
                  <w:b/>
                  <w:sz w:val="16"/>
                  <w:szCs w:val="16"/>
                  <w:shd w:val="clear" w:color="auto" w:fill="F5F5F5"/>
                </w:rPr>
                <w:t xml:space="preserve"> i3 </w:t>
              </w:r>
              <w:proofErr w:type="spellStart"/>
              <w:r w:rsidR="00343CDB">
                <w:rPr>
                  <w:rFonts w:ascii="Arial" w:eastAsia="Arial" w:hAnsi="Arial" w:cs="Arial"/>
                  <w:b/>
                  <w:sz w:val="16"/>
                  <w:szCs w:val="16"/>
                  <w:shd w:val="clear" w:color="auto" w:fill="F5F5F5"/>
                </w:rPr>
                <w:t>Tristruder</w:t>
              </w:r>
              <w:proofErr w:type="spellEnd"/>
              <w:r w:rsidR="00343CDB">
                <w:rPr>
                  <w:rFonts w:ascii="Arial" w:eastAsia="Arial" w:hAnsi="Arial" w:cs="Arial"/>
                  <w:b/>
                  <w:sz w:val="16"/>
                  <w:szCs w:val="16"/>
                  <w:shd w:val="clear" w:color="auto" w:fill="F5F5F5"/>
                </w:rPr>
                <w:t xml:space="preserve"> with 18mm Probe Mount</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6">
              <w:r w:rsidR="00343CDB">
                <w:rPr>
                  <w:rFonts w:ascii="Arial" w:eastAsia="Arial" w:hAnsi="Arial" w:cs="Arial"/>
                  <w:b/>
                  <w:sz w:val="16"/>
                  <w:szCs w:val="16"/>
                  <w:shd w:val="clear" w:color="auto" w:fill="F5F5F5"/>
                </w:rPr>
                <w:t>insapio</w:t>
              </w:r>
              <w:proofErr w:type="spellEnd"/>
            </w:hyperlink>
            <w:r w:rsidR="00343CDB">
              <w:rPr>
                <w:rFonts w:ascii="Arial" w:eastAsia="Arial" w:hAnsi="Arial" w:cs="Arial"/>
                <w:sz w:val="16"/>
                <w:szCs w:val="16"/>
                <w:shd w:val="clear" w:color="auto" w:fill="F5F5F5"/>
              </w:rPr>
              <w:t xml:space="preserve"> is licensed under the </w:t>
            </w:r>
            <w:hyperlink r:id="rId157">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7F1822" w:rsidP="00343CDB">
            <w:pPr>
              <w:rPr>
                <w:rFonts w:asciiTheme="minorHAnsi" w:hAnsiTheme="minorHAnsi"/>
                <w:noProof/>
                <w:sz w:val="22"/>
              </w:rPr>
            </w:pPr>
            <w:hyperlink r:id="rId159">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60">
              <w:r w:rsidR="00343CDB">
                <w:rPr>
                  <w:rFonts w:ascii="Arial" w:eastAsia="Arial" w:hAnsi="Arial" w:cs="Arial"/>
                  <w:b/>
                  <w:sz w:val="16"/>
                  <w:szCs w:val="16"/>
                  <w:u w:val="single"/>
                  <w:shd w:val="clear" w:color="auto" w:fill="F5F5F5"/>
                </w:rPr>
                <w:t>chayesSAS</w:t>
              </w:r>
              <w:proofErr w:type="spellEnd"/>
            </w:hyperlink>
            <w:r w:rsidR="00343CDB">
              <w:rPr>
                <w:rFonts w:ascii="Arial" w:eastAsia="Arial" w:hAnsi="Arial" w:cs="Arial"/>
                <w:sz w:val="16"/>
                <w:szCs w:val="16"/>
                <w:shd w:val="clear" w:color="auto" w:fill="F5F5F5"/>
              </w:rPr>
              <w:t xml:space="preserve"> is licensed under the </w:t>
            </w:r>
            <w:hyperlink r:id="rId161">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7F1822" w:rsidP="00343CDB">
            <w:pPr>
              <w:rPr>
                <w:rFonts w:asciiTheme="minorHAnsi" w:hAnsiTheme="minorHAnsi"/>
                <w:noProof/>
                <w:sz w:val="22"/>
              </w:rPr>
            </w:pPr>
            <w:hyperlink r:id="rId163">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164">
              <w:proofErr w:type="spellStart"/>
              <w:r w:rsidR="00343CDB">
                <w:rPr>
                  <w:rFonts w:ascii="Arial" w:eastAsia="Arial" w:hAnsi="Arial" w:cs="Arial"/>
                  <w:b/>
                  <w:sz w:val="16"/>
                  <w:szCs w:val="16"/>
                  <w:shd w:val="clear" w:color="auto" w:fill="F5F5F5"/>
                </w:rPr>
                <w:t>thatcloudguy</w:t>
              </w:r>
              <w:proofErr w:type="spellEnd"/>
            </w:hyperlink>
            <w:r w:rsidR="00343CDB">
              <w:rPr>
                <w:rFonts w:ascii="Arial" w:eastAsia="Arial" w:hAnsi="Arial" w:cs="Arial"/>
                <w:sz w:val="16"/>
                <w:szCs w:val="16"/>
                <w:shd w:val="clear" w:color="auto" w:fill="F5F5F5"/>
              </w:rPr>
              <w:t xml:space="preserve"> is licensed under the </w:t>
            </w:r>
            <w:hyperlink r:id="rId16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7F1822" w:rsidP="00343CDB">
            <w:pPr>
              <w:rPr>
                <w:rFonts w:asciiTheme="minorHAnsi" w:hAnsiTheme="minorHAnsi"/>
                <w:noProof/>
                <w:sz w:val="22"/>
              </w:rPr>
            </w:pPr>
            <w:hyperlink r:id="rId167">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68">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69">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7F1822" w:rsidP="00343CDB">
            <w:pPr>
              <w:rPr>
                <w:rFonts w:asciiTheme="minorHAnsi" w:hAnsiTheme="minorHAnsi"/>
                <w:noProof/>
                <w:sz w:val="22"/>
              </w:rPr>
            </w:pPr>
            <w:hyperlink r:id="rId171">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72">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73">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chainassembly_low</w:t>
            </w:r>
            <w:proofErr w:type="spellEnd"/>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proofErr w:type="spellStart"/>
            <w:r w:rsidRPr="4FA9AB4E">
              <w:rPr>
                <w:rFonts w:asciiTheme="minorHAnsi" w:eastAsiaTheme="minorEastAsia" w:hAnsiTheme="minorHAnsi"/>
                <w:sz w:val="22"/>
              </w:rPr>
              <w:t>raindrop_low</w:t>
            </w:r>
            <w:proofErr w:type="spellEnd"/>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randomplaceme</w:t>
            </w:r>
            <w:r w:rsidR="0003262E">
              <w:rPr>
                <w:rFonts w:asciiTheme="minorHAnsi" w:eastAsiaTheme="minorEastAsia" w:hAnsiTheme="minorHAnsi"/>
                <w:sz w:val="22"/>
              </w:rPr>
              <w:t>N</w:t>
            </w:r>
            <w:proofErr w:type="spellEnd"/>
            <w:r w:rsidR="0003262E">
              <w:rPr>
                <w:rFonts w:asciiTheme="minorHAnsi" w:eastAsiaTheme="minorEastAsia" w:hAnsiTheme="minorHAnsi"/>
                <w:sz w:val="22"/>
              </w:rPr>
              <w:t>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5817CC8D" w:rsidR="007E47B9" w:rsidRDefault="007E47B9" w:rsidP="007E47B9">
      <w:pPr>
        <w:pStyle w:val="Heading1"/>
        <w:numPr>
          <w:ilvl w:val="0"/>
          <w:numId w:val="0"/>
        </w:numPr>
      </w:pPr>
      <w:bookmarkStart w:id="61" w:name="_Toc45031818"/>
      <w:r w:rsidRPr="003846E2">
        <w:lastRenderedPageBreak/>
        <w:t xml:space="preserve">Appendix </w:t>
      </w:r>
      <w:r>
        <w:t>B</w:t>
      </w:r>
      <w:r w:rsidRPr="003846E2">
        <w:t xml:space="preserve"> – </w:t>
      </w:r>
      <w:r>
        <w:t>Color</w:t>
      </w:r>
      <w:r w:rsidR="00B76E9F">
        <w:t>,</w:t>
      </w:r>
      <w:r>
        <w:t xml:space="preserve"> Texture</w:t>
      </w:r>
      <w:r w:rsidR="00B76E9F">
        <w:t>, Lattice</w:t>
      </w:r>
      <w:r>
        <w:t xml:space="preserve"> Tables</w:t>
      </w:r>
      <w:bookmarkEnd w:id="61"/>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6A79F080" w:rsidR="007E47B9" w:rsidRDefault="007E47B9" w:rsidP="00130FD1">
            <w:pPr>
              <w:rPr>
                <w:rFonts w:eastAsia="Verdana" w:cs="Verdana"/>
                <w:szCs w:val="20"/>
              </w:rPr>
            </w:pPr>
            <w:r>
              <w:rPr>
                <w:rFonts w:eastAsia="Verdana" w:cs="Verdana"/>
                <w:szCs w:val="20"/>
              </w:rPr>
              <w:t>Gradi</w:t>
            </w:r>
            <w:r w:rsidR="00631E26">
              <w:rPr>
                <w:rFonts w:eastAsia="Verdana" w:cs="Verdana"/>
                <w:szCs w:val="20"/>
              </w:rPr>
              <w:t>ent</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E1194BF"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194E920D"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5F7A5F53"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33EFCE97"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4F932179"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30661B3C"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FCD2C5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24A8B2C2"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3D975A11"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4EC6C4B1" w:rsidR="007E47B9" w:rsidRDefault="00631E26" w:rsidP="00130FD1">
            <w:pPr>
              <w:rPr>
                <w:rFonts w:eastAsia="Verdana" w:cs="Verdana"/>
                <w:szCs w:val="20"/>
              </w:rPr>
            </w:pPr>
            <w:r>
              <w:rPr>
                <w:rFonts w:eastAsia="Verdana" w:cs="Verdana"/>
                <w:szCs w:val="20"/>
              </w:rPr>
              <w:t>Gradient</w:t>
            </w:r>
            <w:r w:rsidR="004360B7">
              <w:rPr>
                <w:rFonts w:eastAsia="Verdana" w:cs="Verdana"/>
                <w:szCs w:val="20"/>
              </w:rPr>
              <w:t>_0</w:t>
            </w:r>
            <w:r w:rsidR="007E47B9">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50125C7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 xml:space="preserve">PNG without alpha are 24 </w:t>
      </w:r>
      <w:proofErr w:type="gramStart"/>
      <w:r>
        <w:rPr>
          <w:rFonts w:eastAsia="Verdana" w:cs="Verdana"/>
          <w:szCs w:val="20"/>
        </w:rPr>
        <w:t>bit</w:t>
      </w:r>
      <w:proofErr w:type="gramEnd"/>
      <w:r>
        <w:rPr>
          <w:rFonts w:eastAsia="Verdana" w:cs="Verdana"/>
          <w:szCs w:val="20"/>
        </w:rPr>
        <w: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22AC19" w:rsidR="007E47B9" w:rsidRDefault="00B76E9F" w:rsidP="00130FD1">
            <w:pPr>
              <w:jc w:val="center"/>
              <w:rPr>
                <w:rFonts w:eastAsia="Verdana" w:cs="Verdana"/>
                <w:szCs w:val="20"/>
              </w:rPr>
            </w:pPr>
            <w:r>
              <w:rPr>
                <w:rFonts w:eastAsia="Verdana" w:cs="Verdana"/>
                <w:szCs w:val="20"/>
              </w:rPr>
              <w:t>Gradient_</w:t>
            </w:r>
            <w:r w:rsidR="004360B7">
              <w:rPr>
                <w:rFonts w:eastAsia="Verdana" w:cs="Verdana"/>
                <w:szCs w:val="20"/>
              </w:rPr>
              <w:t>0</w:t>
            </w:r>
            <w:r w:rsidR="007E47B9">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F3C9409" w:rsidR="007E47B9" w:rsidRDefault="007E47B9" w:rsidP="00130FD1">
            <w:pPr>
              <w:jc w:val="center"/>
              <w:rPr>
                <w:rFonts w:eastAsia="Verdana" w:cs="Verdana"/>
                <w:szCs w:val="20"/>
              </w:rPr>
            </w:pPr>
            <w:r>
              <w:rPr>
                <w:rFonts w:eastAsia="Verdana" w:cs="Verdana"/>
                <w:szCs w:val="20"/>
              </w:rPr>
              <w:t>Gradie</w:t>
            </w:r>
            <w:r w:rsidR="00807F52">
              <w:rPr>
                <w:rFonts w:eastAsia="Verdana" w:cs="Verdana"/>
                <w:szCs w:val="20"/>
              </w:rPr>
              <w:t>nt</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1F2ABEB5" w14:textId="77777777" w:rsidR="00B76E9F" w:rsidRDefault="00B76E9F"/>
    <w:p w14:paraId="5EB42889" w14:textId="77777777" w:rsidR="00B76E9F" w:rsidRDefault="00B76E9F">
      <w:pPr>
        <w:rPr>
          <w:rFonts w:eastAsia="Verdana" w:cs="Verdana"/>
          <w:b/>
          <w:szCs w:val="20"/>
        </w:rPr>
      </w:pPr>
      <w:r>
        <w:rPr>
          <w:rFonts w:eastAsia="Verdana" w:cs="Verdana"/>
          <w:b/>
          <w:szCs w:val="20"/>
        </w:rPr>
        <w:br w:type="page"/>
      </w:r>
    </w:p>
    <w:p w14:paraId="45E2E525" w14:textId="574840D1" w:rsidR="00B76E9F" w:rsidRDefault="00B76E9F" w:rsidP="00B76E9F">
      <w:pPr>
        <w:spacing w:after="0"/>
        <w:rPr>
          <w:rFonts w:eastAsia="Verdana" w:cs="Verdana"/>
          <w:b/>
          <w:szCs w:val="20"/>
        </w:rPr>
      </w:pPr>
      <w:r>
        <w:rPr>
          <w:rFonts w:eastAsia="Verdana" w:cs="Verdana"/>
          <w:b/>
          <w:szCs w:val="20"/>
        </w:rPr>
        <w:lastRenderedPageBreak/>
        <w:t>Beam Lattice Structures</w:t>
      </w:r>
    </w:p>
    <w:p w14:paraId="09EB82D9" w14:textId="7EC96EF6" w:rsidR="00B76E9F" w:rsidRDefault="00B76E9F" w:rsidP="00B76E9F">
      <w:r>
        <w:t xml:space="preserve">The following beam lattice geometries </w:t>
      </w:r>
      <w:r w:rsidR="00D80C8C">
        <w:t>are representative of lattices that will be used in test cases. L</w:t>
      </w:r>
      <w:r>
        <w:t xml:space="preserve">attice structures may be mapped to a specific geometric shape as show in Appendix A. Application programs such as </w:t>
      </w:r>
      <w:proofErr w:type="spellStart"/>
      <w:r>
        <w:t>NetFabb</w:t>
      </w:r>
      <w:proofErr w:type="spellEnd"/>
      <w:r>
        <w:t xml:space="preserve"> will be used to generation 3MF XML </w:t>
      </w:r>
      <w:r w:rsidR="00E413ED">
        <w:t>B</w:t>
      </w:r>
      <w:r>
        <w:t>eam</w:t>
      </w:r>
      <w:r w:rsidR="00E413ED">
        <w:t xml:space="preserve"> </w:t>
      </w:r>
      <w:r>
        <w:t>lattice objects for inclusion in test cases.</w:t>
      </w:r>
      <w:r w:rsidR="001E5D4B">
        <w:t xml:space="preserve"> </w:t>
      </w:r>
      <w:r w:rsidR="00D80C8C">
        <w:t xml:space="preserve">The lattices show below are </w:t>
      </w:r>
      <w:r w:rsidR="00E21C4D">
        <w:t>representative</w:t>
      </w:r>
      <w:ins w:id="62" w:author="Zuber, Jim" w:date="2020-07-08T08:32:00Z">
        <w:r w:rsidR="00E21C4D">
          <w:t xml:space="preserve"> </w:t>
        </w:r>
      </w:ins>
      <w:r w:rsidR="00D80C8C">
        <w:t>of the lattices that will be used in test cases.</w:t>
      </w:r>
    </w:p>
    <w:tbl>
      <w:tblPr>
        <w:tblStyle w:val="TableGrid"/>
        <w:tblW w:w="0" w:type="auto"/>
        <w:jc w:val="center"/>
        <w:tblLook w:val="04A0" w:firstRow="1" w:lastRow="0" w:firstColumn="1" w:lastColumn="0" w:noHBand="0" w:noVBand="1"/>
      </w:tblPr>
      <w:tblGrid>
        <w:gridCol w:w="1457"/>
        <w:gridCol w:w="3897"/>
        <w:gridCol w:w="3996"/>
      </w:tblGrid>
      <w:tr w:rsidR="00E43F0F" w14:paraId="73EAB975" w14:textId="77777777" w:rsidTr="00E43F0F">
        <w:trPr>
          <w:cantSplit/>
          <w:jc w:val="center"/>
        </w:trPr>
        <w:tc>
          <w:tcPr>
            <w:tcW w:w="1582" w:type="dxa"/>
          </w:tcPr>
          <w:p w14:paraId="5047BDB0" w14:textId="61439D66" w:rsidR="001E5D4B" w:rsidRDefault="001E5D4B" w:rsidP="00761CD6">
            <w:pPr>
              <w:jc w:val="center"/>
            </w:pPr>
            <w:r>
              <w:t>Lattice Name</w:t>
            </w:r>
          </w:p>
        </w:tc>
        <w:tc>
          <w:tcPr>
            <w:tcW w:w="3982" w:type="dxa"/>
          </w:tcPr>
          <w:p w14:paraId="6B44E612" w14:textId="2B8485BF" w:rsidR="001E5D4B" w:rsidRDefault="001E5D4B" w:rsidP="00761CD6">
            <w:pPr>
              <w:jc w:val="center"/>
            </w:pPr>
            <w:r>
              <w:t xml:space="preserve">1 </w:t>
            </w:r>
            <w:r w:rsidR="0095714E">
              <w:t>C</w:t>
            </w:r>
            <w:r>
              <w:t>ell</w:t>
            </w:r>
          </w:p>
        </w:tc>
        <w:tc>
          <w:tcPr>
            <w:tcW w:w="3786" w:type="dxa"/>
          </w:tcPr>
          <w:p w14:paraId="4D3B3846" w14:textId="185BFEB4" w:rsidR="001E5D4B" w:rsidRDefault="00761CD6" w:rsidP="00761CD6">
            <w:pPr>
              <w:jc w:val="center"/>
            </w:pPr>
            <w:r>
              <w:t xml:space="preserve">Multiple </w:t>
            </w:r>
            <w:r w:rsidR="001E5D4B">
              <w:t xml:space="preserve"> </w:t>
            </w:r>
            <w:r>
              <w:t>C</w:t>
            </w:r>
            <w:r w:rsidR="001E5D4B">
              <w:t>ells</w:t>
            </w:r>
          </w:p>
        </w:tc>
      </w:tr>
      <w:tr w:rsidR="00E43F0F" w14:paraId="149166FF" w14:textId="77777777" w:rsidTr="00E43F0F">
        <w:trPr>
          <w:cantSplit/>
          <w:jc w:val="center"/>
        </w:trPr>
        <w:tc>
          <w:tcPr>
            <w:tcW w:w="1582" w:type="dxa"/>
          </w:tcPr>
          <w:p w14:paraId="0ED9AA27" w14:textId="1F35489A" w:rsidR="001E5D4B" w:rsidRDefault="0095714E" w:rsidP="00761CD6">
            <w:pPr>
              <w:jc w:val="center"/>
            </w:pPr>
            <w:r>
              <w:t>Grid</w:t>
            </w:r>
          </w:p>
        </w:tc>
        <w:tc>
          <w:tcPr>
            <w:tcW w:w="3982" w:type="dxa"/>
          </w:tcPr>
          <w:p w14:paraId="4F615C54" w14:textId="7E728B1B" w:rsidR="001E5D4B" w:rsidRDefault="00761CD6" w:rsidP="00761CD6">
            <w:pPr>
              <w:jc w:val="center"/>
            </w:pPr>
            <w:r w:rsidRPr="00761CD6">
              <w:rPr>
                <w:noProof/>
              </w:rPr>
              <w:drawing>
                <wp:inline distT="0" distB="0" distL="0" distR="0" wp14:anchorId="3EE41F44" wp14:editId="64204193">
                  <wp:extent cx="1821815" cy="187144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57736" cy="1908349"/>
                          </a:xfrm>
                          <a:prstGeom prst="rect">
                            <a:avLst/>
                          </a:prstGeom>
                          <a:noFill/>
                          <a:ln>
                            <a:noFill/>
                          </a:ln>
                        </pic:spPr>
                      </pic:pic>
                    </a:graphicData>
                  </a:graphic>
                </wp:inline>
              </w:drawing>
            </w:r>
          </w:p>
        </w:tc>
        <w:tc>
          <w:tcPr>
            <w:tcW w:w="3786" w:type="dxa"/>
          </w:tcPr>
          <w:p w14:paraId="651FEB43" w14:textId="4700499E" w:rsidR="001E5D4B" w:rsidRDefault="00761CD6" w:rsidP="00761CD6">
            <w:pPr>
              <w:jc w:val="center"/>
            </w:pPr>
            <w:r w:rsidRPr="00761CD6">
              <w:rPr>
                <w:noProof/>
              </w:rPr>
              <w:drawing>
                <wp:inline distT="0" distB="0" distL="0" distR="0" wp14:anchorId="77C7B912" wp14:editId="4FA8CF89">
                  <wp:extent cx="2049780" cy="1849079"/>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84562" cy="1880455"/>
                          </a:xfrm>
                          <a:prstGeom prst="rect">
                            <a:avLst/>
                          </a:prstGeom>
                          <a:noFill/>
                          <a:ln>
                            <a:noFill/>
                          </a:ln>
                        </pic:spPr>
                      </pic:pic>
                    </a:graphicData>
                  </a:graphic>
                </wp:inline>
              </w:drawing>
            </w:r>
          </w:p>
        </w:tc>
      </w:tr>
      <w:tr w:rsidR="00E43F0F" w14:paraId="0A05CBA3" w14:textId="77777777" w:rsidTr="00E43F0F">
        <w:trPr>
          <w:cantSplit/>
          <w:jc w:val="center"/>
        </w:trPr>
        <w:tc>
          <w:tcPr>
            <w:tcW w:w="1582" w:type="dxa"/>
          </w:tcPr>
          <w:p w14:paraId="29290F91" w14:textId="5A2EEE4C" w:rsidR="001E5D4B" w:rsidRDefault="0095714E" w:rsidP="00761CD6">
            <w:pPr>
              <w:jc w:val="center"/>
            </w:pPr>
            <w:r>
              <w:t>X</w:t>
            </w:r>
          </w:p>
        </w:tc>
        <w:tc>
          <w:tcPr>
            <w:tcW w:w="3982" w:type="dxa"/>
          </w:tcPr>
          <w:p w14:paraId="2746F9BB" w14:textId="15193444" w:rsidR="001E5D4B" w:rsidRDefault="00EF64C3" w:rsidP="00761CD6">
            <w:pPr>
              <w:jc w:val="center"/>
            </w:pPr>
            <w:r w:rsidRPr="00EF64C3">
              <w:rPr>
                <w:noProof/>
              </w:rPr>
              <w:drawing>
                <wp:inline distT="0" distB="0" distL="0" distR="0" wp14:anchorId="04C6F28B" wp14:editId="2F7CF8FA">
                  <wp:extent cx="1911991" cy="2038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957773" cy="2087158"/>
                          </a:xfrm>
                          <a:prstGeom prst="rect">
                            <a:avLst/>
                          </a:prstGeom>
                          <a:noFill/>
                          <a:ln>
                            <a:noFill/>
                          </a:ln>
                        </pic:spPr>
                      </pic:pic>
                    </a:graphicData>
                  </a:graphic>
                </wp:inline>
              </w:drawing>
            </w:r>
          </w:p>
        </w:tc>
        <w:tc>
          <w:tcPr>
            <w:tcW w:w="3786" w:type="dxa"/>
          </w:tcPr>
          <w:p w14:paraId="68E73C6B" w14:textId="0DE507EA" w:rsidR="001E5D4B" w:rsidRDefault="0095714E" w:rsidP="00761CD6">
            <w:pPr>
              <w:jc w:val="center"/>
            </w:pPr>
            <w:r w:rsidRPr="0095714E">
              <w:rPr>
                <w:noProof/>
              </w:rPr>
              <w:drawing>
                <wp:inline distT="0" distB="0" distL="0" distR="0" wp14:anchorId="7D7DF12D" wp14:editId="4A144D69">
                  <wp:extent cx="2140694" cy="20097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175914" cy="2042841"/>
                          </a:xfrm>
                          <a:prstGeom prst="rect">
                            <a:avLst/>
                          </a:prstGeom>
                          <a:noFill/>
                          <a:ln>
                            <a:noFill/>
                          </a:ln>
                        </pic:spPr>
                      </pic:pic>
                    </a:graphicData>
                  </a:graphic>
                </wp:inline>
              </w:drawing>
            </w:r>
          </w:p>
        </w:tc>
      </w:tr>
      <w:tr w:rsidR="00E43F0F" w14:paraId="5887E7B7" w14:textId="77777777" w:rsidTr="00E43F0F">
        <w:trPr>
          <w:cantSplit/>
          <w:jc w:val="center"/>
        </w:trPr>
        <w:tc>
          <w:tcPr>
            <w:tcW w:w="1582" w:type="dxa"/>
          </w:tcPr>
          <w:p w14:paraId="1B61DBDF" w14:textId="730E2276" w:rsidR="001E5D4B" w:rsidRDefault="00EF64C3" w:rsidP="00761CD6">
            <w:pPr>
              <w:jc w:val="center"/>
            </w:pPr>
            <w:r>
              <w:t>Star</w:t>
            </w:r>
          </w:p>
        </w:tc>
        <w:tc>
          <w:tcPr>
            <w:tcW w:w="3982" w:type="dxa"/>
          </w:tcPr>
          <w:p w14:paraId="143CC192" w14:textId="08D8DCB3" w:rsidR="001E5D4B" w:rsidRDefault="00EF64C3" w:rsidP="00761CD6">
            <w:pPr>
              <w:jc w:val="center"/>
            </w:pPr>
            <w:r w:rsidRPr="00EF64C3">
              <w:rPr>
                <w:noProof/>
              </w:rPr>
              <w:drawing>
                <wp:inline distT="0" distB="0" distL="0" distR="0" wp14:anchorId="4EB6AAEB" wp14:editId="1FE4A010">
                  <wp:extent cx="2038350" cy="2089861"/>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46109" cy="2097816"/>
                          </a:xfrm>
                          <a:prstGeom prst="rect">
                            <a:avLst/>
                          </a:prstGeom>
                          <a:noFill/>
                          <a:ln>
                            <a:noFill/>
                          </a:ln>
                        </pic:spPr>
                      </pic:pic>
                    </a:graphicData>
                  </a:graphic>
                </wp:inline>
              </w:drawing>
            </w:r>
          </w:p>
        </w:tc>
        <w:tc>
          <w:tcPr>
            <w:tcW w:w="3786" w:type="dxa"/>
          </w:tcPr>
          <w:p w14:paraId="79DAC36B" w14:textId="7D34C81F" w:rsidR="001E5D4B" w:rsidRDefault="00EF64C3" w:rsidP="00EF64C3">
            <w:pPr>
              <w:tabs>
                <w:tab w:val="left" w:pos="300"/>
              </w:tabs>
              <w:jc w:val="center"/>
            </w:pPr>
            <w:r w:rsidRPr="00EF64C3">
              <w:rPr>
                <w:noProof/>
              </w:rPr>
              <w:drawing>
                <wp:inline distT="0" distB="0" distL="0" distR="0" wp14:anchorId="444D93FB" wp14:editId="6A092DF4">
                  <wp:extent cx="2173605" cy="21414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185670" cy="2153316"/>
                          </a:xfrm>
                          <a:prstGeom prst="rect">
                            <a:avLst/>
                          </a:prstGeom>
                          <a:noFill/>
                          <a:ln>
                            <a:noFill/>
                          </a:ln>
                        </pic:spPr>
                      </pic:pic>
                    </a:graphicData>
                  </a:graphic>
                </wp:inline>
              </w:drawing>
            </w:r>
          </w:p>
        </w:tc>
      </w:tr>
      <w:tr w:rsidR="00E43F0F" w14:paraId="0DAC030E" w14:textId="77777777" w:rsidTr="00E43F0F">
        <w:trPr>
          <w:cantSplit/>
          <w:jc w:val="center"/>
        </w:trPr>
        <w:tc>
          <w:tcPr>
            <w:tcW w:w="1582" w:type="dxa"/>
          </w:tcPr>
          <w:p w14:paraId="70D13D75" w14:textId="403BD27E" w:rsidR="001E5D4B" w:rsidRDefault="00A564BC" w:rsidP="00761CD6">
            <w:pPr>
              <w:jc w:val="center"/>
            </w:pPr>
            <w:r>
              <w:lastRenderedPageBreak/>
              <w:t>W</w:t>
            </w:r>
          </w:p>
        </w:tc>
        <w:tc>
          <w:tcPr>
            <w:tcW w:w="3982" w:type="dxa"/>
          </w:tcPr>
          <w:p w14:paraId="262F9383" w14:textId="573152E1" w:rsidR="001E5D4B" w:rsidRDefault="00A564BC" w:rsidP="00761CD6">
            <w:pPr>
              <w:jc w:val="center"/>
            </w:pPr>
            <w:r w:rsidRPr="00A564BC">
              <w:rPr>
                <w:noProof/>
              </w:rPr>
              <w:drawing>
                <wp:inline distT="0" distB="0" distL="0" distR="0" wp14:anchorId="2BAA319B" wp14:editId="17675269">
                  <wp:extent cx="1971675" cy="2048447"/>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86104" cy="2063438"/>
                          </a:xfrm>
                          <a:prstGeom prst="rect">
                            <a:avLst/>
                          </a:prstGeom>
                          <a:noFill/>
                          <a:ln>
                            <a:noFill/>
                          </a:ln>
                        </pic:spPr>
                      </pic:pic>
                    </a:graphicData>
                  </a:graphic>
                </wp:inline>
              </w:drawing>
            </w:r>
          </w:p>
        </w:tc>
        <w:tc>
          <w:tcPr>
            <w:tcW w:w="3786" w:type="dxa"/>
          </w:tcPr>
          <w:p w14:paraId="0A3AD28C" w14:textId="0B61E419" w:rsidR="001E5D4B" w:rsidRDefault="00E43F0F" w:rsidP="00761CD6">
            <w:pPr>
              <w:jc w:val="center"/>
            </w:pPr>
            <w:r w:rsidRPr="00E43F0F">
              <w:rPr>
                <w:noProof/>
              </w:rPr>
              <w:drawing>
                <wp:inline distT="0" distB="0" distL="0" distR="0" wp14:anchorId="53DC7D0F" wp14:editId="444E0AF0">
                  <wp:extent cx="2400749" cy="1962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411473" cy="1970915"/>
                          </a:xfrm>
                          <a:prstGeom prst="rect">
                            <a:avLst/>
                          </a:prstGeom>
                          <a:noFill/>
                          <a:ln>
                            <a:noFill/>
                          </a:ln>
                        </pic:spPr>
                      </pic:pic>
                    </a:graphicData>
                  </a:graphic>
                </wp:inline>
              </w:drawing>
            </w:r>
          </w:p>
        </w:tc>
      </w:tr>
      <w:tr w:rsidR="00E43F0F" w14:paraId="743CF4AC" w14:textId="77777777" w:rsidTr="00E43F0F">
        <w:trPr>
          <w:cantSplit/>
          <w:jc w:val="center"/>
        </w:trPr>
        <w:tc>
          <w:tcPr>
            <w:tcW w:w="1582" w:type="dxa"/>
          </w:tcPr>
          <w:p w14:paraId="1AFDDA6C" w14:textId="5206F893" w:rsidR="001E5D4B" w:rsidRDefault="00A564BC" w:rsidP="00761CD6">
            <w:pPr>
              <w:jc w:val="center"/>
            </w:pPr>
            <w:r>
              <w:t>E</w:t>
            </w:r>
          </w:p>
        </w:tc>
        <w:tc>
          <w:tcPr>
            <w:tcW w:w="3982" w:type="dxa"/>
          </w:tcPr>
          <w:p w14:paraId="17B12CC4" w14:textId="02DD32C8" w:rsidR="001E5D4B" w:rsidRDefault="00A564BC" w:rsidP="00761CD6">
            <w:pPr>
              <w:jc w:val="center"/>
            </w:pPr>
            <w:r w:rsidRPr="00A564BC">
              <w:rPr>
                <w:noProof/>
              </w:rPr>
              <w:drawing>
                <wp:inline distT="0" distB="0" distL="0" distR="0" wp14:anchorId="3E99C0DC" wp14:editId="76F6EB2D">
                  <wp:extent cx="1917479" cy="1895475"/>
                  <wp:effectExtent l="0" t="0" r="698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927514" cy="1905395"/>
                          </a:xfrm>
                          <a:prstGeom prst="rect">
                            <a:avLst/>
                          </a:prstGeom>
                          <a:noFill/>
                          <a:ln>
                            <a:noFill/>
                          </a:ln>
                        </pic:spPr>
                      </pic:pic>
                    </a:graphicData>
                  </a:graphic>
                </wp:inline>
              </w:drawing>
            </w:r>
          </w:p>
        </w:tc>
        <w:tc>
          <w:tcPr>
            <w:tcW w:w="3786" w:type="dxa"/>
          </w:tcPr>
          <w:p w14:paraId="030F1248" w14:textId="070B3A73" w:rsidR="001E5D4B" w:rsidRDefault="00E43F0F" w:rsidP="00761CD6">
            <w:pPr>
              <w:jc w:val="center"/>
            </w:pPr>
            <w:r w:rsidRPr="00E43F0F">
              <w:rPr>
                <w:noProof/>
              </w:rPr>
              <w:drawing>
                <wp:inline distT="0" distB="0" distL="0" distR="0" wp14:anchorId="55ABDABD" wp14:editId="2223D9AD">
                  <wp:extent cx="2368061" cy="1924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386694" cy="1939189"/>
                          </a:xfrm>
                          <a:prstGeom prst="rect">
                            <a:avLst/>
                          </a:prstGeom>
                          <a:noFill/>
                          <a:ln>
                            <a:noFill/>
                          </a:ln>
                        </pic:spPr>
                      </pic:pic>
                    </a:graphicData>
                  </a:graphic>
                </wp:inline>
              </w:drawing>
            </w:r>
          </w:p>
        </w:tc>
      </w:tr>
      <w:tr w:rsidR="00E43F0F" w14:paraId="558EE627" w14:textId="77777777" w:rsidTr="00E43F0F">
        <w:trPr>
          <w:cantSplit/>
          <w:jc w:val="center"/>
        </w:trPr>
        <w:tc>
          <w:tcPr>
            <w:tcW w:w="1582" w:type="dxa"/>
          </w:tcPr>
          <w:p w14:paraId="05070CFB" w14:textId="7F772F5A" w:rsidR="001E5D4B" w:rsidRDefault="00752E87" w:rsidP="00761CD6">
            <w:pPr>
              <w:jc w:val="center"/>
            </w:pPr>
            <w:r>
              <w:t>hexagon</w:t>
            </w:r>
          </w:p>
        </w:tc>
        <w:tc>
          <w:tcPr>
            <w:tcW w:w="3982" w:type="dxa"/>
          </w:tcPr>
          <w:p w14:paraId="7A89A623" w14:textId="395BE566" w:rsidR="001E5D4B" w:rsidRDefault="00752E87" w:rsidP="00761CD6">
            <w:pPr>
              <w:jc w:val="center"/>
            </w:pPr>
            <w:r w:rsidRPr="00752E87">
              <w:rPr>
                <w:noProof/>
              </w:rPr>
              <w:drawing>
                <wp:inline distT="0" distB="0" distL="0" distR="0" wp14:anchorId="395037ED" wp14:editId="13161E55">
                  <wp:extent cx="2162338" cy="1819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162338" cy="1819275"/>
                          </a:xfrm>
                          <a:prstGeom prst="rect">
                            <a:avLst/>
                          </a:prstGeom>
                          <a:noFill/>
                          <a:ln>
                            <a:noFill/>
                          </a:ln>
                        </pic:spPr>
                      </pic:pic>
                    </a:graphicData>
                  </a:graphic>
                </wp:inline>
              </w:drawing>
            </w:r>
          </w:p>
        </w:tc>
        <w:tc>
          <w:tcPr>
            <w:tcW w:w="3786" w:type="dxa"/>
          </w:tcPr>
          <w:p w14:paraId="0DB78C52" w14:textId="5BC81A53" w:rsidR="001E5D4B" w:rsidRDefault="00752E87" w:rsidP="00761CD6">
            <w:pPr>
              <w:jc w:val="center"/>
            </w:pPr>
            <w:r w:rsidRPr="00752E87">
              <w:rPr>
                <w:noProof/>
              </w:rPr>
              <w:drawing>
                <wp:inline distT="0" distB="0" distL="0" distR="0" wp14:anchorId="3335C6FA" wp14:editId="06307C72">
                  <wp:extent cx="1913582" cy="2057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922690" cy="2067192"/>
                          </a:xfrm>
                          <a:prstGeom prst="rect">
                            <a:avLst/>
                          </a:prstGeom>
                          <a:noFill/>
                          <a:ln>
                            <a:noFill/>
                          </a:ln>
                        </pic:spPr>
                      </pic:pic>
                    </a:graphicData>
                  </a:graphic>
                </wp:inline>
              </w:drawing>
            </w:r>
          </w:p>
        </w:tc>
      </w:tr>
      <w:tr w:rsidR="00E43F0F" w14:paraId="48098B30" w14:textId="77777777" w:rsidTr="00E43F0F">
        <w:trPr>
          <w:cantSplit/>
          <w:jc w:val="center"/>
        </w:trPr>
        <w:tc>
          <w:tcPr>
            <w:tcW w:w="1582" w:type="dxa"/>
          </w:tcPr>
          <w:p w14:paraId="3FFBBC44" w14:textId="31DF38A6" w:rsidR="00235C87" w:rsidRDefault="00752E87" w:rsidP="00761CD6">
            <w:pPr>
              <w:jc w:val="center"/>
            </w:pPr>
            <w:r>
              <w:t xml:space="preserve">Cross </w:t>
            </w:r>
            <w:proofErr w:type="spellStart"/>
            <w:r>
              <w:t>Pattee</w:t>
            </w:r>
            <w:proofErr w:type="spellEnd"/>
          </w:p>
        </w:tc>
        <w:tc>
          <w:tcPr>
            <w:tcW w:w="3982" w:type="dxa"/>
          </w:tcPr>
          <w:p w14:paraId="377262C2" w14:textId="0192B8AB" w:rsidR="00235C87" w:rsidRDefault="00752E87" w:rsidP="00761CD6">
            <w:pPr>
              <w:jc w:val="center"/>
            </w:pPr>
            <w:r w:rsidRPr="00752E87">
              <w:rPr>
                <w:noProof/>
              </w:rPr>
              <w:drawing>
                <wp:inline distT="0" distB="0" distL="0" distR="0" wp14:anchorId="093A33E5" wp14:editId="215504C4">
                  <wp:extent cx="2085975" cy="186200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00831" cy="1875261"/>
                          </a:xfrm>
                          <a:prstGeom prst="rect">
                            <a:avLst/>
                          </a:prstGeom>
                          <a:noFill/>
                          <a:ln>
                            <a:noFill/>
                          </a:ln>
                        </pic:spPr>
                      </pic:pic>
                    </a:graphicData>
                  </a:graphic>
                </wp:inline>
              </w:drawing>
            </w:r>
          </w:p>
        </w:tc>
        <w:tc>
          <w:tcPr>
            <w:tcW w:w="3786" w:type="dxa"/>
          </w:tcPr>
          <w:p w14:paraId="3A436F17" w14:textId="3FDDC9AB" w:rsidR="00235C87" w:rsidRDefault="00752E87" w:rsidP="00761CD6">
            <w:pPr>
              <w:jc w:val="center"/>
            </w:pPr>
            <w:r w:rsidRPr="00752E87">
              <w:rPr>
                <w:noProof/>
              </w:rPr>
              <w:drawing>
                <wp:inline distT="0" distB="0" distL="0" distR="0" wp14:anchorId="69B71D11" wp14:editId="42AF7340">
                  <wp:extent cx="2000250" cy="189767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06859" cy="1903943"/>
                          </a:xfrm>
                          <a:prstGeom prst="rect">
                            <a:avLst/>
                          </a:prstGeom>
                          <a:noFill/>
                          <a:ln>
                            <a:noFill/>
                          </a:ln>
                        </pic:spPr>
                      </pic:pic>
                    </a:graphicData>
                  </a:graphic>
                </wp:inline>
              </w:drawing>
            </w:r>
          </w:p>
        </w:tc>
      </w:tr>
    </w:tbl>
    <w:p w14:paraId="2327A562" w14:textId="77777777" w:rsidR="001E5D4B" w:rsidRPr="004A599E" w:rsidRDefault="001E5D4B" w:rsidP="00B76E9F"/>
    <w:p w14:paraId="579F6349" w14:textId="4F2DD2D7"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63" w:name="_Toc45031819"/>
      <w:r w:rsidR="000D77D9">
        <w:t>Appendix C</w:t>
      </w:r>
      <w:r w:rsidR="00DD1728" w:rsidRPr="7B2B6F25">
        <w:t xml:space="preserve"> - </w:t>
      </w:r>
      <w:r w:rsidR="00DD1728">
        <w:t>Test Case to Test Suite Mapping</w:t>
      </w:r>
      <w:bookmarkEnd w:id="63"/>
    </w:p>
    <w:p w14:paraId="5FF092E7" w14:textId="16EE6843" w:rsidR="00843261" w:rsidRDefault="00DD1728" w:rsidP="00DD1728">
      <w:r>
        <w:t xml:space="preserve">The tables below provide a mapping as to which test cases are supported in each of the </w:t>
      </w:r>
      <w:r w:rsidR="00EB31DB">
        <w:t>7</w:t>
      </w:r>
      <w:r>
        <w:t xml:space="preserve"> test suites</w:t>
      </w:r>
      <w:r w:rsidR="0029112F">
        <w:t xml:space="preserve">. The test case name will start with an indication as to whether it is a positive of negative test case (P or N) followed by the three-digit extension indicator shown in the column header (i.e. SPX), then the test case ID (0101_01). This will result in a test case number such as P_SPX_0101_01. </w:t>
      </w:r>
    </w:p>
    <w:p w14:paraId="0F0FF42C" w14:textId="77777777" w:rsidR="00F31B97" w:rsidRDefault="00F31B97" w:rsidP="00E02FC3">
      <w:pPr>
        <w:rPr>
          <w:b/>
        </w:rPr>
      </w:pPr>
      <w:r w:rsidRPr="00F31B97">
        <w:rPr>
          <w:b/>
        </w:rPr>
        <w:t>Positive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AA20E5" w14:paraId="1826444C" w14:textId="1A52A43B" w:rsidTr="00E413ED">
        <w:tc>
          <w:tcPr>
            <w:tcW w:w="1255" w:type="dxa"/>
            <w:vMerge w:val="restart"/>
            <w:shd w:val="clear" w:color="auto" w:fill="D9D9D9" w:themeFill="background1" w:themeFillShade="D9"/>
          </w:tcPr>
          <w:p w14:paraId="66B2C45A" w14:textId="77777777" w:rsidR="00AA20E5" w:rsidRDefault="00AA20E5" w:rsidP="000D77D9">
            <w:pPr>
              <w:jc w:val="center"/>
              <w:rPr>
                <w:rFonts w:cstheme="minorHAnsi"/>
                <w:b/>
                <w:szCs w:val="20"/>
              </w:rPr>
            </w:pPr>
            <w:r>
              <w:rPr>
                <w:rFonts w:cstheme="minorHAnsi"/>
                <w:b/>
                <w:szCs w:val="20"/>
              </w:rPr>
              <w:t>Test</w:t>
            </w:r>
          </w:p>
          <w:p w14:paraId="7323A834" w14:textId="77777777" w:rsidR="00AA20E5" w:rsidRDefault="00AA20E5" w:rsidP="000D77D9">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6F733DED" w14:textId="5D875AEC" w:rsidR="00AA20E5" w:rsidRDefault="00AA20E5" w:rsidP="000D77D9">
            <w:pPr>
              <w:jc w:val="center"/>
              <w:rPr>
                <w:rFonts w:cstheme="minorHAnsi"/>
                <w:b/>
                <w:szCs w:val="20"/>
              </w:rPr>
            </w:pPr>
            <w:r>
              <w:rPr>
                <w:rFonts w:cstheme="minorHAnsi"/>
                <w:b/>
                <w:szCs w:val="20"/>
              </w:rPr>
              <w:t>Suites and Extensions Supported</w:t>
            </w:r>
          </w:p>
        </w:tc>
      </w:tr>
      <w:tr w:rsidR="002077FA" w:rsidRPr="00487927" w14:paraId="4CF8F54F" w14:textId="331BACC7" w:rsidTr="002077FA">
        <w:tc>
          <w:tcPr>
            <w:tcW w:w="1255" w:type="dxa"/>
            <w:vMerge/>
            <w:shd w:val="clear" w:color="auto" w:fill="D9D9D9" w:themeFill="background1" w:themeFillShade="D9"/>
          </w:tcPr>
          <w:p w14:paraId="0F16C851" w14:textId="77777777" w:rsidR="002077FA" w:rsidRPr="00487927" w:rsidRDefault="002077FA" w:rsidP="000D77D9">
            <w:pPr>
              <w:jc w:val="center"/>
              <w:rPr>
                <w:rFonts w:cstheme="minorHAnsi"/>
                <w:b/>
                <w:szCs w:val="20"/>
              </w:rPr>
            </w:pPr>
          </w:p>
        </w:tc>
        <w:tc>
          <w:tcPr>
            <w:tcW w:w="1080" w:type="dxa"/>
            <w:shd w:val="clear" w:color="auto" w:fill="D9D9D9" w:themeFill="background1" w:themeFillShade="D9"/>
          </w:tcPr>
          <w:p w14:paraId="780F8172" w14:textId="77777777" w:rsidR="002077FA" w:rsidRDefault="002077FA" w:rsidP="000D77D9">
            <w:pPr>
              <w:jc w:val="center"/>
              <w:rPr>
                <w:rFonts w:cstheme="minorHAnsi"/>
                <w:b/>
                <w:szCs w:val="20"/>
              </w:rPr>
            </w:pPr>
            <w:r>
              <w:rPr>
                <w:rFonts w:cstheme="minorHAnsi"/>
                <w:b/>
                <w:szCs w:val="20"/>
              </w:rPr>
              <w:t>Suite 1</w:t>
            </w:r>
          </w:p>
          <w:p w14:paraId="05E5F132" w14:textId="77777777" w:rsidR="002077FA" w:rsidRPr="00487927" w:rsidRDefault="002077FA"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2077FA" w:rsidRDefault="002077FA" w:rsidP="000D77D9">
            <w:pPr>
              <w:jc w:val="center"/>
              <w:rPr>
                <w:rFonts w:cstheme="minorHAnsi"/>
                <w:b/>
                <w:szCs w:val="20"/>
              </w:rPr>
            </w:pPr>
            <w:r>
              <w:rPr>
                <w:rFonts w:cstheme="minorHAnsi"/>
                <w:b/>
                <w:szCs w:val="20"/>
              </w:rPr>
              <w:t>Suite 2</w:t>
            </w:r>
          </w:p>
          <w:p w14:paraId="2626D502" w14:textId="77777777" w:rsidR="002077FA" w:rsidRPr="00487927" w:rsidRDefault="002077FA"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2077FA" w:rsidRDefault="002077FA" w:rsidP="000D77D9">
            <w:pPr>
              <w:jc w:val="center"/>
              <w:rPr>
                <w:rFonts w:cstheme="minorHAnsi"/>
                <w:b/>
                <w:szCs w:val="20"/>
              </w:rPr>
            </w:pPr>
            <w:r>
              <w:rPr>
                <w:rFonts w:cstheme="minorHAnsi"/>
                <w:b/>
                <w:szCs w:val="20"/>
              </w:rPr>
              <w:t>Suite 3</w:t>
            </w:r>
          </w:p>
          <w:p w14:paraId="6A7CF7AD" w14:textId="77777777" w:rsidR="002077FA" w:rsidRPr="00487927" w:rsidRDefault="002077FA"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2077FA" w:rsidRDefault="002077FA" w:rsidP="000D77D9">
            <w:pPr>
              <w:jc w:val="center"/>
              <w:rPr>
                <w:rFonts w:cstheme="minorHAnsi"/>
                <w:b/>
                <w:szCs w:val="20"/>
              </w:rPr>
            </w:pPr>
            <w:r>
              <w:rPr>
                <w:rFonts w:cstheme="minorHAnsi"/>
                <w:b/>
                <w:szCs w:val="20"/>
              </w:rPr>
              <w:t>Suite 4</w:t>
            </w:r>
          </w:p>
          <w:p w14:paraId="65F3D6BD" w14:textId="77777777" w:rsidR="002077FA" w:rsidRPr="00487927" w:rsidRDefault="002077FA"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2077FA" w:rsidRDefault="002077FA" w:rsidP="000D77D9">
            <w:pPr>
              <w:jc w:val="center"/>
              <w:rPr>
                <w:rFonts w:cstheme="minorHAnsi"/>
                <w:b/>
                <w:szCs w:val="20"/>
              </w:rPr>
            </w:pPr>
            <w:r>
              <w:rPr>
                <w:rFonts w:cstheme="minorHAnsi"/>
                <w:b/>
                <w:szCs w:val="20"/>
              </w:rPr>
              <w:t>Suite 5</w:t>
            </w:r>
          </w:p>
          <w:p w14:paraId="54669BA2" w14:textId="77777777" w:rsidR="002077FA" w:rsidRPr="00487927" w:rsidRDefault="002077FA"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2077FA" w:rsidRDefault="002077FA" w:rsidP="000D77D9">
            <w:pPr>
              <w:jc w:val="center"/>
              <w:rPr>
                <w:rFonts w:cstheme="minorHAnsi"/>
                <w:b/>
                <w:szCs w:val="20"/>
              </w:rPr>
            </w:pPr>
            <w:r>
              <w:rPr>
                <w:rFonts w:cstheme="minorHAnsi"/>
                <w:b/>
                <w:szCs w:val="20"/>
              </w:rPr>
              <w:t>Suite 6</w:t>
            </w:r>
          </w:p>
          <w:p w14:paraId="24402C87" w14:textId="77777777" w:rsidR="002077FA" w:rsidRPr="00487927" w:rsidRDefault="002077FA" w:rsidP="000D77D9">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988AA00" w14:textId="77777777" w:rsidR="002077FA" w:rsidRDefault="002077FA" w:rsidP="002077FA">
            <w:pPr>
              <w:jc w:val="center"/>
              <w:rPr>
                <w:rFonts w:cstheme="minorHAnsi"/>
                <w:b/>
                <w:szCs w:val="20"/>
              </w:rPr>
            </w:pPr>
            <w:r>
              <w:rPr>
                <w:rFonts w:cstheme="minorHAnsi"/>
                <w:b/>
                <w:szCs w:val="20"/>
              </w:rPr>
              <w:t>Suite 7</w:t>
            </w:r>
          </w:p>
          <w:p w14:paraId="47C0158D" w14:textId="2AEE7122" w:rsidR="002077FA" w:rsidRDefault="002077FA" w:rsidP="002077FA">
            <w:pPr>
              <w:jc w:val="center"/>
              <w:rPr>
                <w:rFonts w:cstheme="minorHAnsi"/>
                <w:b/>
                <w:szCs w:val="20"/>
              </w:rPr>
            </w:pPr>
            <w:r>
              <w:rPr>
                <w:rFonts w:cstheme="minorHAnsi"/>
                <w:b/>
                <w:szCs w:val="20"/>
              </w:rPr>
              <w:t>BXX</w:t>
            </w:r>
          </w:p>
        </w:tc>
      </w:tr>
      <w:tr w:rsidR="002077FA" w:rsidRPr="00487927" w14:paraId="5A9BBEB0" w14:textId="2F079219" w:rsidTr="002077FA">
        <w:tc>
          <w:tcPr>
            <w:tcW w:w="1255" w:type="dxa"/>
            <w:shd w:val="clear" w:color="auto" w:fill="D6E3BC" w:themeFill="accent3" w:themeFillTint="66"/>
          </w:tcPr>
          <w:p w14:paraId="1AD5B72D" w14:textId="17A99CB1" w:rsidR="002077FA" w:rsidRPr="007B756C" w:rsidRDefault="002077FA" w:rsidP="000D77D9">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13E0FF1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39A78CC5"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6BD032DC"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2D3C2533"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76BD1FE" w14:textId="77777777" w:rsidR="002077FA" w:rsidRPr="00487927" w:rsidRDefault="002077FA" w:rsidP="000D77D9">
            <w:pPr>
              <w:jc w:val="center"/>
              <w:rPr>
                <w:rFonts w:cstheme="minorHAnsi"/>
                <w:szCs w:val="20"/>
              </w:rPr>
            </w:pPr>
          </w:p>
        </w:tc>
        <w:tc>
          <w:tcPr>
            <w:tcW w:w="1080" w:type="dxa"/>
            <w:shd w:val="clear" w:color="auto" w:fill="D6E3BC" w:themeFill="accent3" w:themeFillTint="66"/>
          </w:tcPr>
          <w:p w14:paraId="7E63ED83" w14:textId="77777777" w:rsidR="002077FA" w:rsidRPr="00487927" w:rsidRDefault="002077FA" w:rsidP="000D77D9">
            <w:pPr>
              <w:jc w:val="center"/>
              <w:rPr>
                <w:rFonts w:cstheme="minorHAnsi"/>
                <w:szCs w:val="20"/>
              </w:rPr>
            </w:pPr>
          </w:p>
        </w:tc>
        <w:tc>
          <w:tcPr>
            <w:tcW w:w="1170" w:type="dxa"/>
            <w:shd w:val="clear" w:color="auto" w:fill="D6E3BC" w:themeFill="accent3" w:themeFillTint="66"/>
          </w:tcPr>
          <w:p w14:paraId="507C94AF" w14:textId="77777777" w:rsidR="002077FA" w:rsidRPr="00487927" w:rsidRDefault="002077FA" w:rsidP="000D77D9">
            <w:pPr>
              <w:jc w:val="center"/>
              <w:rPr>
                <w:rFonts w:cstheme="minorHAnsi"/>
                <w:szCs w:val="20"/>
              </w:rPr>
            </w:pPr>
          </w:p>
        </w:tc>
      </w:tr>
      <w:tr w:rsidR="002077FA" w:rsidRPr="00487927" w14:paraId="0E1843B7" w14:textId="5660E1FA" w:rsidTr="002077FA">
        <w:tc>
          <w:tcPr>
            <w:tcW w:w="1255" w:type="dxa"/>
          </w:tcPr>
          <w:p w14:paraId="79B99F3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11CF83C" w14:textId="6EC0BA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7D4945E" w14:textId="325AC4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3630E8D" w14:textId="193B627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F6C031E" w14:textId="384392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DC0704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DCA1CF1" w14:textId="77777777" w:rsidR="002077FA" w:rsidRPr="00487927" w:rsidRDefault="002077FA" w:rsidP="00F31B97">
            <w:pPr>
              <w:jc w:val="center"/>
              <w:rPr>
                <w:rFonts w:cstheme="minorHAnsi"/>
                <w:szCs w:val="20"/>
              </w:rPr>
            </w:pPr>
          </w:p>
        </w:tc>
      </w:tr>
      <w:tr w:rsidR="002077FA" w:rsidRPr="00487927" w14:paraId="5957CE76" w14:textId="2DC543AF" w:rsidTr="002077FA">
        <w:tc>
          <w:tcPr>
            <w:tcW w:w="1255" w:type="dxa"/>
          </w:tcPr>
          <w:p w14:paraId="2897CAE0"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4EB349" w14:textId="478F9C7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8598ECB" w14:textId="5F26BCF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8BABE8D" w14:textId="163E703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40F567" w14:textId="5A31EF6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1329E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3C26D44" w14:textId="77777777" w:rsidR="002077FA" w:rsidRPr="00487927" w:rsidRDefault="002077FA" w:rsidP="00F31B97">
            <w:pPr>
              <w:jc w:val="center"/>
              <w:rPr>
                <w:rFonts w:cstheme="minorHAnsi"/>
                <w:szCs w:val="20"/>
              </w:rPr>
            </w:pPr>
          </w:p>
        </w:tc>
      </w:tr>
      <w:tr w:rsidR="002077FA" w:rsidRPr="00487927" w14:paraId="50F6B6C5" w14:textId="54E67144" w:rsidTr="002077FA">
        <w:tc>
          <w:tcPr>
            <w:tcW w:w="1255" w:type="dxa"/>
          </w:tcPr>
          <w:p w14:paraId="79927CEC"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3CF6AC4" w14:textId="44D0C9E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76D5690" w14:textId="6C2C05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D365DF" w14:textId="7463ABC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73F8C96" w14:textId="3F2D098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C0136D9"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79413F3" w14:textId="77777777" w:rsidR="002077FA" w:rsidRPr="00487927" w:rsidRDefault="002077FA" w:rsidP="00F31B97">
            <w:pPr>
              <w:jc w:val="center"/>
              <w:rPr>
                <w:rFonts w:cstheme="minorHAnsi"/>
                <w:szCs w:val="20"/>
              </w:rPr>
            </w:pPr>
          </w:p>
        </w:tc>
      </w:tr>
      <w:tr w:rsidR="002077FA" w:rsidRPr="00487927" w14:paraId="1E7A6831" w14:textId="76CE075F" w:rsidTr="002077FA">
        <w:tc>
          <w:tcPr>
            <w:tcW w:w="1255" w:type="dxa"/>
          </w:tcPr>
          <w:p w14:paraId="36C5BA7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A8E9076" w14:textId="3C7E9FA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DA33EC9" w14:textId="6FE2B5A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FC227D3" w14:textId="2EC2855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8F209" w14:textId="71F7F0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B79FDB7"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58FDCD42" w14:textId="77777777" w:rsidR="002077FA" w:rsidRPr="00487927" w:rsidRDefault="002077FA" w:rsidP="00F31B97">
            <w:pPr>
              <w:jc w:val="center"/>
              <w:rPr>
                <w:rFonts w:cstheme="minorHAnsi"/>
                <w:szCs w:val="20"/>
              </w:rPr>
            </w:pPr>
          </w:p>
        </w:tc>
      </w:tr>
      <w:tr w:rsidR="002077FA" w:rsidRPr="00487927" w14:paraId="19756143" w14:textId="1BB83FA9" w:rsidTr="002077FA">
        <w:tc>
          <w:tcPr>
            <w:tcW w:w="1255" w:type="dxa"/>
          </w:tcPr>
          <w:p w14:paraId="111695BF"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7B8027" w14:textId="546C423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3F0AD98" w14:textId="675FD8F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4D4191E" w14:textId="7781C7A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EF021BF" w14:textId="667EAD8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B8476"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66EF257" w14:textId="77777777" w:rsidR="002077FA" w:rsidRPr="00487927" w:rsidRDefault="002077FA" w:rsidP="00F31B97">
            <w:pPr>
              <w:jc w:val="center"/>
              <w:rPr>
                <w:rFonts w:cstheme="minorHAnsi"/>
                <w:szCs w:val="20"/>
              </w:rPr>
            </w:pPr>
          </w:p>
        </w:tc>
      </w:tr>
      <w:tr w:rsidR="002077FA" w:rsidRPr="00487927" w14:paraId="22282BF0" w14:textId="6953B311" w:rsidTr="002077FA">
        <w:tc>
          <w:tcPr>
            <w:tcW w:w="1255" w:type="dxa"/>
          </w:tcPr>
          <w:p w14:paraId="5B5D9CA3"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14F0111" w14:textId="38BD39C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0D2E6DC" w14:textId="6312EA4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2CD83C" w14:textId="48D506D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EE8B993" w14:textId="77D45E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124126D"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4B098D9C" w14:textId="77777777" w:rsidR="002077FA" w:rsidRPr="00487927" w:rsidRDefault="002077FA" w:rsidP="00F31B97">
            <w:pPr>
              <w:jc w:val="center"/>
              <w:rPr>
                <w:rFonts w:cstheme="minorHAnsi"/>
                <w:szCs w:val="20"/>
              </w:rPr>
            </w:pPr>
          </w:p>
        </w:tc>
      </w:tr>
      <w:tr w:rsidR="002077FA" w:rsidRPr="00487927" w14:paraId="23ACA5E6" w14:textId="488A6BDE" w:rsidTr="002077FA">
        <w:tc>
          <w:tcPr>
            <w:tcW w:w="1255" w:type="dxa"/>
          </w:tcPr>
          <w:p w14:paraId="40AB466A" w14:textId="77777777" w:rsidR="002077FA" w:rsidRPr="00487927" w:rsidRDefault="002077FA"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5B91C57" w14:textId="2665275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5125462" w14:textId="67B24CE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3DA9DDC" w14:textId="2F754B4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980E231" w14:textId="3870362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722833"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01590775" w14:textId="77777777" w:rsidR="002077FA" w:rsidRPr="00487927" w:rsidRDefault="002077FA" w:rsidP="00F31B97">
            <w:pPr>
              <w:jc w:val="center"/>
              <w:rPr>
                <w:rFonts w:cstheme="minorHAnsi"/>
                <w:szCs w:val="20"/>
              </w:rPr>
            </w:pPr>
          </w:p>
        </w:tc>
      </w:tr>
      <w:tr w:rsidR="002077FA" w:rsidRPr="00487927" w14:paraId="12F68571" w14:textId="4F7FC4E2" w:rsidTr="002077FA">
        <w:tc>
          <w:tcPr>
            <w:tcW w:w="1255" w:type="dxa"/>
          </w:tcPr>
          <w:p w14:paraId="1A1E204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0C8B6C2" w14:textId="58B5FDC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ABF8F81" w14:textId="3E3D331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4949CD9" w14:textId="41D62B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F17F316" w14:textId="34E6C80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D57F30"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3B0E07A" w14:textId="77777777" w:rsidR="002077FA" w:rsidRPr="00487927" w:rsidRDefault="002077FA" w:rsidP="00F31B97">
            <w:pPr>
              <w:jc w:val="center"/>
              <w:rPr>
                <w:rFonts w:cstheme="minorHAnsi"/>
                <w:szCs w:val="20"/>
              </w:rPr>
            </w:pPr>
          </w:p>
        </w:tc>
      </w:tr>
      <w:tr w:rsidR="002077FA" w:rsidRPr="00487927" w14:paraId="7841CDCE" w14:textId="63A08D79" w:rsidTr="002077FA">
        <w:tc>
          <w:tcPr>
            <w:tcW w:w="1255" w:type="dxa"/>
          </w:tcPr>
          <w:p w14:paraId="4E129AA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AC454CF" w14:textId="012C2CD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D8986D4" w14:textId="4CDD551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3CA86B7" w14:textId="504245C4"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8F65601" w14:textId="2451DE51"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4E1ECF"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21603D31" w14:textId="77777777" w:rsidR="002077FA" w:rsidRPr="00487927" w:rsidRDefault="002077FA" w:rsidP="00F31B97">
            <w:pPr>
              <w:jc w:val="center"/>
              <w:rPr>
                <w:rFonts w:cstheme="minorHAnsi"/>
                <w:szCs w:val="20"/>
              </w:rPr>
            </w:pPr>
          </w:p>
        </w:tc>
      </w:tr>
      <w:tr w:rsidR="002077FA" w:rsidRPr="00487927" w14:paraId="5E7F48D9" w14:textId="0418394D" w:rsidTr="002077FA">
        <w:tc>
          <w:tcPr>
            <w:tcW w:w="1255" w:type="dxa"/>
          </w:tcPr>
          <w:p w14:paraId="242E8BCD"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8B5EBB3" w14:textId="7366B33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930083A" w14:textId="6216307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F6858FF" w14:textId="197B5ECD"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61FFCA7" w14:textId="3B9F0AA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42C8F92"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305AF0CD" w14:textId="77777777" w:rsidR="002077FA" w:rsidRPr="00487927" w:rsidRDefault="002077FA" w:rsidP="00F31B97">
            <w:pPr>
              <w:jc w:val="center"/>
              <w:rPr>
                <w:rFonts w:cstheme="minorHAnsi"/>
                <w:szCs w:val="20"/>
              </w:rPr>
            </w:pPr>
          </w:p>
        </w:tc>
      </w:tr>
      <w:tr w:rsidR="002077FA" w:rsidRPr="00487927" w14:paraId="33CBBDB8" w14:textId="2BD4BA4C" w:rsidTr="002077FA">
        <w:tc>
          <w:tcPr>
            <w:tcW w:w="1255" w:type="dxa"/>
          </w:tcPr>
          <w:p w14:paraId="4541BE0E"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624E8AB" w14:textId="2BFCE71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59839A" w14:textId="084F2326"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BD9D785" w14:textId="2CF095D9"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0FEA9D5" w14:textId="412B0E8C" w:rsidR="002077FA" w:rsidRPr="00487927" w:rsidRDefault="002077FA" w:rsidP="00F31B97">
            <w:pPr>
              <w:jc w:val="center"/>
              <w:rPr>
                <w:rFonts w:cstheme="minorHAnsi"/>
                <w:szCs w:val="20"/>
              </w:rPr>
            </w:pPr>
            <w:r w:rsidRPr="00487927">
              <w:rPr>
                <w:rFonts w:cstheme="minorHAnsi"/>
                <w:szCs w:val="20"/>
              </w:rPr>
              <w:t>•</w:t>
            </w:r>
          </w:p>
        </w:tc>
        <w:tc>
          <w:tcPr>
            <w:tcW w:w="1080" w:type="dxa"/>
          </w:tcPr>
          <w:p w14:paraId="54C635AE"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1AFBB693" w14:textId="77777777" w:rsidR="002077FA" w:rsidRPr="00487927" w:rsidRDefault="002077FA" w:rsidP="00F31B97">
            <w:pPr>
              <w:jc w:val="center"/>
              <w:rPr>
                <w:rFonts w:cstheme="minorHAnsi"/>
                <w:szCs w:val="20"/>
              </w:rPr>
            </w:pPr>
          </w:p>
        </w:tc>
      </w:tr>
      <w:tr w:rsidR="002077FA" w:rsidRPr="00487927" w14:paraId="0141C7B1" w14:textId="4597EB63" w:rsidTr="002077FA">
        <w:tc>
          <w:tcPr>
            <w:tcW w:w="1255" w:type="dxa"/>
          </w:tcPr>
          <w:p w14:paraId="7747E8B5"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CB766C3" w14:textId="7E3D396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DB166A" w14:textId="5F04265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71667" w14:textId="24B1623A"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2EDF5D2" w14:textId="5F2DC7C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FC4EDC" w14:textId="77777777" w:rsidR="002077FA" w:rsidRPr="00487927" w:rsidRDefault="002077FA" w:rsidP="00F31B97">
            <w:pPr>
              <w:jc w:val="center"/>
              <w:rPr>
                <w:rFonts w:cstheme="minorHAnsi"/>
                <w:szCs w:val="20"/>
              </w:rPr>
            </w:pPr>
            <w:r w:rsidRPr="00487927">
              <w:rPr>
                <w:rFonts w:cstheme="minorHAnsi"/>
                <w:szCs w:val="20"/>
              </w:rPr>
              <w:t>•</w:t>
            </w:r>
          </w:p>
        </w:tc>
        <w:tc>
          <w:tcPr>
            <w:tcW w:w="1170" w:type="dxa"/>
          </w:tcPr>
          <w:p w14:paraId="702E0177" w14:textId="77777777" w:rsidR="002077FA" w:rsidRPr="00487927" w:rsidRDefault="002077FA" w:rsidP="00F31B97">
            <w:pPr>
              <w:jc w:val="center"/>
              <w:rPr>
                <w:rFonts w:cstheme="minorHAnsi"/>
                <w:szCs w:val="20"/>
              </w:rPr>
            </w:pPr>
          </w:p>
        </w:tc>
      </w:tr>
      <w:tr w:rsidR="002077FA" w:rsidRPr="00487927" w14:paraId="51EBABE6" w14:textId="2FFB1D87" w:rsidTr="002077FA">
        <w:tc>
          <w:tcPr>
            <w:tcW w:w="1255" w:type="dxa"/>
          </w:tcPr>
          <w:p w14:paraId="30BE02FA"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484EBCB" w14:textId="1514218E" w:rsidR="002077FA" w:rsidRPr="00487927" w:rsidRDefault="002077FA" w:rsidP="00F31B97">
            <w:pPr>
              <w:jc w:val="center"/>
              <w:rPr>
                <w:rFonts w:cstheme="minorHAnsi"/>
                <w:szCs w:val="20"/>
              </w:rPr>
            </w:pPr>
            <w:r w:rsidRPr="00487927">
              <w:rPr>
                <w:rFonts w:cstheme="minorHAnsi"/>
                <w:szCs w:val="20"/>
              </w:rPr>
              <w:t>•</w:t>
            </w:r>
          </w:p>
        </w:tc>
        <w:tc>
          <w:tcPr>
            <w:tcW w:w="1080" w:type="dxa"/>
          </w:tcPr>
          <w:p w14:paraId="2A42EFC0" w14:textId="116C9910" w:rsidR="002077FA" w:rsidRPr="00487927" w:rsidRDefault="002077FA" w:rsidP="00F31B97">
            <w:pPr>
              <w:jc w:val="center"/>
              <w:rPr>
                <w:rFonts w:cstheme="minorHAnsi"/>
                <w:szCs w:val="20"/>
              </w:rPr>
            </w:pPr>
          </w:p>
        </w:tc>
        <w:tc>
          <w:tcPr>
            <w:tcW w:w="1080" w:type="dxa"/>
          </w:tcPr>
          <w:p w14:paraId="71B3915E" w14:textId="44120DFB" w:rsidR="002077FA" w:rsidRPr="00487927" w:rsidRDefault="002077FA" w:rsidP="00F31B97">
            <w:pPr>
              <w:jc w:val="center"/>
              <w:rPr>
                <w:rFonts w:cstheme="minorHAnsi"/>
                <w:szCs w:val="20"/>
              </w:rPr>
            </w:pPr>
            <w:r w:rsidRPr="00487927">
              <w:rPr>
                <w:rFonts w:cstheme="minorHAnsi"/>
                <w:szCs w:val="20"/>
              </w:rPr>
              <w:t>•</w:t>
            </w:r>
          </w:p>
        </w:tc>
        <w:tc>
          <w:tcPr>
            <w:tcW w:w="1080" w:type="dxa"/>
          </w:tcPr>
          <w:p w14:paraId="7A567C58" w14:textId="7A03752F" w:rsidR="002077FA" w:rsidRPr="00487927" w:rsidRDefault="002077FA" w:rsidP="00F31B97">
            <w:pPr>
              <w:jc w:val="center"/>
              <w:rPr>
                <w:rFonts w:cstheme="minorHAnsi"/>
                <w:szCs w:val="20"/>
              </w:rPr>
            </w:pPr>
            <w:r w:rsidRPr="00487927">
              <w:rPr>
                <w:rFonts w:cstheme="minorHAnsi"/>
                <w:szCs w:val="20"/>
              </w:rPr>
              <w:t>•</w:t>
            </w:r>
          </w:p>
        </w:tc>
        <w:tc>
          <w:tcPr>
            <w:tcW w:w="1080" w:type="dxa"/>
          </w:tcPr>
          <w:p w14:paraId="62ED459C" w14:textId="30F14C88" w:rsidR="002077FA" w:rsidRPr="00487927" w:rsidRDefault="002077FA" w:rsidP="00F31B97">
            <w:pPr>
              <w:jc w:val="center"/>
              <w:rPr>
                <w:rFonts w:cstheme="minorHAnsi"/>
                <w:szCs w:val="20"/>
              </w:rPr>
            </w:pPr>
          </w:p>
        </w:tc>
        <w:tc>
          <w:tcPr>
            <w:tcW w:w="1170" w:type="dxa"/>
          </w:tcPr>
          <w:p w14:paraId="4FA8A214" w14:textId="77777777" w:rsidR="002077FA" w:rsidRPr="00487927" w:rsidRDefault="002077FA" w:rsidP="00F31B97">
            <w:pPr>
              <w:jc w:val="center"/>
              <w:rPr>
                <w:rFonts w:cstheme="minorHAnsi"/>
                <w:szCs w:val="20"/>
              </w:rPr>
            </w:pPr>
          </w:p>
        </w:tc>
      </w:tr>
      <w:tr w:rsidR="002077FA" w:rsidRPr="00487927" w14:paraId="6D29D280" w14:textId="135EB189" w:rsidTr="002077FA">
        <w:tc>
          <w:tcPr>
            <w:tcW w:w="1255" w:type="dxa"/>
          </w:tcPr>
          <w:p w14:paraId="5817838B" w14:textId="77777777" w:rsidR="002077FA" w:rsidRPr="00487927" w:rsidRDefault="002077FA"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2077FA" w:rsidRPr="00487927" w:rsidRDefault="002077FA" w:rsidP="00F31B97">
            <w:pPr>
              <w:jc w:val="center"/>
              <w:rPr>
                <w:rFonts w:cstheme="minorHAnsi"/>
                <w:szCs w:val="20"/>
              </w:rPr>
            </w:pPr>
            <w:r w:rsidRPr="00487927">
              <w:rPr>
                <w:rFonts w:cstheme="minorHAnsi"/>
                <w:szCs w:val="20"/>
              </w:rPr>
              <w:t>•</w:t>
            </w:r>
          </w:p>
        </w:tc>
        <w:tc>
          <w:tcPr>
            <w:tcW w:w="1080" w:type="dxa"/>
          </w:tcPr>
          <w:p w14:paraId="191E5FDD" w14:textId="0CA5CF07" w:rsidR="002077FA" w:rsidRPr="00487927" w:rsidRDefault="002077FA" w:rsidP="00F31B97">
            <w:pPr>
              <w:jc w:val="center"/>
              <w:rPr>
                <w:rFonts w:cstheme="minorHAnsi"/>
                <w:szCs w:val="20"/>
              </w:rPr>
            </w:pPr>
            <w:r w:rsidRPr="00487927">
              <w:rPr>
                <w:rFonts w:cstheme="minorHAnsi"/>
                <w:szCs w:val="20"/>
              </w:rPr>
              <w:t>•</w:t>
            </w:r>
          </w:p>
        </w:tc>
        <w:tc>
          <w:tcPr>
            <w:tcW w:w="1080" w:type="dxa"/>
          </w:tcPr>
          <w:p w14:paraId="0C50B0E8" w14:textId="772050EB" w:rsidR="002077FA" w:rsidRPr="00487927" w:rsidRDefault="002077FA" w:rsidP="00F31B97">
            <w:pPr>
              <w:jc w:val="center"/>
              <w:rPr>
                <w:rFonts w:cstheme="minorHAnsi"/>
                <w:szCs w:val="20"/>
              </w:rPr>
            </w:pPr>
          </w:p>
        </w:tc>
        <w:tc>
          <w:tcPr>
            <w:tcW w:w="1080" w:type="dxa"/>
          </w:tcPr>
          <w:p w14:paraId="010E1C23" w14:textId="03AF37E5" w:rsidR="002077FA" w:rsidRPr="00487927" w:rsidRDefault="002077FA" w:rsidP="00F31B97">
            <w:pPr>
              <w:jc w:val="center"/>
              <w:rPr>
                <w:rFonts w:cstheme="minorHAnsi"/>
                <w:szCs w:val="20"/>
              </w:rPr>
            </w:pPr>
            <w:r w:rsidRPr="00487927">
              <w:rPr>
                <w:rFonts w:cstheme="minorHAnsi"/>
                <w:szCs w:val="20"/>
              </w:rPr>
              <w:t>•</w:t>
            </w:r>
          </w:p>
        </w:tc>
        <w:tc>
          <w:tcPr>
            <w:tcW w:w="1080" w:type="dxa"/>
          </w:tcPr>
          <w:p w14:paraId="3D505822" w14:textId="10DCC8C0" w:rsidR="002077FA" w:rsidRPr="00487927" w:rsidRDefault="002077FA" w:rsidP="00F31B97">
            <w:pPr>
              <w:jc w:val="center"/>
              <w:rPr>
                <w:rFonts w:cstheme="minorHAnsi"/>
                <w:szCs w:val="20"/>
              </w:rPr>
            </w:pPr>
            <w:r w:rsidRPr="00487927">
              <w:rPr>
                <w:rFonts w:cstheme="minorHAnsi"/>
                <w:szCs w:val="20"/>
              </w:rPr>
              <w:t>•</w:t>
            </w:r>
          </w:p>
        </w:tc>
        <w:tc>
          <w:tcPr>
            <w:tcW w:w="1080" w:type="dxa"/>
          </w:tcPr>
          <w:p w14:paraId="4E51E8B1" w14:textId="68F63D83" w:rsidR="002077FA" w:rsidRPr="00487927" w:rsidRDefault="002077FA" w:rsidP="00F31B97">
            <w:pPr>
              <w:jc w:val="center"/>
              <w:rPr>
                <w:rFonts w:cstheme="minorHAnsi"/>
                <w:szCs w:val="20"/>
              </w:rPr>
            </w:pPr>
          </w:p>
        </w:tc>
        <w:tc>
          <w:tcPr>
            <w:tcW w:w="1170" w:type="dxa"/>
          </w:tcPr>
          <w:p w14:paraId="32CD8733" w14:textId="77777777" w:rsidR="002077FA" w:rsidRPr="00487927" w:rsidRDefault="002077FA" w:rsidP="00F31B97">
            <w:pPr>
              <w:jc w:val="center"/>
              <w:rPr>
                <w:rFonts w:cstheme="minorHAnsi"/>
                <w:szCs w:val="20"/>
              </w:rPr>
            </w:pPr>
          </w:p>
        </w:tc>
      </w:tr>
      <w:tr w:rsidR="002077FA" w:rsidRPr="00487927" w14:paraId="3C9D0608" w14:textId="11C86C5F" w:rsidTr="002077FA">
        <w:tc>
          <w:tcPr>
            <w:tcW w:w="1255" w:type="dxa"/>
            <w:shd w:val="clear" w:color="auto" w:fill="D6E3BC" w:themeFill="accent3" w:themeFillTint="66"/>
          </w:tcPr>
          <w:p w14:paraId="255E1910" w14:textId="3D43A3B6" w:rsidR="002077FA" w:rsidRPr="007B756C" w:rsidRDefault="002077FA" w:rsidP="00F31B97">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25F43A34"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2569A9FE"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61AB4B97"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37FC34A"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5773A2C8" w14:textId="77777777" w:rsidR="002077FA" w:rsidRPr="00487927" w:rsidRDefault="002077FA" w:rsidP="00F31B97">
            <w:pPr>
              <w:jc w:val="center"/>
              <w:rPr>
                <w:rFonts w:cstheme="minorHAnsi"/>
                <w:szCs w:val="20"/>
              </w:rPr>
            </w:pPr>
          </w:p>
        </w:tc>
        <w:tc>
          <w:tcPr>
            <w:tcW w:w="1080" w:type="dxa"/>
            <w:shd w:val="clear" w:color="auto" w:fill="D6E3BC" w:themeFill="accent3" w:themeFillTint="66"/>
          </w:tcPr>
          <w:p w14:paraId="0A38B5A4" w14:textId="77777777" w:rsidR="002077FA" w:rsidRPr="00487927" w:rsidRDefault="002077FA" w:rsidP="00F31B97">
            <w:pPr>
              <w:jc w:val="center"/>
              <w:rPr>
                <w:rFonts w:cstheme="minorHAnsi"/>
                <w:szCs w:val="20"/>
              </w:rPr>
            </w:pPr>
          </w:p>
        </w:tc>
        <w:tc>
          <w:tcPr>
            <w:tcW w:w="1170" w:type="dxa"/>
            <w:shd w:val="clear" w:color="auto" w:fill="D6E3BC" w:themeFill="accent3" w:themeFillTint="66"/>
          </w:tcPr>
          <w:p w14:paraId="50F23EDE" w14:textId="77777777" w:rsidR="002077FA" w:rsidRPr="00487927" w:rsidRDefault="002077FA" w:rsidP="00F31B97">
            <w:pPr>
              <w:jc w:val="center"/>
              <w:rPr>
                <w:rFonts w:cstheme="minorHAnsi"/>
                <w:szCs w:val="20"/>
              </w:rPr>
            </w:pPr>
          </w:p>
        </w:tc>
      </w:tr>
      <w:tr w:rsidR="002077FA" w:rsidRPr="00487927" w14:paraId="7DA85C9C" w14:textId="7862B9FD" w:rsidTr="002077FA">
        <w:tc>
          <w:tcPr>
            <w:tcW w:w="1255" w:type="dxa"/>
          </w:tcPr>
          <w:p w14:paraId="507A3CD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7AC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1A654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F25B5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A648C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6426EF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861BF6" w14:textId="77777777" w:rsidR="002077FA" w:rsidRPr="00487927" w:rsidRDefault="002077FA" w:rsidP="000D77D9">
            <w:pPr>
              <w:jc w:val="center"/>
              <w:rPr>
                <w:rFonts w:cstheme="minorHAnsi"/>
                <w:szCs w:val="20"/>
              </w:rPr>
            </w:pPr>
          </w:p>
        </w:tc>
      </w:tr>
      <w:tr w:rsidR="002077FA" w:rsidRPr="00487927" w14:paraId="3F751226" w14:textId="79EBB2B6" w:rsidTr="002077FA">
        <w:tc>
          <w:tcPr>
            <w:tcW w:w="1255" w:type="dxa"/>
          </w:tcPr>
          <w:p w14:paraId="3EF5CD2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1505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20E6D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441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65D74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01ADC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233E42E" w14:textId="77777777" w:rsidR="002077FA" w:rsidRPr="00487927" w:rsidRDefault="002077FA" w:rsidP="000D77D9">
            <w:pPr>
              <w:jc w:val="center"/>
              <w:rPr>
                <w:rFonts w:cstheme="minorHAnsi"/>
                <w:szCs w:val="20"/>
              </w:rPr>
            </w:pPr>
          </w:p>
        </w:tc>
      </w:tr>
      <w:tr w:rsidR="002077FA" w:rsidRPr="00487927" w14:paraId="286A8E53" w14:textId="7BC5A07C" w:rsidTr="002077FA">
        <w:tc>
          <w:tcPr>
            <w:tcW w:w="1255" w:type="dxa"/>
          </w:tcPr>
          <w:p w14:paraId="094607A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8202D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B4F9E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E40B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3964B4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D1D87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AAA4D6" w14:textId="77777777" w:rsidR="002077FA" w:rsidRPr="00487927" w:rsidRDefault="002077FA" w:rsidP="000D77D9">
            <w:pPr>
              <w:jc w:val="center"/>
              <w:rPr>
                <w:rFonts w:cstheme="minorHAnsi"/>
                <w:szCs w:val="20"/>
              </w:rPr>
            </w:pPr>
          </w:p>
        </w:tc>
      </w:tr>
      <w:tr w:rsidR="002077FA" w:rsidRPr="00487927" w14:paraId="24F7D3DD" w14:textId="1882A63F" w:rsidTr="002077FA">
        <w:tc>
          <w:tcPr>
            <w:tcW w:w="1255" w:type="dxa"/>
          </w:tcPr>
          <w:p w14:paraId="738EBF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73E63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553F5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10850F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71722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83D10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7308611" w14:textId="77777777" w:rsidR="002077FA" w:rsidRPr="00487927" w:rsidRDefault="002077FA" w:rsidP="000D77D9">
            <w:pPr>
              <w:jc w:val="center"/>
              <w:rPr>
                <w:rFonts w:cstheme="minorHAnsi"/>
                <w:szCs w:val="20"/>
              </w:rPr>
            </w:pPr>
          </w:p>
        </w:tc>
      </w:tr>
      <w:tr w:rsidR="002077FA" w:rsidRPr="00487927" w14:paraId="0CD70B1A" w14:textId="4B942972" w:rsidTr="002077FA">
        <w:tc>
          <w:tcPr>
            <w:tcW w:w="1255" w:type="dxa"/>
          </w:tcPr>
          <w:p w14:paraId="52878D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4E529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AC307C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70E3B7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80C9D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03EE3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06CA24" w14:textId="77777777" w:rsidR="002077FA" w:rsidRPr="00487927" w:rsidRDefault="002077FA" w:rsidP="000D77D9">
            <w:pPr>
              <w:jc w:val="center"/>
              <w:rPr>
                <w:rFonts w:cstheme="minorHAnsi"/>
                <w:szCs w:val="20"/>
              </w:rPr>
            </w:pPr>
          </w:p>
        </w:tc>
      </w:tr>
      <w:tr w:rsidR="002077FA" w:rsidRPr="00487927" w14:paraId="66AE53AA" w14:textId="358584BF" w:rsidTr="002077FA">
        <w:tc>
          <w:tcPr>
            <w:tcW w:w="1255" w:type="dxa"/>
          </w:tcPr>
          <w:p w14:paraId="30D1AAB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ABE3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4C361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2C474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A563E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4F56EF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E4259AB" w14:textId="77777777" w:rsidR="002077FA" w:rsidRPr="00487927" w:rsidRDefault="002077FA" w:rsidP="000D77D9">
            <w:pPr>
              <w:jc w:val="center"/>
              <w:rPr>
                <w:rFonts w:cstheme="minorHAnsi"/>
                <w:szCs w:val="20"/>
              </w:rPr>
            </w:pPr>
          </w:p>
        </w:tc>
      </w:tr>
      <w:tr w:rsidR="002077FA" w:rsidRPr="00487927" w14:paraId="53767197" w14:textId="3276DD7F" w:rsidTr="002077FA">
        <w:tc>
          <w:tcPr>
            <w:tcW w:w="1255" w:type="dxa"/>
          </w:tcPr>
          <w:p w14:paraId="48CC967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5CA3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F2B4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F3C9B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8F73B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57DAE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51C2BF4" w14:textId="77777777" w:rsidR="002077FA" w:rsidRPr="00487927" w:rsidRDefault="002077FA" w:rsidP="000D77D9">
            <w:pPr>
              <w:jc w:val="center"/>
              <w:rPr>
                <w:rFonts w:cstheme="minorHAnsi"/>
                <w:szCs w:val="20"/>
              </w:rPr>
            </w:pPr>
          </w:p>
        </w:tc>
      </w:tr>
      <w:tr w:rsidR="002077FA" w:rsidRPr="00487927" w14:paraId="255AAB66" w14:textId="74CEE8CF" w:rsidTr="002077FA">
        <w:tc>
          <w:tcPr>
            <w:tcW w:w="1255" w:type="dxa"/>
          </w:tcPr>
          <w:p w14:paraId="01F0903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06A92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94C02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DB9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7DD33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08B6D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C63DBE" w14:textId="77777777" w:rsidR="002077FA" w:rsidRPr="00487927" w:rsidRDefault="002077FA" w:rsidP="000D77D9">
            <w:pPr>
              <w:jc w:val="center"/>
              <w:rPr>
                <w:rFonts w:cstheme="minorHAnsi"/>
                <w:szCs w:val="20"/>
              </w:rPr>
            </w:pPr>
          </w:p>
        </w:tc>
      </w:tr>
      <w:tr w:rsidR="002077FA" w:rsidRPr="00487927" w14:paraId="18CA5C7B" w14:textId="103B7546" w:rsidTr="002077FA">
        <w:tc>
          <w:tcPr>
            <w:tcW w:w="1255" w:type="dxa"/>
          </w:tcPr>
          <w:p w14:paraId="226E2D8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16D86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07935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51949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875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5AADCD"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40EAA56" w14:textId="77777777" w:rsidR="002077FA" w:rsidRPr="00487927" w:rsidRDefault="002077FA" w:rsidP="000D77D9">
            <w:pPr>
              <w:jc w:val="center"/>
              <w:rPr>
                <w:rFonts w:cstheme="minorHAnsi"/>
                <w:szCs w:val="20"/>
              </w:rPr>
            </w:pPr>
          </w:p>
        </w:tc>
      </w:tr>
      <w:tr w:rsidR="002077FA" w:rsidRPr="00487927" w14:paraId="76DA05C4" w14:textId="51A99004" w:rsidTr="002077FA">
        <w:tc>
          <w:tcPr>
            <w:tcW w:w="1255" w:type="dxa"/>
          </w:tcPr>
          <w:p w14:paraId="264A875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E1CC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05C87F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D84E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4BE47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88EC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106BD12" w14:textId="77777777" w:rsidR="002077FA" w:rsidRPr="00487927" w:rsidRDefault="002077FA" w:rsidP="000D77D9">
            <w:pPr>
              <w:jc w:val="center"/>
              <w:rPr>
                <w:rFonts w:cstheme="minorHAnsi"/>
                <w:szCs w:val="20"/>
              </w:rPr>
            </w:pPr>
          </w:p>
        </w:tc>
      </w:tr>
      <w:tr w:rsidR="002077FA" w:rsidRPr="00487927" w14:paraId="2C78A378" w14:textId="2A9050A7" w:rsidTr="002077FA">
        <w:tc>
          <w:tcPr>
            <w:tcW w:w="1255" w:type="dxa"/>
          </w:tcPr>
          <w:p w14:paraId="251C149C"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FE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AB326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B98DB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7E2EF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9DDC91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D72ECE8" w14:textId="77777777" w:rsidR="002077FA" w:rsidRPr="00487927" w:rsidRDefault="002077FA" w:rsidP="000D77D9">
            <w:pPr>
              <w:jc w:val="center"/>
              <w:rPr>
                <w:rFonts w:cstheme="minorHAnsi"/>
                <w:szCs w:val="20"/>
              </w:rPr>
            </w:pPr>
          </w:p>
        </w:tc>
      </w:tr>
      <w:tr w:rsidR="002077FA" w:rsidRPr="00487927" w14:paraId="310BA2E3" w14:textId="3CF7831B" w:rsidTr="002077FA">
        <w:tc>
          <w:tcPr>
            <w:tcW w:w="1255" w:type="dxa"/>
          </w:tcPr>
          <w:p w14:paraId="2B23EED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7BE03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5571A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CF6CF9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385BFB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18F21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E6D8257" w14:textId="77777777" w:rsidR="002077FA" w:rsidRPr="00487927" w:rsidRDefault="002077FA" w:rsidP="000D77D9">
            <w:pPr>
              <w:jc w:val="center"/>
              <w:rPr>
                <w:rFonts w:cstheme="minorHAnsi"/>
                <w:szCs w:val="20"/>
              </w:rPr>
            </w:pPr>
          </w:p>
        </w:tc>
      </w:tr>
      <w:tr w:rsidR="002077FA" w:rsidRPr="00487927" w14:paraId="60684356" w14:textId="4A2E3426" w:rsidTr="002077FA">
        <w:tc>
          <w:tcPr>
            <w:tcW w:w="1255" w:type="dxa"/>
          </w:tcPr>
          <w:p w14:paraId="2674AC18"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4E76BF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D24B41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41D073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AB437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D480EB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993690C" w14:textId="77777777" w:rsidR="002077FA" w:rsidRPr="00487927" w:rsidRDefault="002077FA" w:rsidP="000D77D9">
            <w:pPr>
              <w:jc w:val="center"/>
              <w:rPr>
                <w:rFonts w:cstheme="minorHAnsi"/>
                <w:szCs w:val="20"/>
              </w:rPr>
            </w:pPr>
          </w:p>
        </w:tc>
      </w:tr>
      <w:tr w:rsidR="002077FA" w:rsidRPr="00487927" w14:paraId="292884E0" w14:textId="5731E9FE" w:rsidTr="002077FA">
        <w:tc>
          <w:tcPr>
            <w:tcW w:w="1255" w:type="dxa"/>
          </w:tcPr>
          <w:p w14:paraId="1AEC2C6F"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1340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5AADA1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67C518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4FBCD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00BA0E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0EAA00C" w14:textId="77777777" w:rsidR="002077FA" w:rsidRPr="00487927" w:rsidRDefault="002077FA" w:rsidP="000D77D9">
            <w:pPr>
              <w:jc w:val="center"/>
              <w:rPr>
                <w:rFonts w:cstheme="minorHAnsi"/>
                <w:szCs w:val="20"/>
              </w:rPr>
            </w:pPr>
          </w:p>
        </w:tc>
      </w:tr>
      <w:tr w:rsidR="002077FA" w:rsidRPr="00487927" w14:paraId="559DB061" w14:textId="340ABFFB" w:rsidTr="002077FA">
        <w:tc>
          <w:tcPr>
            <w:tcW w:w="1255" w:type="dxa"/>
          </w:tcPr>
          <w:p w14:paraId="127E5FB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84ECF4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7341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A950F2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374534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AB45B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B73CEF0" w14:textId="77777777" w:rsidR="002077FA" w:rsidRPr="00487927" w:rsidRDefault="002077FA" w:rsidP="000D77D9">
            <w:pPr>
              <w:jc w:val="center"/>
              <w:rPr>
                <w:rFonts w:cstheme="minorHAnsi"/>
                <w:szCs w:val="20"/>
              </w:rPr>
            </w:pPr>
          </w:p>
        </w:tc>
      </w:tr>
      <w:tr w:rsidR="002077FA" w:rsidRPr="00487927" w14:paraId="2151C94E" w14:textId="44D67CFE" w:rsidTr="002077FA">
        <w:tc>
          <w:tcPr>
            <w:tcW w:w="1255" w:type="dxa"/>
          </w:tcPr>
          <w:p w14:paraId="1D8456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E8FC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F2934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0B8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43DD72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2AC8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85F1C4" w14:textId="77777777" w:rsidR="002077FA" w:rsidRPr="00487927" w:rsidRDefault="002077FA" w:rsidP="000D77D9">
            <w:pPr>
              <w:jc w:val="center"/>
              <w:rPr>
                <w:rFonts w:cstheme="minorHAnsi"/>
                <w:szCs w:val="20"/>
              </w:rPr>
            </w:pPr>
          </w:p>
        </w:tc>
      </w:tr>
      <w:tr w:rsidR="002077FA" w:rsidRPr="00487927" w14:paraId="1A6D4011" w14:textId="7498CFB4" w:rsidTr="002077FA">
        <w:tc>
          <w:tcPr>
            <w:tcW w:w="1255" w:type="dxa"/>
          </w:tcPr>
          <w:p w14:paraId="59A47E6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BB388B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9002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CABDAC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F502A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72713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56534FD" w14:textId="77777777" w:rsidR="002077FA" w:rsidRPr="00487927" w:rsidRDefault="002077FA" w:rsidP="000D77D9">
            <w:pPr>
              <w:jc w:val="center"/>
              <w:rPr>
                <w:rFonts w:cstheme="minorHAnsi"/>
                <w:szCs w:val="20"/>
              </w:rPr>
            </w:pPr>
          </w:p>
        </w:tc>
      </w:tr>
      <w:tr w:rsidR="002077FA" w:rsidRPr="00487927" w14:paraId="2B8297BA" w14:textId="36AE867B" w:rsidTr="002077FA">
        <w:tc>
          <w:tcPr>
            <w:tcW w:w="1255" w:type="dxa"/>
          </w:tcPr>
          <w:p w14:paraId="6C3F88C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1588A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86A9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58E5A0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21A9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64C26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069FBD7" w14:textId="77777777" w:rsidR="002077FA" w:rsidRPr="00487927" w:rsidRDefault="002077FA" w:rsidP="000D77D9">
            <w:pPr>
              <w:jc w:val="center"/>
              <w:rPr>
                <w:rFonts w:cstheme="minorHAnsi"/>
                <w:szCs w:val="20"/>
              </w:rPr>
            </w:pPr>
          </w:p>
        </w:tc>
      </w:tr>
      <w:tr w:rsidR="002077FA" w:rsidRPr="00487927" w14:paraId="236A2249" w14:textId="5CEF5B2B" w:rsidTr="002077FA">
        <w:tc>
          <w:tcPr>
            <w:tcW w:w="1255" w:type="dxa"/>
          </w:tcPr>
          <w:p w14:paraId="4C0377C9"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37A96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DC7C3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95587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D6FA00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5AFB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5896852" w14:textId="77777777" w:rsidR="002077FA" w:rsidRPr="00487927" w:rsidRDefault="002077FA" w:rsidP="000D77D9">
            <w:pPr>
              <w:jc w:val="center"/>
              <w:rPr>
                <w:rFonts w:cstheme="minorHAnsi"/>
                <w:szCs w:val="20"/>
              </w:rPr>
            </w:pPr>
          </w:p>
        </w:tc>
      </w:tr>
      <w:tr w:rsidR="002077FA" w:rsidRPr="00487927" w14:paraId="3DBC918E" w14:textId="6373FA9D" w:rsidTr="002077FA">
        <w:tc>
          <w:tcPr>
            <w:tcW w:w="1255" w:type="dxa"/>
          </w:tcPr>
          <w:p w14:paraId="39B21BE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71A477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6346A7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E5FC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1772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37EACE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362374B" w14:textId="77777777" w:rsidR="002077FA" w:rsidRPr="00487927" w:rsidRDefault="002077FA" w:rsidP="000D77D9">
            <w:pPr>
              <w:jc w:val="center"/>
              <w:rPr>
                <w:rFonts w:cstheme="minorHAnsi"/>
                <w:szCs w:val="20"/>
              </w:rPr>
            </w:pPr>
          </w:p>
        </w:tc>
      </w:tr>
      <w:tr w:rsidR="002077FA" w:rsidRPr="00487927" w14:paraId="7F9733A8" w14:textId="19F0256B" w:rsidTr="002077FA">
        <w:tc>
          <w:tcPr>
            <w:tcW w:w="1255" w:type="dxa"/>
          </w:tcPr>
          <w:p w14:paraId="0628DACB"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FA596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6451D3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47D80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BA3B7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889A6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2CD84660" w14:textId="77777777" w:rsidR="002077FA" w:rsidRPr="00487927" w:rsidRDefault="002077FA" w:rsidP="000D77D9">
            <w:pPr>
              <w:jc w:val="center"/>
              <w:rPr>
                <w:rFonts w:cstheme="minorHAnsi"/>
                <w:szCs w:val="20"/>
              </w:rPr>
            </w:pPr>
          </w:p>
        </w:tc>
      </w:tr>
      <w:tr w:rsidR="002077FA" w:rsidRPr="00487927" w14:paraId="775D7AE8" w14:textId="001095D0" w:rsidTr="002077FA">
        <w:tc>
          <w:tcPr>
            <w:tcW w:w="1255" w:type="dxa"/>
          </w:tcPr>
          <w:p w14:paraId="66A5AB9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21CA8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E64999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597FD"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884A6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3E4B0C0"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750043D" w14:textId="77777777" w:rsidR="002077FA" w:rsidRPr="00487927" w:rsidRDefault="002077FA" w:rsidP="000D77D9">
            <w:pPr>
              <w:jc w:val="center"/>
              <w:rPr>
                <w:rFonts w:cstheme="minorHAnsi"/>
                <w:szCs w:val="20"/>
              </w:rPr>
            </w:pPr>
          </w:p>
        </w:tc>
      </w:tr>
      <w:tr w:rsidR="002077FA" w:rsidRPr="00487927" w14:paraId="578D1A5E" w14:textId="73BF4A10" w:rsidTr="002077FA">
        <w:tc>
          <w:tcPr>
            <w:tcW w:w="1255" w:type="dxa"/>
          </w:tcPr>
          <w:p w14:paraId="58410938" w14:textId="77777777" w:rsidR="002077FA" w:rsidRPr="00487927" w:rsidRDefault="002077FA" w:rsidP="000D77D9">
            <w:pPr>
              <w:jc w:val="center"/>
              <w:rPr>
                <w:rFonts w:cstheme="minorHAnsi"/>
                <w:szCs w:val="20"/>
              </w:rPr>
            </w:pPr>
            <w:r>
              <w:rPr>
                <w:rFonts w:cstheme="minorHAnsi"/>
                <w:szCs w:val="20"/>
              </w:rPr>
              <w:lastRenderedPageBreak/>
              <w:t>0</w:t>
            </w:r>
            <w:r w:rsidRPr="00487927">
              <w:rPr>
                <w:rFonts w:cstheme="minorHAnsi"/>
                <w:szCs w:val="20"/>
              </w:rPr>
              <w:t>314_03</w:t>
            </w:r>
          </w:p>
        </w:tc>
        <w:tc>
          <w:tcPr>
            <w:tcW w:w="1080" w:type="dxa"/>
          </w:tcPr>
          <w:p w14:paraId="520B9BC2" w14:textId="77777777" w:rsidR="002077FA" w:rsidRPr="00487927" w:rsidRDefault="002077FA" w:rsidP="000D77D9">
            <w:pPr>
              <w:jc w:val="center"/>
              <w:rPr>
                <w:rFonts w:cstheme="minorHAnsi"/>
                <w:szCs w:val="20"/>
              </w:rPr>
            </w:pPr>
          </w:p>
        </w:tc>
        <w:tc>
          <w:tcPr>
            <w:tcW w:w="1080" w:type="dxa"/>
          </w:tcPr>
          <w:p w14:paraId="226349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00EBE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C674606" w14:textId="77777777" w:rsidR="002077FA" w:rsidRPr="00487927" w:rsidRDefault="002077FA" w:rsidP="000D77D9">
            <w:pPr>
              <w:jc w:val="center"/>
              <w:rPr>
                <w:rFonts w:cstheme="minorHAnsi"/>
                <w:szCs w:val="20"/>
              </w:rPr>
            </w:pPr>
          </w:p>
        </w:tc>
        <w:tc>
          <w:tcPr>
            <w:tcW w:w="1080" w:type="dxa"/>
          </w:tcPr>
          <w:p w14:paraId="20F6421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52A4E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892E43" w14:textId="77777777" w:rsidR="002077FA" w:rsidRPr="00487927" w:rsidRDefault="002077FA" w:rsidP="000D77D9">
            <w:pPr>
              <w:jc w:val="center"/>
              <w:rPr>
                <w:rFonts w:cstheme="minorHAnsi"/>
                <w:szCs w:val="20"/>
              </w:rPr>
            </w:pPr>
          </w:p>
        </w:tc>
      </w:tr>
      <w:tr w:rsidR="002077FA" w:rsidRPr="00487927" w14:paraId="11264DE7" w14:textId="05C077B7" w:rsidTr="002077FA">
        <w:tc>
          <w:tcPr>
            <w:tcW w:w="1255" w:type="dxa"/>
          </w:tcPr>
          <w:p w14:paraId="5B3969EE"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2077FA" w:rsidRPr="00487927" w:rsidRDefault="002077FA" w:rsidP="000D77D9">
            <w:pPr>
              <w:jc w:val="center"/>
              <w:rPr>
                <w:rFonts w:cstheme="minorHAnsi"/>
                <w:szCs w:val="20"/>
              </w:rPr>
            </w:pPr>
          </w:p>
        </w:tc>
        <w:tc>
          <w:tcPr>
            <w:tcW w:w="1080" w:type="dxa"/>
          </w:tcPr>
          <w:p w14:paraId="09251DE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FFA030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553465C" w14:textId="77777777" w:rsidR="002077FA" w:rsidRPr="00487927" w:rsidRDefault="002077FA" w:rsidP="000D77D9">
            <w:pPr>
              <w:jc w:val="center"/>
              <w:rPr>
                <w:rFonts w:cstheme="minorHAnsi"/>
                <w:szCs w:val="20"/>
              </w:rPr>
            </w:pPr>
          </w:p>
        </w:tc>
        <w:tc>
          <w:tcPr>
            <w:tcW w:w="1080" w:type="dxa"/>
          </w:tcPr>
          <w:p w14:paraId="46BF2C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169A32"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3BD63DF" w14:textId="77777777" w:rsidR="002077FA" w:rsidRPr="00487927" w:rsidRDefault="002077FA" w:rsidP="000D77D9">
            <w:pPr>
              <w:jc w:val="center"/>
              <w:rPr>
                <w:rFonts w:cstheme="minorHAnsi"/>
                <w:szCs w:val="20"/>
              </w:rPr>
            </w:pPr>
          </w:p>
        </w:tc>
      </w:tr>
      <w:tr w:rsidR="002077FA" w:rsidRPr="00487927" w14:paraId="51C7D48A" w14:textId="53AD4B49" w:rsidTr="002077FA">
        <w:tc>
          <w:tcPr>
            <w:tcW w:w="1255" w:type="dxa"/>
          </w:tcPr>
          <w:p w14:paraId="0587535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314_05</w:t>
            </w:r>
          </w:p>
        </w:tc>
        <w:tc>
          <w:tcPr>
            <w:tcW w:w="1080" w:type="dxa"/>
          </w:tcPr>
          <w:p w14:paraId="3393E6F9" w14:textId="77777777" w:rsidR="002077FA" w:rsidRPr="00487927" w:rsidRDefault="002077FA" w:rsidP="000D77D9">
            <w:pPr>
              <w:jc w:val="center"/>
              <w:rPr>
                <w:rFonts w:cstheme="minorHAnsi"/>
                <w:szCs w:val="20"/>
              </w:rPr>
            </w:pPr>
          </w:p>
        </w:tc>
        <w:tc>
          <w:tcPr>
            <w:tcW w:w="1080" w:type="dxa"/>
          </w:tcPr>
          <w:p w14:paraId="4C10C02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A8DFB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9ACB11" w14:textId="77777777" w:rsidR="002077FA" w:rsidRPr="00487927" w:rsidRDefault="002077FA" w:rsidP="000D77D9">
            <w:pPr>
              <w:jc w:val="center"/>
              <w:rPr>
                <w:rFonts w:cstheme="minorHAnsi"/>
                <w:szCs w:val="20"/>
              </w:rPr>
            </w:pPr>
          </w:p>
        </w:tc>
        <w:tc>
          <w:tcPr>
            <w:tcW w:w="1080" w:type="dxa"/>
          </w:tcPr>
          <w:p w14:paraId="336D1A6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99AE7C"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3A2E113A" w14:textId="77777777" w:rsidR="002077FA" w:rsidRPr="00487927" w:rsidRDefault="002077FA" w:rsidP="000D77D9">
            <w:pPr>
              <w:jc w:val="center"/>
              <w:rPr>
                <w:rFonts w:cstheme="minorHAnsi"/>
                <w:szCs w:val="20"/>
              </w:rPr>
            </w:pPr>
          </w:p>
        </w:tc>
      </w:tr>
      <w:tr w:rsidR="002077FA" w:rsidRPr="00487927" w14:paraId="024B1959" w14:textId="1457B284" w:rsidTr="002077FA">
        <w:tc>
          <w:tcPr>
            <w:tcW w:w="1255" w:type="dxa"/>
          </w:tcPr>
          <w:p w14:paraId="7A3197F5"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2DB77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8725F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CC32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2C5D7F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FACB03"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36840A2" w14:textId="77777777" w:rsidR="002077FA" w:rsidRPr="00487927" w:rsidRDefault="002077FA" w:rsidP="000D77D9">
            <w:pPr>
              <w:jc w:val="center"/>
              <w:rPr>
                <w:rFonts w:cstheme="minorHAnsi"/>
                <w:szCs w:val="20"/>
              </w:rPr>
            </w:pPr>
          </w:p>
        </w:tc>
      </w:tr>
      <w:tr w:rsidR="002077FA" w:rsidRPr="00487927" w14:paraId="56CB5BB6" w14:textId="51842FB0" w:rsidTr="002077FA">
        <w:tc>
          <w:tcPr>
            <w:tcW w:w="1255" w:type="dxa"/>
          </w:tcPr>
          <w:p w14:paraId="16181B1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33F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3DF5BC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AD1AAC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8907B7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DC62E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7264C8D" w14:textId="77777777" w:rsidR="002077FA" w:rsidRPr="00487927" w:rsidRDefault="002077FA" w:rsidP="000D77D9">
            <w:pPr>
              <w:jc w:val="center"/>
              <w:rPr>
                <w:rFonts w:cstheme="minorHAnsi"/>
                <w:szCs w:val="20"/>
              </w:rPr>
            </w:pPr>
          </w:p>
        </w:tc>
      </w:tr>
      <w:tr w:rsidR="002077FA" w:rsidRPr="00487927" w14:paraId="735899F6" w14:textId="7353A05A" w:rsidTr="002077FA">
        <w:tc>
          <w:tcPr>
            <w:tcW w:w="1255" w:type="dxa"/>
          </w:tcPr>
          <w:p w14:paraId="528A3181"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0235C8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7A1354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85D24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EE03C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B83336B"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A3B8272" w14:textId="77777777" w:rsidR="002077FA" w:rsidRPr="00487927" w:rsidRDefault="002077FA" w:rsidP="000D77D9">
            <w:pPr>
              <w:jc w:val="center"/>
              <w:rPr>
                <w:rFonts w:cstheme="minorHAnsi"/>
                <w:szCs w:val="20"/>
              </w:rPr>
            </w:pPr>
          </w:p>
        </w:tc>
      </w:tr>
      <w:tr w:rsidR="002077FA" w:rsidRPr="00487927" w14:paraId="1DD8342A" w14:textId="08084308" w:rsidTr="002077FA">
        <w:tc>
          <w:tcPr>
            <w:tcW w:w="1255" w:type="dxa"/>
          </w:tcPr>
          <w:p w14:paraId="291769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C2888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FB5A0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EB908CF"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93D5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1629418"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400047CC" w14:textId="77777777" w:rsidR="002077FA" w:rsidRPr="00487927" w:rsidRDefault="002077FA" w:rsidP="000D77D9">
            <w:pPr>
              <w:jc w:val="center"/>
              <w:rPr>
                <w:rFonts w:cstheme="minorHAnsi"/>
                <w:szCs w:val="20"/>
              </w:rPr>
            </w:pPr>
          </w:p>
        </w:tc>
      </w:tr>
      <w:tr w:rsidR="002077FA" w:rsidRPr="00487927" w14:paraId="5E2802D3" w14:textId="65CF384C" w:rsidTr="002077FA">
        <w:tc>
          <w:tcPr>
            <w:tcW w:w="1255" w:type="dxa"/>
          </w:tcPr>
          <w:p w14:paraId="0A55E1C3"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858FDE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91176A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011E6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F787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20D2A9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9AF979F" w14:textId="77777777" w:rsidR="002077FA" w:rsidRPr="00487927" w:rsidRDefault="002077FA" w:rsidP="000D77D9">
            <w:pPr>
              <w:jc w:val="center"/>
              <w:rPr>
                <w:rFonts w:cstheme="minorHAnsi"/>
                <w:szCs w:val="20"/>
              </w:rPr>
            </w:pPr>
          </w:p>
        </w:tc>
      </w:tr>
      <w:tr w:rsidR="002077FA" w:rsidRPr="00487927" w14:paraId="67C8D323" w14:textId="40588AB3" w:rsidTr="002077FA">
        <w:tc>
          <w:tcPr>
            <w:tcW w:w="1255" w:type="dxa"/>
          </w:tcPr>
          <w:p w14:paraId="4001514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61A38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7046B6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F98FE3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B5DA63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2BDD60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1FCDCA00" w14:textId="77777777" w:rsidR="002077FA" w:rsidRPr="00487927" w:rsidRDefault="002077FA" w:rsidP="000D77D9">
            <w:pPr>
              <w:jc w:val="center"/>
              <w:rPr>
                <w:rFonts w:cstheme="minorHAnsi"/>
                <w:szCs w:val="20"/>
              </w:rPr>
            </w:pPr>
          </w:p>
        </w:tc>
      </w:tr>
      <w:tr w:rsidR="002077FA" w:rsidRPr="00487927" w14:paraId="646EF7E6" w14:textId="34CB14BA" w:rsidTr="002077FA">
        <w:tc>
          <w:tcPr>
            <w:tcW w:w="1255" w:type="dxa"/>
          </w:tcPr>
          <w:p w14:paraId="1E58C49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C4E800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A92E6F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0B3315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579163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55677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6DE6FC48" w14:textId="77777777" w:rsidR="002077FA" w:rsidRPr="00487927" w:rsidRDefault="002077FA" w:rsidP="000D77D9">
            <w:pPr>
              <w:jc w:val="center"/>
              <w:rPr>
                <w:rFonts w:cstheme="minorHAnsi"/>
                <w:szCs w:val="20"/>
              </w:rPr>
            </w:pPr>
          </w:p>
        </w:tc>
      </w:tr>
      <w:tr w:rsidR="002077FA" w:rsidRPr="00487927" w14:paraId="0B3ED9B8" w14:textId="516958C1" w:rsidTr="002077FA">
        <w:tc>
          <w:tcPr>
            <w:tcW w:w="1255" w:type="dxa"/>
          </w:tcPr>
          <w:p w14:paraId="10293130"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D9DF17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F463521"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1225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3EEDB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3299B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17ED508" w14:textId="77777777" w:rsidR="002077FA" w:rsidRPr="00487927" w:rsidRDefault="002077FA" w:rsidP="000D77D9">
            <w:pPr>
              <w:jc w:val="center"/>
              <w:rPr>
                <w:rFonts w:cstheme="minorHAnsi"/>
                <w:szCs w:val="20"/>
              </w:rPr>
            </w:pPr>
          </w:p>
        </w:tc>
      </w:tr>
      <w:tr w:rsidR="002077FA" w:rsidRPr="00487927" w14:paraId="602CC60F" w14:textId="09BF637C" w:rsidTr="002077FA">
        <w:tc>
          <w:tcPr>
            <w:tcW w:w="1255" w:type="dxa"/>
          </w:tcPr>
          <w:p w14:paraId="05332716"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37D7B1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E804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EFAF93"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02F803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9572B81"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E583BC8" w14:textId="77777777" w:rsidR="002077FA" w:rsidRPr="00487927" w:rsidRDefault="002077FA" w:rsidP="000D77D9">
            <w:pPr>
              <w:jc w:val="center"/>
              <w:rPr>
                <w:rFonts w:cstheme="minorHAnsi"/>
                <w:szCs w:val="20"/>
              </w:rPr>
            </w:pPr>
          </w:p>
        </w:tc>
      </w:tr>
      <w:tr w:rsidR="002077FA" w:rsidRPr="00487927" w14:paraId="07EB86E1" w14:textId="69FA0FD1" w:rsidTr="002077FA">
        <w:tc>
          <w:tcPr>
            <w:tcW w:w="1255" w:type="dxa"/>
          </w:tcPr>
          <w:p w14:paraId="30B71FA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785567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1520217" w14:textId="12D051CA" w:rsidR="002077FA" w:rsidRPr="00487927" w:rsidRDefault="002077FA" w:rsidP="000D77D9">
            <w:pPr>
              <w:jc w:val="center"/>
              <w:rPr>
                <w:rFonts w:cstheme="minorHAnsi"/>
                <w:szCs w:val="20"/>
              </w:rPr>
            </w:pPr>
          </w:p>
        </w:tc>
        <w:tc>
          <w:tcPr>
            <w:tcW w:w="1080" w:type="dxa"/>
          </w:tcPr>
          <w:p w14:paraId="722732C6" w14:textId="0A3B08D9" w:rsidR="002077FA" w:rsidRPr="00487927" w:rsidRDefault="002077FA" w:rsidP="000D77D9">
            <w:pPr>
              <w:jc w:val="center"/>
              <w:rPr>
                <w:rFonts w:cstheme="minorHAnsi"/>
                <w:szCs w:val="20"/>
              </w:rPr>
            </w:pPr>
          </w:p>
        </w:tc>
        <w:tc>
          <w:tcPr>
            <w:tcW w:w="1080" w:type="dxa"/>
          </w:tcPr>
          <w:p w14:paraId="64D3D10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D0730E5" w14:textId="30DA9A01" w:rsidR="002077FA" w:rsidRPr="00487927" w:rsidRDefault="002077FA" w:rsidP="000D77D9">
            <w:pPr>
              <w:jc w:val="center"/>
              <w:rPr>
                <w:rFonts w:cstheme="minorHAnsi"/>
                <w:szCs w:val="20"/>
              </w:rPr>
            </w:pPr>
          </w:p>
        </w:tc>
        <w:tc>
          <w:tcPr>
            <w:tcW w:w="1170" w:type="dxa"/>
          </w:tcPr>
          <w:p w14:paraId="393DAC8D" w14:textId="77777777" w:rsidR="002077FA" w:rsidRPr="00487927" w:rsidRDefault="002077FA" w:rsidP="000D77D9">
            <w:pPr>
              <w:jc w:val="center"/>
              <w:rPr>
                <w:rFonts w:cstheme="minorHAnsi"/>
                <w:szCs w:val="20"/>
              </w:rPr>
            </w:pPr>
          </w:p>
        </w:tc>
      </w:tr>
      <w:tr w:rsidR="002077FA" w:rsidRPr="00487927" w14:paraId="7ED16435" w14:textId="0E117F15" w:rsidTr="002077FA">
        <w:tc>
          <w:tcPr>
            <w:tcW w:w="1255" w:type="dxa"/>
          </w:tcPr>
          <w:p w14:paraId="71A2165D"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F4D3C3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10BCA0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C52ED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46C2C5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4EEF8F4"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504504A5" w14:textId="77777777" w:rsidR="002077FA" w:rsidRPr="00487927" w:rsidRDefault="002077FA" w:rsidP="000D77D9">
            <w:pPr>
              <w:jc w:val="center"/>
              <w:rPr>
                <w:rFonts w:cstheme="minorHAnsi"/>
                <w:szCs w:val="20"/>
              </w:rPr>
            </w:pPr>
          </w:p>
        </w:tc>
      </w:tr>
      <w:tr w:rsidR="002077FA" w:rsidRPr="00487927" w14:paraId="3B3775C4" w14:textId="02D01ABE" w:rsidTr="002077FA">
        <w:tc>
          <w:tcPr>
            <w:tcW w:w="1255" w:type="dxa"/>
          </w:tcPr>
          <w:p w14:paraId="41FE2E9A"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92D0DD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07844D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0F51F1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6B626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4F3775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49E949D" w14:textId="77777777" w:rsidR="002077FA" w:rsidRPr="00487927" w:rsidRDefault="002077FA" w:rsidP="000D77D9">
            <w:pPr>
              <w:jc w:val="center"/>
              <w:rPr>
                <w:rFonts w:cstheme="minorHAnsi"/>
                <w:szCs w:val="20"/>
              </w:rPr>
            </w:pPr>
          </w:p>
        </w:tc>
      </w:tr>
      <w:tr w:rsidR="002077FA" w:rsidRPr="00487927" w14:paraId="18D283F0" w14:textId="52B7F73F" w:rsidTr="002077FA">
        <w:tc>
          <w:tcPr>
            <w:tcW w:w="1255" w:type="dxa"/>
          </w:tcPr>
          <w:p w14:paraId="59ADBC9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C24CE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B1E1CC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6D43191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22691E6"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CB7F8D9"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694FCCC" w14:textId="77777777" w:rsidR="002077FA" w:rsidRPr="00487927" w:rsidRDefault="002077FA" w:rsidP="000D77D9">
            <w:pPr>
              <w:jc w:val="center"/>
              <w:rPr>
                <w:rFonts w:cstheme="minorHAnsi"/>
                <w:szCs w:val="20"/>
              </w:rPr>
            </w:pPr>
          </w:p>
        </w:tc>
      </w:tr>
      <w:tr w:rsidR="002077FA" w:rsidRPr="00487927" w14:paraId="7AD5D2B3" w14:textId="4CB3159F" w:rsidTr="002077FA">
        <w:tc>
          <w:tcPr>
            <w:tcW w:w="1255" w:type="dxa"/>
          </w:tcPr>
          <w:p w14:paraId="5F1C3F44"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2077FA" w:rsidRPr="00487927" w:rsidRDefault="002077FA" w:rsidP="000D77D9">
            <w:pPr>
              <w:jc w:val="center"/>
              <w:rPr>
                <w:rFonts w:cstheme="minorHAnsi"/>
                <w:szCs w:val="20"/>
              </w:rPr>
            </w:pPr>
          </w:p>
        </w:tc>
        <w:tc>
          <w:tcPr>
            <w:tcW w:w="1080" w:type="dxa"/>
          </w:tcPr>
          <w:p w14:paraId="668760D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729B4D6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4AF664AE" w14:textId="697ED37E" w:rsidR="002077FA" w:rsidRPr="00487927" w:rsidRDefault="002077FA" w:rsidP="000D77D9">
            <w:pPr>
              <w:jc w:val="center"/>
              <w:rPr>
                <w:rFonts w:cstheme="minorHAnsi"/>
                <w:szCs w:val="20"/>
              </w:rPr>
            </w:pPr>
          </w:p>
        </w:tc>
        <w:tc>
          <w:tcPr>
            <w:tcW w:w="1080" w:type="dxa"/>
          </w:tcPr>
          <w:p w14:paraId="69813A7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DAC6CC7"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D5143D1" w14:textId="77777777" w:rsidR="002077FA" w:rsidRPr="00487927" w:rsidRDefault="002077FA" w:rsidP="000D77D9">
            <w:pPr>
              <w:jc w:val="center"/>
              <w:rPr>
                <w:rFonts w:cstheme="minorHAnsi"/>
                <w:szCs w:val="20"/>
              </w:rPr>
            </w:pPr>
          </w:p>
        </w:tc>
      </w:tr>
      <w:tr w:rsidR="002077FA" w:rsidRPr="00487927" w14:paraId="0CDDFA8A" w14:textId="01A34E3F" w:rsidTr="002077FA">
        <w:tc>
          <w:tcPr>
            <w:tcW w:w="1255" w:type="dxa"/>
          </w:tcPr>
          <w:p w14:paraId="78011702"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679BA5A"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56EEC4CB"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1007F2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B19F798"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E3C5D8F"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70FD6588" w14:textId="77777777" w:rsidR="002077FA" w:rsidRPr="00487927" w:rsidRDefault="002077FA" w:rsidP="000D77D9">
            <w:pPr>
              <w:jc w:val="center"/>
              <w:rPr>
                <w:rFonts w:cstheme="minorHAnsi"/>
                <w:szCs w:val="20"/>
              </w:rPr>
            </w:pPr>
          </w:p>
        </w:tc>
      </w:tr>
      <w:tr w:rsidR="002077FA" w:rsidRPr="00487927" w14:paraId="72F200E0" w14:textId="442CF769" w:rsidTr="002077FA">
        <w:tc>
          <w:tcPr>
            <w:tcW w:w="1255" w:type="dxa"/>
          </w:tcPr>
          <w:p w14:paraId="3AE12D77" w14:textId="77777777" w:rsidR="002077FA" w:rsidRPr="00487927" w:rsidRDefault="002077FA"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E965354"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38076D19"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0FF118AC"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2F4C47FE" w14:textId="77777777" w:rsidR="002077FA" w:rsidRPr="00487927" w:rsidRDefault="002077FA" w:rsidP="000D77D9">
            <w:pPr>
              <w:jc w:val="center"/>
              <w:rPr>
                <w:rFonts w:cstheme="minorHAnsi"/>
                <w:szCs w:val="20"/>
              </w:rPr>
            </w:pPr>
            <w:r w:rsidRPr="00487927">
              <w:rPr>
                <w:rFonts w:cstheme="minorHAnsi"/>
                <w:szCs w:val="20"/>
              </w:rPr>
              <w:t>•</w:t>
            </w:r>
          </w:p>
        </w:tc>
        <w:tc>
          <w:tcPr>
            <w:tcW w:w="1080" w:type="dxa"/>
          </w:tcPr>
          <w:p w14:paraId="1C729605" w14:textId="77777777" w:rsidR="002077FA" w:rsidRPr="00487927" w:rsidRDefault="002077FA" w:rsidP="000D77D9">
            <w:pPr>
              <w:jc w:val="center"/>
              <w:rPr>
                <w:rFonts w:cstheme="minorHAnsi"/>
                <w:szCs w:val="20"/>
              </w:rPr>
            </w:pPr>
            <w:r w:rsidRPr="00487927">
              <w:rPr>
                <w:rFonts w:cstheme="minorHAnsi"/>
                <w:szCs w:val="20"/>
              </w:rPr>
              <w:t>•</w:t>
            </w:r>
          </w:p>
        </w:tc>
        <w:tc>
          <w:tcPr>
            <w:tcW w:w="1170" w:type="dxa"/>
          </w:tcPr>
          <w:p w14:paraId="0C1C56D5" w14:textId="77777777" w:rsidR="002077FA" w:rsidRPr="00487927" w:rsidRDefault="002077FA" w:rsidP="000D77D9">
            <w:pPr>
              <w:jc w:val="center"/>
              <w:rPr>
                <w:rFonts w:cstheme="minorHAnsi"/>
                <w:szCs w:val="20"/>
              </w:rPr>
            </w:pPr>
          </w:p>
        </w:tc>
      </w:tr>
      <w:tr w:rsidR="002077FA" w:rsidRPr="00487927" w14:paraId="627DDB7C" w14:textId="363BDB22" w:rsidTr="002077FA">
        <w:tc>
          <w:tcPr>
            <w:tcW w:w="1255" w:type="dxa"/>
          </w:tcPr>
          <w:p w14:paraId="556E1D12" w14:textId="7EFA7D5C" w:rsidR="002077FA" w:rsidRDefault="002077FA" w:rsidP="00000C3C">
            <w:pPr>
              <w:jc w:val="center"/>
              <w:rPr>
                <w:rFonts w:cstheme="minorHAnsi"/>
                <w:szCs w:val="20"/>
              </w:rPr>
            </w:pPr>
            <w:r>
              <w:rPr>
                <w:rFonts w:cstheme="minorHAnsi"/>
                <w:szCs w:val="20"/>
              </w:rPr>
              <w:t>0</w:t>
            </w:r>
            <w:r w:rsidRPr="00487927">
              <w:rPr>
                <w:rFonts w:cstheme="minorHAnsi"/>
                <w:szCs w:val="20"/>
              </w:rPr>
              <w:t>328_0</w:t>
            </w:r>
            <w:r>
              <w:rPr>
                <w:rFonts w:cstheme="minorHAnsi"/>
                <w:szCs w:val="20"/>
              </w:rPr>
              <w:t>2</w:t>
            </w:r>
          </w:p>
        </w:tc>
        <w:tc>
          <w:tcPr>
            <w:tcW w:w="1080" w:type="dxa"/>
          </w:tcPr>
          <w:p w14:paraId="7C5E215D" w14:textId="3AFFE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F2AF" w14:textId="06AE1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94EDD4" w14:textId="5F8C7F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74B814" w14:textId="2C0D50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C6BDD9" w14:textId="15D7F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6DD47E" w14:textId="185342D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527235" w14:textId="77777777" w:rsidR="002077FA" w:rsidRPr="00487927" w:rsidRDefault="002077FA" w:rsidP="00000C3C">
            <w:pPr>
              <w:jc w:val="center"/>
              <w:rPr>
                <w:rFonts w:cstheme="minorHAnsi"/>
                <w:szCs w:val="20"/>
              </w:rPr>
            </w:pPr>
          </w:p>
        </w:tc>
      </w:tr>
      <w:tr w:rsidR="002077FA" w:rsidRPr="00487927" w14:paraId="158202DA" w14:textId="42F42057" w:rsidTr="002077FA">
        <w:tc>
          <w:tcPr>
            <w:tcW w:w="1255" w:type="dxa"/>
          </w:tcPr>
          <w:p w14:paraId="491881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4173F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B4A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34686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9557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823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896F37" w14:textId="77777777" w:rsidR="002077FA" w:rsidRPr="00487927" w:rsidRDefault="002077FA" w:rsidP="00000C3C">
            <w:pPr>
              <w:jc w:val="center"/>
              <w:rPr>
                <w:rFonts w:cstheme="minorHAnsi"/>
                <w:szCs w:val="20"/>
              </w:rPr>
            </w:pPr>
          </w:p>
        </w:tc>
      </w:tr>
      <w:tr w:rsidR="002077FA" w:rsidRPr="00487927" w14:paraId="3756A59F" w14:textId="757C6100" w:rsidTr="002077FA">
        <w:tc>
          <w:tcPr>
            <w:tcW w:w="1255" w:type="dxa"/>
          </w:tcPr>
          <w:p w14:paraId="37B42B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2A3F2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C4D8A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B7C48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FB245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AD16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A23CE7" w14:textId="77777777" w:rsidR="002077FA" w:rsidRPr="00487927" w:rsidRDefault="002077FA" w:rsidP="00000C3C">
            <w:pPr>
              <w:jc w:val="center"/>
              <w:rPr>
                <w:rFonts w:cstheme="minorHAnsi"/>
                <w:szCs w:val="20"/>
              </w:rPr>
            </w:pPr>
          </w:p>
        </w:tc>
      </w:tr>
      <w:tr w:rsidR="002077FA" w:rsidRPr="00487927" w14:paraId="0369BCD0" w14:textId="4E074627" w:rsidTr="002077FA">
        <w:tc>
          <w:tcPr>
            <w:tcW w:w="1255" w:type="dxa"/>
          </w:tcPr>
          <w:p w14:paraId="121C9ED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1E037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77953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A446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2AA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BE5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1B3704" w14:textId="77777777" w:rsidR="002077FA" w:rsidRPr="00487927" w:rsidRDefault="002077FA" w:rsidP="00000C3C">
            <w:pPr>
              <w:jc w:val="center"/>
              <w:rPr>
                <w:rFonts w:cstheme="minorHAnsi"/>
                <w:szCs w:val="20"/>
              </w:rPr>
            </w:pPr>
          </w:p>
        </w:tc>
      </w:tr>
      <w:tr w:rsidR="002077FA" w:rsidRPr="00487927" w14:paraId="094860C4" w14:textId="171A36B3" w:rsidTr="002077FA">
        <w:tc>
          <w:tcPr>
            <w:tcW w:w="1255" w:type="dxa"/>
          </w:tcPr>
          <w:p w14:paraId="0A7D24A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F6910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26419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ADF58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AFEE3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528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B124E0" w14:textId="77777777" w:rsidR="002077FA" w:rsidRPr="00487927" w:rsidRDefault="002077FA" w:rsidP="00000C3C">
            <w:pPr>
              <w:jc w:val="center"/>
              <w:rPr>
                <w:rFonts w:cstheme="minorHAnsi"/>
                <w:szCs w:val="20"/>
              </w:rPr>
            </w:pPr>
          </w:p>
        </w:tc>
      </w:tr>
      <w:tr w:rsidR="002077FA" w:rsidRPr="00487927" w14:paraId="62C0D84C" w14:textId="1DE099E4" w:rsidTr="002077FA">
        <w:tc>
          <w:tcPr>
            <w:tcW w:w="1255" w:type="dxa"/>
          </w:tcPr>
          <w:p w14:paraId="38B4F8E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B7E26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75E9D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9844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84195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C68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7C849D" w14:textId="77777777" w:rsidR="002077FA" w:rsidRPr="00487927" w:rsidRDefault="002077FA" w:rsidP="00000C3C">
            <w:pPr>
              <w:jc w:val="center"/>
              <w:rPr>
                <w:rFonts w:cstheme="minorHAnsi"/>
                <w:szCs w:val="20"/>
              </w:rPr>
            </w:pPr>
          </w:p>
        </w:tc>
      </w:tr>
      <w:tr w:rsidR="002077FA" w:rsidRPr="00487927" w14:paraId="012A0002" w14:textId="5FF84B22" w:rsidTr="002077FA">
        <w:tc>
          <w:tcPr>
            <w:tcW w:w="1255" w:type="dxa"/>
          </w:tcPr>
          <w:p w14:paraId="1B36B51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2077FA" w:rsidRPr="00487927" w:rsidRDefault="002077FA" w:rsidP="00000C3C">
            <w:pPr>
              <w:jc w:val="center"/>
              <w:rPr>
                <w:rFonts w:cstheme="minorHAnsi"/>
                <w:szCs w:val="20"/>
              </w:rPr>
            </w:pPr>
          </w:p>
        </w:tc>
        <w:tc>
          <w:tcPr>
            <w:tcW w:w="1080" w:type="dxa"/>
          </w:tcPr>
          <w:p w14:paraId="102BD9B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4C0DD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B81BD" w14:textId="6E39867C" w:rsidR="002077FA" w:rsidRPr="00487927" w:rsidRDefault="002077FA" w:rsidP="00000C3C">
            <w:pPr>
              <w:jc w:val="center"/>
              <w:rPr>
                <w:rFonts w:cstheme="minorHAnsi"/>
                <w:szCs w:val="20"/>
              </w:rPr>
            </w:pPr>
          </w:p>
        </w:tc>
        <w:tc>
          <w:tcPr>
            <w:tcW w:w="1080" w:type="dxa"/>
          </w:tcPr>
          <w:p w14:paraId="596D161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F52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6737DC" w14:textId="77777777" w:rsidR="002077FA" w:rsidRPr="00487927" w:rsidRDefault="002077FA" w:rsidP="00000C3C">
            <w:pPr>
              <w:jc w:val="center"/>
              <w:rPr>
                <w:rFonts w:cstheme="minorHAnsi"/>
                <w:szCs w:val="20"/>
              </w:rPr>
            </w:pPr>
          </w:p>
        </w:tc>
      </w:tr>
      <w:tr w:rsidR="002077FA" w:rsidRPr="00487927" w14:paraId="2D311621" w14:textId="39D6CAF7" w:rsidTr="002077FA">
        <w:tc>
          <w:tcPr>
            <w:tcW w:w="1255" w:type="dxa"/>
          </w:tcPr>
          <w:p w14:paraId="434F0D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3B44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06DBE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F394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B47A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DEDF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35299F" w14:textId="77777777" w:rsidR="002077FA" w:rsidRPr="00487927" w:rsidRDefault="002077FA" w:rsidP="00000C3C">
            <w:pPr>
              <w:jc w:val="center"/>
              <w:rPr>
                <w:rFonts w:cstheme="minorHAnsi"/>
                <w:szCs w:val="20"/>
              </w:rPr>
            </w:pPr>
          </w:p>
        </w:tc>
      </w:tr>
      <w:tr w:rsidR="002077FA" w:rsidRPr="00487927" w14:paraId="69F49106" w14:textId="128A5B9B" w:rsidTr="002077FA">
        <w:tc>
          <w:tcPr>
            <w:tcW w:w="1255" w:type="dxa"/>
          </w:tcPr>
          <w:p w14:paraId="4F2AC7A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0897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C7B6D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BEFB1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B2E9F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3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90E8B" w14:textId="77777777" w:rsidR="002077FA" w:rsidRPr="00487927" w:rsidRDefault="002077FA" w:rsidP="00000C3C">
            <w:pPr>
              <w:jc w:val="center"/>
              <w:rPr>
                <w:rFonts w:cstheme="minorHAnsi"/>
                <w:szCs w:val="20"/>
              </w:rPr>
            </w:pPr>
          </w:p>
        </w:tc>
      </w:tr>
      <w:tr w:rsidR="002077FA" w:rsidRPr="00487927" w14:paraId="57297A71" w14:textId="67DFCC68" w:rsidTr="002077FA">
        <w:tc>
          <w:tcPr>
            <w:tcW w:w="1255" w:type="dxa"/>
          </w:tcPr>
          <w:p w14:paraId="666C8A9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D3399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5604CB" w14:textId="6D51FD79" w:rsidR="002077FA" w:rsidRPr="00487927" w:rsidRDefault="002077FA" w:rsidP="00000C3C">
            <w:pPr>
              <w:jc w:val="center"/>
              <w:rPr>
                <w:rFonts w:cstheme="minorHAnsi"/>
                <w:szCs w:val="20"/>
              </w:rPr>
            </w:pPr>
          </w:p>
        </w:tc>
        <w:tc>
          <w:tcPr>
            <w:tcW w:w="1080" w:type="dxa"/>
          </w:tcPr>
          <w:p w14:paraId="3402A18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FBCAA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B3ABE" w14:textId="1E5E932F" w:rsidR="002077FA" w:rsidRPr="00487927" w:rsidRDefault="002077FA" w:rsidP="00000C3C">
            <w:pPr>
              <w:jc w:val="center"/>
              <w:rPr>
                <w:rFonts w:cstheme="minorHAnsi"/>
                <w:szCs w:val="20"/>
              </w:rPr>
            </w:pPr>
          </w:p>
        </w:tc>
        <w:tc>
          <w:tcPr>
            <w:tcW w:w="1170" w:type="dxa"/>
          </w:tcPr>
          <w:p w14:paraId="0FB1A300" w14:textId="77777777" w:rsidR="002077FA" w:rsidRPr="00487927" w:rsidRDefault="002077FA" w:rsidP="00000C3C">
            <w:pPr>
              <w:jc w:val="center"/>
              <w:rPr>
                <w:rFonts w:cstheme="minorHAnsi"/>
                <w:szCs w:val="20"/>
              </w:rPr>
            </w:pPr>
          </w:p>
        </w:tc>
      </w:tr>
      <w:tr w:rsidR="002077FA" w:rsidRPr="00487927" w14:paraId="378C56ED" w14:textId="2CC6FC16" w:rsidTr="002077FA">
        <w:tc>
          <w:tcPr>
            <w:tcW w:w="1255" w:type="dxa"/>
          </w:tcPr>
          <w:p w14:paraId="6D4B1EB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CA166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C9BC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4B306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8D586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8557F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C19D99" w14:textId="77777777" w:rsidR="002077FA" w:rsidRPr="00487927" w:rsidRDefault="002077FA" w:rsidP="00000C3C">
            <w:pPr>
              <w:jc w:val="center"/>
              <w:rPr>
                <w:rFonts w:cstheme="minorHAnsi"/>
                <w:szCs w:val="20"/>
              </w:rPr>
            </w:pPr>
          </w:p>
        </w:tc>
      </w:tr>
      <w:tr w:rsidR="002077FA" w:rsidRPr="00487927" w14:paraId="40F0BD05" w14:textId="66C7ECF7" w:rsidTr="002077FA">
        <w:tc>
          <w:tcPr>
            <w:tcW w:w="1255" w:type="dxa"/>
          </w:tcPr>
          <w:p w14:paraId="1DEFA4C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9AFB6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ABBF3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3732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F669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2CD4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DABFA3" w14:textId="77777777" w:rsidR="002077FA" w:rsidRPr="00487927" w:rsidRDefault="002077FA" w:rsidP="00000C3C">
            <w:pPr>
              <w:jc w:val="center"/>
              <w:rPr>
                <w:rFonts w:cstheme="minorHAnsi"/>
                <w:szCs w:val="20"/>
              </w:rPr>
            </w:pPr>
          </w:p>
        </w:tc>
      </w:tr>
      <w:tr w:rsidR="002077FA" w:rsidRPr="00487927" w14:paraId="047E8D3C" w14:textId="48F68603" w:rsidTr="002077FA">
        <w:tc>
          <w:tcPr>
            <w:tcW w:w="1255" w:type="dxa"/>
          </w:tcPr>
          <w:p w14:paraId="6E90428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1A170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F1287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AAA31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4084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336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800AF7" w14:textId="77777777" w:rsidR="002077FA" w:rsidRPr="00487927" w:rsidRDefault="002077FA" w:rsidP="00000C3C">
            <w:pPr>
              <w:jc w:val="center"/>
              <w:rPr>
                <w:rFonts w:cstheme="minorHAnsi"/>
                <w:szCs w:val="20"/>
              </w:rPr>
            </w:pPr>
          </w:p>
        </w:tc>
      </w:tr>
      <w:tr w:rsidR="002077FA" w:rsidRPr="00487927" w14:paraId="7E7DE375" w14:textId="2F317275" w:rsidTr="002077FA">
        <w:tc>
          <w:tcPr>
            <w:tcW w:w="1255" w:type="dxa"/>
          </w:tcPr>
          <w:p w14:paraId="05FCF4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D3AAA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460B2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26AC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93C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811E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00CC59" w14:textId="77777777" w:rsidR="002077FA" w:rsidRPr="00487927" w:rsidRDefault="002077FA" w:rsidP="00000C3C">
            <w:pPr>
              <w:jc w:val="center"/>
              <w:rPr>
                <w:rFonts w:cstheme="minorHAnsi"/>
                <w:szCs w:val="20"/>
              </w:rPr>
            </w:pPr>
          </w:p>
        </w:tc>
      </w:tr>
      <w:tr w:rsidR="002077FA" w:rsidRPr="00487927" w14:paraId="61710953" w14:textId="14AC1DA5" w:rsidTr="002077FA">
        <w:tc>
          <w:tcPr>
            <w:tcW w:w="1255" w:type="dxa"/>
          </w:tcPr>
          <w:p w14:paraId="3E8BF0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36E7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4E3C59"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6E0E3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24B6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79B71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F9F5F8" w14:textId="77777777" w:rsidR="002077FA" w:rsidRPr="00487927" w:rsidRDefault="002077FA" w:rsidP="00000C3C">
            <w:pPr>
              <w:jc w:val="center"/>
              <w:rPr>
                <w:rFonts w:cstheme="minorHAnsi"/>
                <w:szCs w:val="20"/>
              </w:rPr>
            </w:pPr>
          </w:p>
        </w:tc>
      </w:tr>
      <w:tr w:rsidR="002077FA" w:rsidRPr="00487927" w14:paraId="0E2B225B" w14:textId="755DF951" w:rsidTr="002077FA">
        <w:tc>
          <w:tcPr>
            <w:tcW w:w="1255" w:type="dxa"/>
          </w:tcPr>
          <w:p w14:paraId="487FA28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94DC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3B7D"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BBD161"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C2BB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0663B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328A8B" w14:textId="77777777" w:rsidR="002077FA" w:rsidRPr="00487927" w:rsidRDefault="002077FA" w:rsidP="00000C3C">
            <w:pPr>
              <w:jc w:val="center"/>
              <w:rPr>
                <w:rFonts w:cstheme="minorHAnsi"/>
                <w:szCs w:val="20"/>
              </w:rPr>
            </w:pPr>
          </w:p>
        </w:tc>
      </w:tr>
      <w:tr w:rsidR="002077FA" w:rsidRPr="00487927" w14:paraId="4D8D588C" w14:textId="7AF9C28C" w:rsidTr="002077FA">
        <w:tc>
          <w:tcPr>
            <w:tcW w:w="1255" w:type="dxa"/>
          </w:tcPr>
          <w:p w14:paraId="27D1BC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435875"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53FA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6F1B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F4FDEA"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D9F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A95CB5" w14:textId="77777777" w:rsidR="002077FA" w:rsidRPr="00487927" w:rsidRDefault="002077FA" w:rsidP="00000C3C">
            <w:pPr>
              <w:jc w:val="center"/>
              <w:rPr>
                <w:rFonts w:cstheme="minorHAnsi"/>
                <w:szCs w:val="20"/>
              </w:rPr>
            </w:pPr>
          </w:p>
        </w:tc>
      </w:tr>
      <w:tr w:rsidR="002077FA" w:rsidRPr="00487927" w14:paraId="3A384EF2" w14:textId="2E5682AB" w:rsidTr="002077FA">
        <w:tc>
          <w:tcPr>
            <w:tcW w:w="1255" w:type="dxa"/>
          </w:tcPr>
          <w:p w14:paraId="428AE4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A4E1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F272C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299BB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46FB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2526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DF97B6" w14:textId="77777777" w:rsidR="002077FA" w:rsidRPr="00487927" w:rsidRDefault="002077FA" w:rsidP="00000C3C">
            <w:pPr>
              <w:jc w:val="center"/>
              <w:rPr>
                <w:rFonts w:cstheme="minorHAnsi"/>
                <w:szCs w:val="20"/>
              </w:rPr>
            </w:pPr>
          </w:p>
        </w:tc>
      </w:tr>
      <w:tr w:rsidR="002077FA" w:rsidRPr="00487927" w14:paraId="14D58442" w14:textId="67CC06CB" w:rsidTr="002077FA">
        <w:tc>
          <w:tcPr>
            <w:tcW w:w="1255" w:type="dxa"/>
          </w:tcPr>
          <w:p w14:paraId="1D3965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255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ABFD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E9E4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BF23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E75C8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2D863F" w14:textId="77777777" w:rsidR="002077FA" w:rsidRPr="00487927" w:rsidRDefault="002077FA" w:rsidP="00000C3C">
            <w:pPr>
              <w:jc w:val="center"/>
              <w:rPr>
                <w:rFonts w:cstheme="minorHAnsi"/>
                <w:szCs w:val="20"/>
              </w:rPr>
            </w:pPr>
          </w:p>
        </w:tc>
      </w:tr>
      <w:tr w:rsidR="002077FA" w:rsidRPr="00487927" w14:paraId="103C515A" w14:textId="0283D2F7" w:rsidTr="002077FA">
        <w:tc>
          <w:tcPr>
            <w:tcW w:w="1255" w:type="dxa"/>
          </w:tcPr>
          <w:p w14:paraId="5E3F89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B969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0350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010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740557"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FDC3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410A6D" w14:textId="77777777" w:rsidR="002077FA" w:rsidRPr="00487927" w:rsidRDefault="002077FA" w:rsidP="00000C3C">
            <w:pPr>
              <w:jc w:val="center"/>
              <w:rPr>
                <w:rFonts w:cstheme="minorHAnsi"/>
                <w:szCs w:val="20"/>
              </w:rPr>
            </w:pPr>
          </w:p>
        </w:tc>
      </w:tr>
      <w:tr w:rsidR="002077FA" w:rsidRPr="00487927" w14:paraId="1BCB55DB" w14:textId="5839B005" w:rsidTr="002077FA">
        <w:tc>
          <w:tcPr>
            <w:tcW w:w="1255" w:type="dxa"/>
          </w:tcPr>
          <w:p w14:paraId="7509B4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55E846"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BC9CCC" w14:textId="77777777" w:rsidR="002077FA" w:rsidRPr="00487927" w:rsidRDefault="002077FA" w:rsidP="00000C3C">
            <w:pPr>
              <w:jc w:val="center"/>
              <w:rPr>
                <w:rFonts w:cstheme="minorHAnsi"/>
                <w:szCs w:val="20"/>
              </w:rPr>
            </w:pPr>
          </w:p>
        </w:tc>
        <w:tc>
          <w:tcPr>
            <w:tcW w:w="1080" w:type="dxa"/>
          </w:tcPr>
          <w:p w14:paraId="6FD81001" w14:textId="22639E44" w:rsidR="002077FA" w:rsidRPr="00487927" w:rsidRDefault="002077FA" w:rsidP="00000C3C">
            <w:pPr>
              <w:jc w:val="center"/>
              <w:rPr>
                <w:rFonts w:cstheme="minorHAnsi"/>
                <w:szCs w:val="20"/>
              </w:rPr>
            </w:pPr>
          </w:p>
        </w:tc>
        <w:tc>
          <w:tcPr>
            <w:tcW w:w="1080" w:type="dxa"/>
          </w:tcPr>
          <w:p w14:paraId="4EEAE4A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52E942" w14:textId="77777777" w:rsidR="002077FA" w:rsidRPr="00487927" w:rsidRDefault="002077FA" w:rsidP="00000C3C">
            <w:pPr>
              <w:jc w:val="center"/>
              <w:rPr>
                <w:rFonts w:cstheme="minorHAnsi"/>
                <w:szCs w:val="20"/>
              </w:rPr>
            </w:pPr>
          </w:p>
        </w:tc>
        <w:tc>
          <w:tcPr>
            <w:tcW w:w="1170" w:type="dxa"/>
          </w:tcPr>
          <w:p w14:paraId="3822980B" w14:textId="77777777" w:rsidR="002077FA" w:rsidRPr="00487927" w:rsidRDefault="002077FA" w:rsidP="00000C3C">
            <w:pPr>
              <w:jc w:val="center"/>
              <w:rPr>
                <w:rFonts w:cstheme="minorHAnsi"/>
                <w:szCs w:val="20"/>
              </w:rPr>
            </w:pPr>
          </w:p>
        </w:tc>
      </w:tr>
      <w:tr w:rsidR="002077FA" w:rsidRPr="00487927" w14:paraId="79C2BF97" w14:textId="222FAAE0" w:rsidTr="002077FA">
        <w:tc>
          <w:tcPr>
            <w:tcW w:w="1255" w:type="dxa"/>
          </w:tcPr>
          <w:p w14:paraId="5A87DC59" w14:textId="4A973AE3" w:rsidR="002077FA" w:rsidRPr="00487927" w:rsidRDefault="002077FA" w:rsidP="00000C3C">
            <w:pPr>
              <w:jc w:val="center"/>
              <w:rPr>
                <w:rFonts w:cstheme="minorHAnsi"/>
                <w:szCs w:val="20"/>
              </w:rPr>
            </w:pPr>
            <w:r>
              <w:rPr>
                <w:rFonts w:cstheme="minorHAnsi"/>
                <w:szCs w:val="20"/>
              </w:rPr>
              <w:t>0338</w:t>
            </w:r>
            <w:r w:rsidRPr="00487927">
              <w:rPr>
                <w:rFonts w:cstheme="minorHAnsi"/>
                <w:szCs w:val="20"/>
              </w:rPr>
              <w:t>_0</w:t>
            </w:r>
            <w:r>
              <w:rPr>
                <w:rFonts w:cstheme="minorHAnsi"/>
                <w:szCs w:val="20"/>
              </w:rPr>
              <w:t>1</w:t>
            </w:r>
          </w:p>
        </w:tc>
        <w:tc>
          <w:tcPr>
            <w:tcW w:w="1080" w:type="dxa"/>
          </w:tcPr>
          <w:p w14:paraId="291D1DD2"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0DD2CF"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5D410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940CEB"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C084E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B6D9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BB14CA" w14:textId="77777777" w:rsidR="002077FA" w:rsidRPr="00487927" w:rsidRDefault="002077FA" w:rsidP="00000C3C">
            <w:pPr>
              <w:jc w:val="center"/>
              <w:rPr>
                <w:rFonts w:cstheme="minorHAnsi"/>
                <w:szCs w:val="20"/>
              </w:rPr>
            </w:pPr>
          </w:p>
        </w:tc>
      </w:tr>
      <w:tr w:rsidR="002077FA" w:rsidRPr="00487927" w14:paraId="47C4B4BC" w14:textId="391952D0" w:rsidTr="002077FA">
        <w:tc>
          <w:tcPr>
            <w:tcW w:w="1255" w:type="dxa"/>
          </w:tcPr>
          <w:p w14:paraId="46D1826A" w14:textId="409F4F68" w:rsidR="002077FA" w:rsidRPr="00487927" w:rsidRDefault="002077FA" w:rsidP="00000C3C">
            <w:pPr>
              <w:jc w:val="center"/>
              <w:rPr>
                <w:rFonts w:cstheme="minorHAnsi"/>
                <w:szCs w:val="20"/>
              </w:rPr>
            </w:pPr>
            <w:r>
              <w:rPr>
                <w:rFonts w:cstheme="minorHAnsi"/>
                <w:szCs w:val="20"/>
              </w:rPr>
              <w:t>0339</w:t>
            </w:r>
            <w:r w:rsidRPr="00487927">
              <w:rPr>
                <w:rFonts w:cstheme="minorHAnsi"/>
                <w:szCs w:val="20"/>
              </w:rPr>
              <w:t>_0</w:t>
            </w:r>
            <w:r>
              <w:rPr>
                <w:rFonts w:cstheme="minorHAnsi"/>
                <w:szCs w:val="20"/>
              </w:rPr>
              <w:t>1</w:t>
            </w:r>
          </w:p>
        </w:tc>
        <w:tc>
          <w:tcPr>
            <w:tcW w:w="1080" w:type="dxa"/>
          </w:tcPr>
          <w:p w14:paraId="6E84E92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F19CC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17E124"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252F78"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9ADF23" w14:textId="777777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6F4C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8ACFB4" w14:textId="77777777" w:rsidR="002077FA" w:rsidRPr="00487927" w:rsidRDefault="002077FA" w:rsidP="00000C3C">
            <w:pPr>
              <w:jc w:val="center"/>
              <w:rPr>
                <w:rFonts w:cstheme="minorHAnsi"/>
                <w:szCs w:val="20"/>
              </w:rPr>
            </w:pPr>
          </w:p>
        </w:tc>
      </w:tr>
      <w:tr w:rsidR="002077FA" w:rsidRPr="00487927" w14:paraId="3366DE39" w14:textId="374EF393" w:rsidTr="002077FA">
        <w:tc>
          <w:tcPr>
            <w:tcW w:w="1255" w:type="dxa"/>
          </w:tcPr>
          <w:p w14:paraId="5D596D15" w14:textId="26445A5D" w:rsidR="002077FA" w:rsidRDefault="002077FA" w:rsidP="00000C3C">
            <w:pPr>
              <w:jc w:val="center"/>
              <w:rPr>
                <w:rFonts w:cstheme="minorHAnsi"/>
                <w:szCs w:val="20"/>
              </w:rPr>
            </w:pPr>
            <w:r>
              <w:rPr>
                <w:rFonts w:cstheme="minorHAnsi"/>
                <w:szCs w:val="20"/>
              </w:rPr>
              <w:t>0340_01</w:t>
            </w:r>
          </w:p>
        </w:tc>
        <w:tc>
          <w:tcPr>
            <w:tcW w:w="1080" w:type="dxa"/>
          </w:tcPr>
          <w:p w14:paraId="4ABAA8F4" w14:textId="217FA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F068D0" w14:textId="59751929" w:rsidR="002077FA" w:rsidRPr="00487927" w:rsidRDefault="002077FA" w:rsidP="00000C3C">
            <w:pPr>
              <w:jc w:val="center"/>
              <w:rPr>
                <w:rFonts w:cstheme="minorHAnsi"/>
                <w:szCs w:val="20"/>
              </w:rPr>
            </w:pPr>
          </w:p>
        </w:tc>
        <w:tc>
          <w:tcPr>
            <w:tcW w:w="1080" w:type="dxa"/>
          </w:tcPr>
          <w:p w14:paraId="22F1DB0A" w14:textId="77777777" w:rsidR="002077FA" w:rsidRPr="00487927" w:rsidRDefault="002077FA" w:rsidP="00000C3C">
            <w:pPr>
              <w:jc w:val="center"/>
              <w:rPr>
                <w:rFonts w:cstheme="minorHAnsi"/>
                <w:szCs w:val="20"/>
              </w:rPr>
            </w:pPr>
          </w:p>
        </w:tc>
        <w:tc>
          <w:tcPr>
            <w:tcW w:w="1080" w:type="dxa"/>
          </w:tcPr>
          <w:p w14:paraId="336CE2A1" w14:textId="483E90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3F05B7" w14:textId="77777777" w:rsidR="002077FA" w:rsidRPr="00487927" w:rsidRDefault="002077FA" w:rsidP="00000C3C">
            <w:pPr>
              <w:jc w:val="center"/>
              <w:rPr>
                <w:rFonts w:cstheme="minorHAnsi"/>
                <w:szCs w:val="20"/>
              </w:rPr>
            </w:pPr>
          </w:p>
        </w:tc>
        <w:tc>
          <w:tcPr>
            <w:tcW w:w="1080" w:type="dxa"/>
          </w:tcPr>
          <w:p w14:paraId="53CB2568" w14:textId="77777777" w:rsidR="002077FA" w:rsidRPr="00487927" w:rsidRDefault="002077FA" w:rsidP="00000C3C">
            <w:pPr>
              <w:jc w:val="center"/>
              <w:rPr>
                <w:rFonts w:cstheme="minorHAnsi"/>
                <w:szCs w:val="20"/>
              </w:rPr>
            </w:pPr>
          </w:p>
        </w:tc>
        <w:tc>
          <w:tcPr>
            <w:tcW w:w="1170" w:type="dxa"/>
          </w:tcPr>
          <w:p w14:paraId="6AE3174E" w14:textId="77777777" w:rsidR="002077FA" w:rsidRPr="00487927" w:rsidRDefault="002077FA" w:rsidP="00000C3C">
            <w:pPr>
              <w:jc w:val="center"/>
              <w:rPr>
                <w:rFonts w:cstheme="minorHAnsi"/>
                <w:szCs w:val="20"/>
              </w:rPr>
            </w:pPr>
          </w:p>
        </w:tc>
      </w:tr>
      <w:tr w:rsidR="002077FA" w:rsidRPr="00487927" w14:paraId="73B6E39A" w14:textId="2502016D" w:rsidTr="002077FA">
        <w:tc>
          <w:tcPr>
            <w:tcW w:w="1255" w:type="dxa"/>
          </w:tcPr>
          <w:p w14:paraId="4BBB9354" w14:textId="3B882142" w:rsidR="002077FA" w:rsidRDefault="002077FA" w:rsidP="00000C3C">
            <w:pPr>
              <w:jc w:val="center"/>
              <w:rPr>
                <w:rFonts w:cstheme="minorHAnsi"/>
                <w:szCs w:val="20"/>
              </w:rPr>
            </w:pPr>
            <w:r>
              <w:rPr>
                <w:rFonts w:cstheme="minorHAnsi"/>
                <w:szCs w:val="20"/>
              </w:rPr>
              <w:t>0340_02</w:t>
            </w:r>
          </w:p>
        </w:tc>
        <w:tc>
          <w:tcPr>
            <w:tcW w:w="1080" w:type="dxa"/>
          </w:tcPr>
          <w:p w14:paraId="760FD3C1" w14:textId="4D415E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B95F0" w14:textId="7C532616" w:rsidR="002077FA" w:rsidRPr="00487927" w:rsidRDefault="002077FA" w:rsidP="00000C3C">
            <w:pPr>
              <w:jc w:val="center"/>
              <w:rPr>
                <w:rFonts w:cstheme="minorHAnsi"/>
                <w:szCs w:val="20"/>
              </w:rPr>
            </w:pPr>
          </w:p>
        </w:tc>
        <w:tc>
          <w:tcPr>
            <w:tcW w:w="1080" w:type="dxa"/>
          </w:tcPr>
          <w:p w14:paraId="00F3F7BA" w14:textId="77777777" w:rsidR="002077FA" w:rsidRPr="00487927" w:rsidRDefault="002077FA" w:rsidP="00000C3C">
            <w:pPr>
              <w:jc w:val="center"/>
              <w:rPr>
                <w:rFonts w:cstheme="minorHAnsi"/>
                <w:szCs w:val="20"/>
              </w:rPr>
            </w:pPr>
          </w:p>
        </w:tc>
        <w:tc>
          <w:tcPr>
            <w:tcW w:w="1080" w:type="dxa"/>
          </w:tcPr>
          <w:p w14:paraId="2A733E63" w14:textId="234C5A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2D2F10" w14:textId="77777777" w:rsidR="002077FA" w:rsidRPr="00487927" w:rsidRDefault="002077FA" w:rsidP="00000C3C">
            <w:pPr>
              <w:jc w:val="center"/>
              <w:rPr>
                <w:rFonts w:cstheme="minorHAnsi"/>
                <w:szCs w:val="20"/>
              </w:rPr>
            </w:pPr>
          </w:p>
        </w:tc>
        <w:tc>
          <w:tcPr>
            <w:tcW w:w="1080" w:type="dxa"/>
          </w:tcPr>
          <w:p w14:paraId="3A7348A6" w14:textId="77777777" w:rsidR="002077FA" w:rsidRPr="00487927" w:rsidRDefault="002077FA" w:rsidP="00000C3C">
            <w:pPr>
              <w:jc w:val="center"/>
              <w:rPr>
                <w:rFonts w:cstheme="minorHAnsi"/>
                <w:szCs w:val="20"/>
              </w:rPr>
            </w:pPr>
          </w:p>
        </w:tc>
        <w:tc>
          <w:tcPr>
            <w:tcW w:w="1170" w:type="dxa"/>
          </w:tcPr>
          <w:p w14:paraId="58FD7043" w14:textId="77777777" w:rsidR="002077FA" w:rsidRPr="00487927" w:rsidRDefault="002077FA" w:rsidP="00000C3C">
            <w:pPr>
              <w:jc w:val="center"/>
              <w:rPr>
                <w:rFonts w:cstheme="minorHAnsi"/>
                <w:szCs w:val="20"/>
              </w:rPr>
            </w:pPr>
          </w:p>
        </w:tc>
      </w:tr>
      <w:tr w:rsidR="002077FA" w:rsidRPr="00487927" w14:paraId="0CD671AF" w14:textId="0DC8A6FD" w:rsidTr="002077FA">
        <w:tc>
          <w:tcPr>
            <w:tcW w:w="1255" w:type="dxa"/>
          </w:tcPr>
          <w:p w14:paraId="546DE7DE" w14:textId="3017B176" w:rsidR="002077FA" w:rsidRDefault="002077FA" w:rsidP="00000C3C">
            <w:pPr>
              <w:jc w:val="center"/>
              <w:rPr>
                <w:rFonts w:cstheme="minorHAnsi"/>
                <w:szCs w:val="20"/>
              </w:rPr>
            </w:pPr>
            <w:r>
              <w:rPr>
                <w:rFonts w:cstheme="minorHAnsi"/>
                <w:szCs w:val="20"/>
              </w:rPr>
              <w:t>0340_03</w:t>
            </w:r>
          </w:p>
        </w:tc>
        <w:tc>
          <w:tcPr>
            <w:tcW w:w="1080" w:type="dxa"/>
          </w:tcPr>
          <w:p w14:paraId="17650F7C" w14:textId="3C50FA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0FC7BD" w14:textId="1CE92549" w:rsidR="002077FA" w:rsidRPr="00487927" w:rsidRDefault="002077FA" w:rsidP="00000C3C">
            <w:pPr>
              <w:jc w:val="center"/>
              <w:rPr>
                <w:rFonts w:cstheme="minorHAnsi"/>
                <w:szCs w:val="20"/>
              </w:rPr>
            </w:pPr>
          </w:p>
        </w:tc>
        <w:tc>
          <w:tcPr>
            <w:tcW w:w="1080" w:type="dxa"/>
          </w:tcPr>
          <w:p w14:paraId="476E6045" w14:textId="77777777" w:rsidR="002077FA" w:rsidRPr="00487927" w:rsidRDefault="002077FA" w:rsidP="00000C3C">
            <w:pPr>
              <w:jc w:val="center"/>
              <w:rPr>
                <w:rFonts w:cstheme="minorHAnsi"/>
                <w:szCs w:val="20"/>
              </w:rPr>
            </w:pPr>
          </w:p>
        </w:tc>
        <w:tc>
          <w:tcPr>
            <w:tcW w:w="1080" w:type="dxa"/>
          </w:tcPr>
          <w:p w14:paraId="70702343" w14:textId="432B5E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5A645" w14:textId="77777777" w:rsidR="002077FA" w:rsidRPr="00487927" w:rsidRDefault="002077FA" w:rsidP="00000C3C">
            <w:pPr>
              <w:jc w:val="center"/>
              <w:rPr>
                <w:rFonts w:cstheme="minorHAnsi"/>
                <w:szCs w:val="20"/>
              </w:rPr>
            </w:pPr>
          </w:p>
        </w:tc>
        <w:tc>
          <w:tcPr>
            <w:tcW w:w="1080" w:type="dxa"/>
          </w:tcPr>
          <w:p w14:paraId="08C87252" w14:textId="77777777" w:rsidR="002077FA" w:rsidRPr="00487927" w:rsidRDefault="002077FA" w:rsidP="00000C3C">
            <w:pPr>
              <w:jc w:val="center"/>
              <w:rPr>
                <w:rFonts w:cstheme="minorHAnsi"/>
                <w:szCs w:val="20"/>
              </w:rPr>
            </w:pPr>
          </w:p>
        </w:tc>
        <w:tc>
          <w:tcPr>
            <w:tcW w:w="1170" w:type="dxa"/>
          </w:tcPr>
          <w:p w14:paraId="65BAF9EC" w14:textId="77777777" w:rsidR="002077FA" w:rsidRPr="00487927" w:rsidRDefault="002077FA" w:rsidP="00000C3C">
            <w:pPr>
              <w:jc w:val="center"/>
              <w:rPr>
                <w:rFonts w:cstheme="minorHAnsi"/>
                <w:szCs w:val="20"/>
              </w:rPr>
            </w:pPr>
          </w:p>
        </w:tc>
      </w:tr>
      <w:tr w:rsidR="002077FA" w:rsidRPr="00487927" w14:paraId="20AE0BB3" w14:textId="5112AD8C" w:rsidTr="002077FA">
        <w:tc>
          <w:tcPr>
            <w:tcW w:w="1255" w:type="dxa"/>
          </w:tcPr>
          <w:p w14:paraId="7BAB2C88" w14:textId="4A26EFE9" w:rsidR="002077FA" w:rsidRDefault="002077FA" w:rsidP="00000C3C">
            <w:pPr>
              <w:jc w:val="center"/>
              <w:rPr>
                <w:rFonts w:cstheme="minorHAnsi"/>
                <w:szCs w:val="20"/>
              </w:rPr>
            </w:pPr>
            <w:r>
              <w:rPr>
                <w:rFonts w:cstheme="minorHAnsi"/>
                <w:szCs w:val="20"/>
              </w:rPr>
              <w:t>0340_04</w:t>
            </w:r>
          </w:p>
        </w:tc>
        <w:tc>
          <w:tcPr>
            <w:tcW w:w="1080" w:type="dxa"/>
          </w:tcPr>
          <w:p w14:paraId="70D86001" w14:textId="5E968C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E7F748" w14:textId="37482EC5" w:rsidR="002077FA" w:rsidRPr="00487927" w:rsidRDefault="002077FA" w:rsidP="00000C3C">
            <w:pPr>
              <w:jc w:val="center"/>
              <w:rPr>
                <w:rFonts w:cstheme="minorHAnsi"/>
                <w:szCs w:val="20"/>
              </w:rPr>
            </w:pPr>
          </w:p>
        </w:tc>
        <w:tc>
          <w:tcPr>
            <w:tcW w:w="1080" w:type="dxa"/>
          </w:tcPr>
          <w:p w14:paraId="590654CE" w14:textId="77777777" w:rsidR="002077FA" w:rsidRPr="00487927" w:rsidRDefault="002077FA" w:rsidP="00000C3C">
            <w:pPr>
              <w:jc w:val="center"/>
              <w:rPr>
                <w:rFonts w:cstheme="minorHAnsi"/>
                <w:szCs w:val="20"/>
              </w:rPr>
            </w:pPr>
          </w:p>
        </w:tc>
        <w:tc>
          <w:tcPr>
            <w:tcW w:w="1080" w:type="dxa"/>
          </w:tcPr>
          <w:p w14:paraId="62F03FE5" w14:textId="71DF3B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D024F6" w14:textId="77777777" w:rsidR="002077FA" w:rsidRPr="00487927" w:rsidRDefault="002077FA" w:rsidP="00000C3C">
            <w:pPr>
              <w:jc w:val="center"/>
              <w:rPr>
                <w:rFonts w:cstheme="minorHAnsi"/>
                <w:szCs w:val="20"/>
              </w:rPr>
            </w:pPr>
          </w:p>
        </w:tc>
        <w:tc>
          <w:tcPr>
            <w:tcW w:w="1080" w:type="dxa"/>
          </w:tcPr>
          <w:p w14:paraId="0D26B302" w14:textId="77777777" w:rsidR="002077FA" w:rsidRPr="00487927" w:rsidRDefault="002077FA" w:rsidP="00000C3C">
            <w:pPr>
              <w:jc w:val="center"/>
              <w:rPr>
                <w:rFonts w:cstheme="minorHAnsi"/>
                <w:szCs w:val="20"/>
              </w:rPr>
            </w:pPr>
          </w:p>
        </w:tc>
        <w:tc>
          <w:tcPr>
            <w:tcW w:w="1170" w:type="dxa"/>
          </w:tcPr>
          <w:p w14:paraId="5498B364" w14:textId="77777777" w:rsidR="002077FA" w:rsidRPr="00487927" w:rsidRDefault="002077FA" w:rsidP="00000C3C">
            <w:pPr>
              <w:jc w:val="center"/>
              <w:rPr>
                <w:rFonts w:cstheme="minorHAnsi"/>
                <w:szCs w:val="20"/>
              </w:rPr>
            </w:pPr>
          </w:p>
        </w:tc>
      </w:tr>
      <w:tr w:rsidR="002077FA" w:rsidRPr="00487927" w14:paraId="61E5D8E9" w14:textId="0126F3E0" w:rsidTr="002077FA">
        <w:tc>
          <w:tcPr>
            <w:tcW w:w="1255" w:type="dxa"/>
            <w:shd w:val="clear" w:color="auto" w:fill="D6E3BC" w:themeFill="accent3" w:themeFillTint="66"/>
          </w:tcPr>
          <w:p w14:paraId="6838CCDE" w14:textId="34E2874A" w:rsidR="002077FA" w:rsidRPr="007B756C" w:rsidRDefault="002077FA" w:rsidP="00000C3C">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6618550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E82314D"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3AA2F4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62E5EFD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A2E2A8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48222B59"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E66851B" w14:textId="77777777" w:rsidR="002077FA" w:rsidRPr="00487927" w:rsidRDefault="002077FA" w:rsidP="00000C3C">
            <w:pPr>
              <w:jc w:val="center"/>
              <w:rPr>
                <w:rFonts w:cstheme="minorHAnsi"/>
                <w:szCs w:val="20"/>
              </w:rPr>
            </w:pPr>
          </w:p>
        </w:tc>
      </w:tr>
      <w:tr w:rsidR="002077FA" w:rsidRPr="00487927" w14:paraId="5CDBC10D" w14:textId="4E0D4782" w:rsidTr="002077FA">
        <w:tc>
          <w:tcPr>
            <w:tcW w:w="1255" w:type="dxa"/>
          </w:tcPr>
          <w:p w14:paraId="27D85B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2077FA" w:rsidRPr="00487927" w:rsidRDefault="002077FA" w:rsidP="00000C3C">
            <w:pPr>
              <w:jc w:val="center"/>
              <w:rPr>
                <w:rFonts w:cstheme="minorHAnsi"/>
                <w:szCs w:val="20"/>
              </w:rPr>
            </w:pPr>
          </w:p>
        </w:tc>
        <w:tc>
          <w:tcPr>
            <w:tcW w:w="1080" w:type="dxa"/>
          </w:tcPr>
          <w:p w14:paraId="32435938" w14:textId="42B436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338E6F" w14:textId="77777777" w:rsidR="002077FA" w:rsidRPr="00487927" w:rsidRDefault="002077FA" w:rsidP="00000C3C">
            <w:pPr>
              <w:jc w:val="center"/>
              <w:rPr>
                <w:rFonts w:cstheme="minorHAnsi"/>
                <w:szCs w:val="20"/>
              </w:rPr>
            </w:pPr>
          </w:p>
        </w:tc>
        <w:tc>
          <w:tcPr>
            <w:tcW w:w="1080" w:type="dxa"/>
          </w:tcPr>
          <w:p w14:paraId="3A0654DA" w14:textId="77777777" w:rsidR="002077FA" w:rsidRPr="00487927" w:rsidRDefault="002077FA" w:rsidP="00000C3C">
            <w:pPr>
              <w:jc w:val="center"/>
              <w:rPr>
                <w:rFonts w:cstheme="minorHAnsi"/>
                <w:szCs w:val="20"/>
              </w:rPr>
            </w:pPr>
          </w:p>
        </w:tc>
        <w:tc>
          <w:tcPr>
            <w:tcW w:w="1080" w:type="dxa"/>
          </w:tcPr>
          <w:p w14:paraId="5CC275BC" w14:textId="155A088A" w:rsidR="002077FA" w:rsidRPr="00487927" w:rsidRDefault="002077FA" w:rsidP="00000C3C">
            <w:pPr>
              <w:jc w:val="center"/>
              <w:rPr>
                <w:rFonts w:cstheme="minorHAnsi"/>
                <w:szCs w:val="20"/>
              </w:rPr>
            </w:pPr>
          </w:p>
        </w:tc>
        <w:tc>
          <w:tcPr>
            <w:tcW w:w="1080" w:type="dxa"/>
          </w:tcPr>
          <w:p w14:paraId="2B2B96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D1E57" w14:textId="77777777" w:rsidR="002077FA" w:rsidRPr="00487927" w:rsidRDefault="002077FA" w:rsidP="00000C3C">
            <w:pPr>
              <w:jc w:val="center"/>
              <w:rPr>
                <w:rFonts w:cstheme="minorHAnsi"/>
                <w:szCs w:val="20"/>
              </w:rPr>
            </w:pPr>
          </w:p>
        </w:tc>
      </w:tr>
      <w:tr w:rsidR="002077FA" w:rsidRPr="00487927" w14:paraId="409E6B2C" w14:textId="5101E0D2" w:rsidTr="002077FA">
        <w:tc>
          <w:tcPr>
            <w:tcW w:w="1255" w:type="dxa"/>
          </w:tcPr>
          <w:p w14:paraId="215C33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2077FA" w:rsidRPr="00487927" w:rsidRDefault="002077FA" w:rsidP="00000C3C">
            <w:pPr>
              <w:jc w:val="center"/>
              <w:rPr>
                <w:rFonts w:cstheme="minorHAnsi"/>
                <w:szCs w:val="20"/>
              </w:rPr>
            </w:pPr>
          </w:p>
        </w:tc>
        <w:tc>
          <w:tcPr>
            <w:tcW w:w="1080" w:type="dxa"/>
          </w:tcPr>
          <w:p w14:paraId="693BA2B3" w14:textId="301B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AB15B1" w14:textId="77777777" w:rsidR="002077FA" w:rsidRPr="00487927" w:rsidRDefault="002077FA" w:rsidP="00000C3C">
            <w:pPr>
              <w:jc w:val="center"/>
              <w:rPr>
                <w:rFonts w:cstheme="minorHAnsi"/>
                <w:szCs w:val="20"/>
              </w:rPr>
            </w:pPr>
          </w:p>
        </w:tc>
        <w:tc>
          <w:tcPr>
            <w:tcW w:w="1080" w:type="dxa"/>
          </w:tcPr>
          <w:p w14:paraId="1F7BCC12" w14:textId="77777777" w:rsidR="002077FA" w:rsidRPr="00487927" w:rsidRDefault="002077FA" w:rsidP="00000C3C">
            <w:pPr>
              <w:jc w:val="center"/>
              <w:rPr>
                <w:rFonts w:cstheme="minorHAnsi"/>
                <w:szCs w:val="20"/>
              </w:rPr>
            </w:pPr>
          </w:p>
        </w:tc>
        <w:tc>
          <w:tcPr>
            <w:tcW w:w="1080" w:type="dxa"/>
          </w:tcPr>
          <w:p w14:paraId="2FDD9075" w14:textId="1FF1EF73" w:rsidR="002077FA" w:rsidRPr="00487927" w:rsidRDefault="002077FA" w:rsidP="00000C3C">
            <w:pPr>
              <w:jc w:val="center"/>
              <w:rPr>
                <w:rFonts w:cstheme="minorHAnsi"/>
                <w:szCs w:val="20"/>
              </w:rPr>
            </w:pPr>
          </w:p>
        </w:tc>
        <w:tc>
          <w:tcPr>
            <w:tcW w:w="1080" w:type="dxa"/>
          </w:tcPr>
          <w:p w14:paraId="61FBB3C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1AC3CF" w14:textId="77777777" w:rsidR="002077FA" w:rsidRPr="00487927" w:rsidRDefault="002077FA" w:rsidP="00000C3C">
            <w:pPr>
              <w:jc w:val="center"/>
              <w:rPr>
                <w:rFonts w:cstheme="minorHAnsi"/>
                <w:szCs w:val="20"/>
              </w:rPr>
            </w:pPr>
          </w:p>
        </w:tc>
      </w:tr>
      <w:tr w:rsidR="002077FA" w:rsidRPr="00487927" w14:paraId="34A7E908" w14:textId="2DD6CF24" w:rsidTr="002077FA">
        <w:tc>
          <w:tcPr>
            <w:tcW w:w="1255" w:type="dxa"/>
          </w:tcPr>
          <w:p w14:paraId="634D3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2077FA" w:rsidRPr="00487927" w:rsidRDefault="002077FA" w:rsidP="00000C3C">
            <w:pPr>
              <w:jc w:val="center"/>
              <w:rPr>
                <w:rFonts w:cstheme="minorHAnsi"/>
                <w:szCs w:val="20"/>
              </w:rPr>
            </w:pPr>
          </w:p>
        </w:tc>
        <w:tc>
          <w:tcPr>
            <w:tcW w:w="1080" w:type="dxa"/>
          </w:tcPr>
          <w:p w14:paraId="2500D6AE" w14:textId="771302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0D9AEF" w14:textId="77777777" w:rsidR="002077FA" w:rsidRPr="00487927" w:rsidRDefault="002077FA" w:rsidP="00000C3C">
            <w:pPr>
              <w:jc w:val="center"/>
              <w:rPr>
                <w:rFonts w:cstheme="minorHAnsi"/>
                <w:szCs w:val="20"/>
              </w:rPr>
            </w:pPr>
          </w:p>
        </w:tc>
        <w:tc>
          <w:tcPr>
            <w:tcW w:w="1080" w:type="dxa"/>
          </w:tcPr>
          <w:p w14:paraId="0DF13E97" w14:textId="77777777" w:rsidR="002077FA" w:rsidRPr="00487927" w:rsidRDefault="002077FA" w:rsidP="00000C3C">
            <w:pPr>
              <w:jc w:val="center"/>
              <w:rPr>
                <w:rFonts w:cstheme="minorHAnsi"/>
                <w:szCs w:val="20"/>
              </w:rPr>
            </w:pPr>
          </w:p>
        </w:tc>
        <w:tc>
          <w:tcPr>
            <w:tcW w:w="1080" w:type="dxa"/>
          </w:tcPr>
          <w:p w14:paraId="2C38940C" w14:textId="6B509857" w:rsidR="002077FA" w:rsidRPr="00487927" w:rsidRDefault="002077FA" w:rsidP="00000C3C">
            <w:pPr>
              <w:jc w:val="center"/>
              <w:rPr>
                <w:rFonts w:cstheme="minorHAnsi"/>
                <w:szCs w:val="20"/>
              </w:rPr>
            </w:pPr>
          </w:p>
        </w:tc>
        <w:tc>
          <w:tcPr>
            <w:tcW w:w="1080" w:type="dxa"/>
          </w:tcPr>
          <w:p w14:paraId="11946B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4D563FC" w14:textId="77777777" w:rsidR="002077FA" w:rsidRPr="00487927" w:rsidRDefault="002077FA" w:rsidP="00000C3C">
            <w:pPr>
              <w:jc w:val="center"/>
              <w:rPr>
                <w:rFonts w:cstheme="minorHAnsi"/>
                <w:szCs w:val="20"/>
              </w:rPr>
            </w:pPr>
          </w:p>
        </w:tc>
      </w:tr>
      <w:tr w:rsidR="002077FA" w:rsidRPr="00487927" w14:paraId="4905BC71" w14:textId="29696E19" w:rsidTr="002077FA">
        <w:tc>
          <w:tcPr>
            <w:tcW w:w="1255" w:type="dxa"/>
          </w:tcPr>
          <w:p w14:paraId="73125C1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2077FA" w:rsidRPr="00487927" w:rsidRDefault="002077FA" w:rsidP="00000C3C">
            <w:pPr>
              <w:jc w:val="center"/>
              <w:rPr>
                <w:rFonts w:cstheme="minorHAnsi"/>
                <w:szCs w:val="20"/>
              </w:rPr>
            </w:pPr>
          </w:p>
        </w:tc>
        <w:tc>
          <w:tcPr>
            <w:tcW w:w="1080" w:type="dxa"/>
          </w:tcPr>
          <w:p w14:paraId="22630D49" w14:textId="418D6F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673DD" w14:textId="77777777" w:rsidR="002077FA" w:rsidRPr="00487927" w:rsidRDefault="002077FA" w:rsidP="00000C3C">
            <w:pPr>
              <w:jc w:val="center"/>
              <w:rPr>
                <w:rFonts w:cstheme="minorHAnsi"/>
                <w:szCs w:val="20"/>
              </w:rPr>
            </w:pPr>
          </w:p>
        </w:tc>
        <w:tc>
          <w:tcPr>
            <w:tcW w:w="1080" w:type="dxa"/>
          </w:tcPr>
          <w:p w14:paraId="0474421B" w14:textId="77777777" w:rsidR="002077FA" w:rsidRPr="00487927" w:rsidRDefault="002077FA" w:rsidP="00000C3C">
            <w:pPr>
              <w:jc w:val="center"/>
              <w:rPr>
                <w:rFonts w:cstheme="minorHAnsi"/>
                <w:szCs w:val="20"/>
              </w:rPr>
            </w:pPr>
          </w:p>
        </w:tc>
        <w:tc>
          <w:tcPr>
            <w:tcW w:w="1080" w:type="dxa"/>
          </w:tcPr>
          <w:p w14:paraId="4D016EFA" w14:textId="7AFAD96E" w:rsidR="002077FA" w:rsidRPr="00487927" w:rsidRDefault="002077FA" w:rsidP="00000C3C">
            <w:pPr>
              <w:jc w:val="center"/>
              <w:rPr>
                <w:rFonts w:cstheme="minorHAnsi"/>
                <w:szCs w:val="20"/>
              </w:rPr>
            </w:pPr>
          </w:p>
        </w:tc>
        <w:tc>
          <w:tcPr>
            <w:tcW w:w="1080" w:type="dxa"/>
          </w:tcPr>
          <w:p w14:paraId="4B0B55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CB18DB9" w14:textId="77777777" w:rsidR="002077FA" w:rsidRPr="00487927" w:rsidRDefault="002077FA" w:rsidP="00000C3C">
            <w:pPr>
              <w:jc w:val="center"/>
              <w:rPr>
                <w:rFonts w:cstheme="minorHAnsi"/>
                <w:szCs w:val="20"/>
              </w:rPr>
            </w:pPr>
          </w:p>
        </w:tc>
      </w:tr>
      <w:tr w:rsidR="002077FA" w:rsidRPr="00487927" w14:paraId="50341F57" w14:textId="5296C77A" w:rsidTr="002077FA">
        <w:tc>
          <w:tcPr>
            <w:tcW w:w="1255" w:type="dxa"/>
          </w:tcPr>
          <w:p w14:paraId="288B412E"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501_07</w:t>
            </w:r>
          </w:p>
        </w:tc>
        <w:tc>
          <w:tcPr>
            <w:tcW w:w="1080" w:type="dxa"/>
          </w:tcPr>
          <w:p w14:paraId="501BDC5F" w14:textId="77777777" w:rsidR="002077FA" w:rsidRPr="00487927" w:rsidRDefault="002077FA" w:rsidP="00000C3C">
            <w:pPr>
              <w:jc w:val="center"/>
              <w:rPr>
                <w:rFonts w:cstheme="minorHAnsi"/>
                <w:szCs w:val="20"/>
              </w:rPr>
            </w:pPr>
          </w:p>
        </w:tc>
        <w:tc>
          <w:tcPr>
            <w:tcW w:w="1080" w:type="dxa"/>
          </w:tcPr>
          <w:p w14:paraId="01503E1B" w14:textId="19042C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9E42AE" w14:textId="77777777" w:rsidR="002077FA" w:rsidRPr="00487927" w:rsidRDefault="002077FA" w:rsidP="00000C3C">
            <w:pPr>
              <w:jc w:val="center"/>
              <w:rPr>
                <w:rFonts w:cstheme="minorHAnsi"/>
                <w:szCs w:val="20"/>
              </w:rPr>
            </w:pPr>
          </w:p>
        </w:tc>
        <w:tc>
          <w:tcPr>
            <w:tcW w:w="1080" w:type="dxa"/>
          </w:tcPr>
          <w:p w14:paraId="0026E493" w14:textId="77777777" w:rsidR="002077FA" w:rsidRPr="00487927" w:rsidRDefault="002077FA" w:rsidP="00000C3C">
            <w:pPr>
              <w:jc w:val="center"/>
              <w:rPr>
                <w:rFonts w:cstheme="minorHAnsi"/>
                <w:szCs w:val="20"/>
              </w:rPr>
            </w:pPr>
          </w:p>
        </w:tc>
        <w:tc>
          <w:tcPr>
            <w:tcW w:w="1080" w:type="dxa"/>
          </w:tcPr>
          <w:p w14:paraId="7E6B54B7" w14:textId="7B18C412" w:rsidR="002077FA" w:rsidRPr="00487927" w:rsidRDefault="002077FA" w:rsidP="00000C3C">
            <w:pPr>
              <w:jc w:val="center"/>
              <w:rPr>
                <w:rFonts w:cstheme="minorHAnsi"/>
                <w:szCs w:val="20"/>
              </w:rPr>
            </w:pPr>
          </w:p>
        </w:tc>
        <w:tc>
          <w:tcPr>
            <w:tcW w:w="1080" w:type="dxa"/>
          </w:tcPr>
          <w:p w14:paraId="769DF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F61EB" w14:textId="77777777" w:rsidR="002077FA" w:rsidRPr="00487927" w:rsidRDefault="002077FA" w:rsidP="00000C3C">
            <w:pPr>
              <w:jc w:val="center"/>
              <w:rPr>
                <w:rFonts w:cstheme="minorHAnsi"/>
                <w:szCs w:val="20"/>
              </w:rPr>
            </w:pPr>
          </w:p>
        </w:tc>
      </w:tr>
      <w:tr w:rsidR="002077FA" w:rsidRPr="00487927" w14:paraId="29967A4A" w14:textId="350C62F7" w:rsidTr="002077FA">
        <w:tc>
          <w:tcPr>
            <w:tcW w:w="1255" w:type="dxa"/>
          </w:tcPr>
          <w:p w14:paraId="2573A5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2077FA" w:rsidRPr="00487927" w:rsidRDefault="002077FA" w:rsidP="00000C3C">
            <w:pPr>
              <w:jc w:val="center"/>
              <w:rPr>
                <w:rFonts w:cstheme="minorHAnsi"/>
                <w:szCs w:val="20"/>
              </w:rPr>
            </w:pPr>
          </w:p>
        </w:tc>
        <w:tc>
          <w:tcPr>
            <w:tcW w:w="1080" w:type="dxa"/>
          </w:tcPr>
          <w:p w14:paraId="609B2A3C" w14:textId="57E211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98B5A9" w14:textId="77777777" w:rsidR="002077FA" w:rsidRPr="00487927" w:rsidRDefault="002077FA" w:rsidP="00000C3C">
            <w:pPr>
              <w:jc w:val="center"/>
              <w:rPr>
                <w:rFonts w:cstheme="minorHAnsi"/>
                <w:szCs w:val="20"/>
              </w:rPr>
            </w:pPr>
          </w:p>
        </w:tc>
        <w:tc>
          <w:tcPr>
            <w:tcW w:w="1080" w:type="dxa"/>
          </w:tcPr>
          <w:p w14:paraId="0C87BEF8" w14:textId="77777777" w:rsidR="002077FA" w:rsidRPr="00487927" w:rsidRDefault="002077FA" w:rsidP="00000C3C">
            <w:pPr>
              <w:jc w:val="center"/>
              <w:rPr>
                <w:rFonts w:cstheme="minorHAnsi"/>
                <w:szCs w:val="20"/>
              </w:rPr>
            </w:pPr>
          </w:p>
        </w:tc>
        <w:tc>
          <w:tcPr>
            <w:tcW w:w="1080" w:type="dxa"/>
          </w:tcPr>
          <w:p w14:paraId="3BB03702" w14:textId="6F1B7C98" w:rsidR="002077FA" w:rsidRPr="00487927" w:rsidRDefault="002077FA" w:rsidP="00000C3C">
            <w:pPr>
              <w:jc w:val="center"/>
              <w:rPr>
                <w:rFonts w:cstheme="minorHAnsi"/>
                <w:szCs w:val="20"/>
              </w:rPr>
            </w:pPr>
          </w:p>
        </w:tc>
        <w:tc>
          <w:tcPr>
            <w:tcW w:w="1080" w:type="dxa"/>
          </w:tcPr>
          <w:p w14:paraId="723B21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3D7B77" w14:textId="77777777" w:rsidR="002077FA" w:rsidRPr="00487927" w:rsidRDefault="002077FA" w:rsidP="00000C3C">
            <w:pPr>
              <w:jc w:val="center"/>
              <w:rPr>
                <w:rFonts w:cstheme="minorHAnsi"/>
                <w:szCs w:val="20"/>
              </w:rPr>
            </w:pPr>
          </w:p>
        </w:tc>
      </w:tr>
      <w:tr w:rsidR="002077FA" w:rsidRPr="00487927" w14:paraId="405F7BAB" w14:textId="4CB666FC" w:rsidTr="002077FA">
        <w:tc>
          <w:tcPr>
            <w:tcW w:w="1255" w:type="dxa"/>
          </w:tcPr>
          <w:p w14:paraId="653A7BC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2077FA" w:rsidRPr="00487927" w:rsidRDefault="002077FA" w:rsidP="00000C3C">
            <w:pPr>
              <w:jc w:val="center"/>
              <w:rPr>
                <w:rFonts w:cstheme="minorHAnsi"/>
                <w:szCs w:val="20"/>
              </w:rPr>
            </w:pPr>
          </w:p>
        </w:tc>
        <w:tc>
          <w:tcPr>
            <w:tcW w:w="1080" w:type="dxa"/>
          </w:tcPr>
          <w:p w14:paraId="0FAB7F07" w14:textId="4E60E0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ED3F35" w14:textId="77777777" w:rsidR="002077FA" w:rsidRPr="00487927" w:rsidRDefault="002077FA" w:rsidP="00000C3C">
            <w:pPr>
              <w:jc w:val="center"/>
              <w:rPr>
                <w:rFonts w:cstheme="minorHAnsi"/>
                <w:szCs w:val="20"/>
              </w:rPr>
            </w:pPr>
          </w:p>
        </w:tc>
        <w:tc>
          <w:tcPr>
            <w:tcW w:w="1080" w:type="dxa"/>
          </w:tcPr>
          <w:p w14:paraId="363543B1" w14:textId="77777777" w:rsidR="002077FA" w:rsidRPr="00487927" w:rsidRDefault="002077FA" w:rsidP="00000C3C">
            <w:pPr>
              <w:jc w:val="center"/>
              <w:rPr>
                <w:rFonts w:cstheme="minorHAnsi"/>
                <w:szCs w:val="20"/>
              </w:rPr>
            </w:pPr>
          </w:p>
        </w:tc>
        <w:tc>
          <w:tcPr>
            <w:tcW w:w="1080" w:type="dxa"/>
          </w:tcPr>
          <w:p w14:paraId="4134DB14" w14:textId="4EB5F999" w:rsidR="002077FA" w:rsidRPr="00487927" w:rsidRDefault="002077FA" w:rsidP="00000C3C">
            <w:pPr>
              <w:jc w:val="center"/>
              <w:rPr>
                <w:rFonts w:cstheme="minorHAnsi"/>
                <w:szCs w:val="20"/>
              </w:rPr>
            </w:pPr>
          </w:p>
        </w:tc>
        <w:tc>
          <w:tcPr>
            <w:tcW w:w="1080" w:type="dxa"/>
          </w:tcPr>
          <w:p w14:paraId="23C55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C99BAD3" w14:textId="77777777" w:rsidR="002077FA" w:rsidRPr="00487927" w:rsidRDefault="002077FA" w:rsidP="00000C3C">
            <w:pPr>
              <w:jc w:val="center"/>
              <w:rPr>
                <w:rFonts w:cstheme="minorHAnsi"/>
                <w:szCs w:val="20"/>
              </w:rPr>
            </w:pPr>
          </w:p>
        </w:tc>
      </w:tr>
      <w:tr w:rsidR="002077FA" w:rsidRPr="00487927" w14:paraId="5D0A7DED" w14:textId="00A0EC00" w:rsidTr="002077FA">
        <w:tc>
          <w:tcPr>
            <w:tcW w:w="1255" w:type="dxa"/>
          </w:tcPr>
          <w:p w14:paraId="34B63B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2077FA" w:rsidRPr="00487927" w:rsidRDefault="002077FA" w:rsidP="00000C3C">
            <w:pPr>
              <w:jc w:val="center"/>
              <w:rPr>
                <w:rFonts w:cstheme="minorHAnsi"/>
                <w:szCs w:val="20"/>
              </w:rPr>
            </w:pPr>
          </w:p>
        </w:tc>
        <w:tc>
          <w:tcPr>
            <w:tcW w:w="1080" w:type="dxa"/>
          </w:tcPr>
          <w:p w14:paraId="4E142005" w14:textId="19B96C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E36A6D" w14:textId="77777777" w:rsidR="002077FA" w:rsidRPr="00487927" w:rsidRDefault="002077FA" w:rsidP="00000C3C">
            <w:pPr>
              <w:jc w:val="center"/>
              <w:rPr>
                <w:rFonts w:cstheme="minorHAnsi"/>
                <w:szCs w:val="20"/>
              </w:rPr>
            </w:pPr>
          </w:p>
        </w:tc>
        <w:tc>
          <w:tcPr>
            <w:tcW w:w="1080" w:type="dxa"/>
          </w:tcPr>
          <w:p w14:paraId="2C7ED911" w14:textId="77777777" w:rsidR="002077FA" w:rsidRPr="00487927" w:rsidRDefault="002077FA" w:rsidP="00000C3C">
            <w:pPr>
              <w:jc w:val="center"/>
              <w:rPr>
                <w:rFonts w:cstheme="minorHAnsi"/>
                <w:szCs w:val="20"/>
              </w:rPr>
            </w:pPr>
          </w:p>
        </w:tc>
        <w:tc>
          <w:tcPr>
            <w:tcW w:w="1080" w:type="dxa"/>
          </w:tcPr>
          <w:p w14:paraId="751D3259" w14:textId="3472A05D" w:rsidR="002077FA" w:rsidRPr="00487927" w:rsidRDefault="002077FA" w:rsidP="00000C3C">
            <w:pPr>
              <w:jc w:val="center"/>
              <w:rPr>
                <w:rFonts w:cstheme="minorHAnsi"/>
                <w:szCs w:val="20"/>
              </w:rPr>
            </w:pPr>
          </w:p>
        </w:tc>
        <w:tc>
          <w:tcPr>
            <w:tcW w:w="1080" w:type="dxa"/>
          </w:tcPr>
          <w:p w14:paraId="7C2170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8A6A15" w14:textId="77777777" w:rsidR="002077FA" w:rsidRPr="00487927" w:rsidRDefault="002077FA" w:rsidP="00000C3C">
            <w:pPr>
              <w:jc w:val="center"/>
              <w:rPr>
                <w:rFonts w:cstheme="minorHAnsi"/>
                <w:szCs w:val="20"/>
              </w:rPr>
            </w:pPr>
          </w:p>
        </w:tc>
      </w:tr>
      <w:tr w:rsidR="002077FA" w:rsidRPr="00487927" w14:paraId="0D6946AC" w14:textId="3114764E" w:rsidTr="002077FA">
        <w:tc>
          <w:tcPr>
            <w:tcW w:w="1255" w:type="dxa"/>
          </w:tcPr>
          <w:p w14:paraId="74A682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2077FA" w:rsidRPr="00487927" w:rsidRDefault="002077FA" w:rsidP="00000C3C">
            <w:pPr>
              <w:jc w:val="center"/>
              <w:rPr>
                <w:rFonts w:cstheme="minorHAnsi"/>
                <w:szCs w:val="20"/>
              </w:rPr>
            </w:pPr>
          </w:p>
        </w:tc>
        <w:tc>
          <w:tcPr>
            <w:tcW w:w="1080" w:type="dxa"/>
          </w:tcPr>
          <w:p w14:paraId="32E794ED" w14:textId="546F630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2FA72C" w14:textId="77777777" w:rsidR="002077FA" w:rsidRPr="00487927" w:rsidRDefault="002077FA" w:rsidP="00000C3C">
            <w:pPr>
              <w:jc w:val="center"/>
              <w:rPr>
                <w:rFonts w:cstheme="minorHAnsi"/>
                <w:szCs w:val="20"/>
              </w:rPr>
            </w:pPr>
          </w:p>
        </w:tc>
        <w:tc>
          <w:tcPr>
            <w:tcW w:w="1080" w:type="dxa"/>
          </w:tcPr>
          <w:p w14:paraId="338BB1AA" w14:textId="77777777" w:rsidR="002077FA" w:rsidRPr="00487927" w:rsidRDefault="002077FA" w:rsidP="00000C3C">
            <w:pPr>
              <w:jc w:val="center"/>
              <w:rPr>
                <w:rFonts w:cstheme="minorHAnsi"/>
                <w:szCs w:val="20"/>
              </w:rPr>
            </w:pPr>
          </w:p>
        </w:tc>
        <w:tc>
          <w:tcPr>
            <w:tcW w:w="1080" w:type="dxa"/>
          </w:tcPr>
          <w:p w14:paraId="79491A71" w14:textId="195A2D61" w:rsidR="002077FA" w:rsidRPr="00487927" w:rsidRDefault="002077FA" w:rsidP="00000C3C">
            <w:pPr>
              <w:jc w:val="center"/>
              <w:rPr>
                <w:rFonts w:cstheme="minorHAnsi"/>
                <w:szCs w:val="20"/>
              </w:rPr>
            </w:pPr>
          </w:p>
        </w:tc>
        <w:tc>
          <w:tcPr>
            <w:tcW w:w="1080" w:type="dxa"/>
          </w:tcPr>
          <w:p w14:paraId="048852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0B68FF" w14:textId="77777777" w:rsidR="002077FA" w:rsidRPr="00487927" w:rsidRDefault="002077FA" w:rsidP="00000C3C">
            <w:pPr>
              <w:jc w:val="center"/>
              <w:rPr>
                <w:rFonts w:cstheme="minorHAnsi"/>
                <w:szCs w:val="20"/>
              </w:rPr>
            </w:pPr>
          </w:p>
        </w:tc>
      </w:tr>
      <w:tr w:rsidR="002077FA" w:rsidRPr="00487927" w14:paraId="26CE4EE5" w14:textId="45C7F699" w:rsidTr="002077FA">
        <w:tc>
          <w:tcPr>
            <w:tcW w:w="1255" w:type="dxa"/>
          </w:tcPr>
          <w:p w14:paraId="515A66F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2077FA" w:rsidRPr="00487927" w:rsidRDefault="002077FA" w:rsidP="00000C3C">
            <w:pPr>
              <w:jc w:val="center"/>
              <w:rPr>
                <w:rFonts w:cstheme="minorHAnsi"/>
                <w:szCs w:val="20"/>
              </w:rPr>
            </w:pPr>
          </w:p>
        </w:tc>
        <w:tc>
          <w:tcPr>
            <w:tcW w:w="1080" w:type="dxa"/>
          </w:tcPr>
          <w:p w14:paraId="142D8D91" w14:textId="6B40F4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ACD11" w14:textId="77777777" w:rsidR="002077FA" w:rsidRPr="00487927" w:rsidRDefault="002077FA" w:rsidP="00000C3C">
            <w:pPr>
              <w:jc w:val="center"/>
              <w:rPr>
                <w:rFonts w:cstheme="minorHAnsi"/>
                <w:szCs w:val="20"/>
              </w:rPr>
            </w:pPr>
          </w:p>
        </w:tc>
        <w:tc>
          <w:tcPr>
            <w:tcW w:w="1080" w:type="dxa"/>
          </w:tcPr>
          <w:p w14:paraId="4F167DC6" w14:textId="77777777" w:rsidR="002077FA" w:rsidRPr="00487927" w:rsidRDefault="002077FA" w:rsidP="00000C3C">
            <w:pPr>
              <w:jc w:val="center"/>
              <w:rPr>
                <w:rFonts w:cstheme="minorHAnsi"/>
                <w:szCs w:val="20"/>
              </w:rPr>
            </w:pPr>
          </w:p>
        </w:tc>
        <w:tc>
          <w:tcPr>
            <w:tcW w:w="1080" w:type="dxa"/>
          </w:tcPr>
          <w:p w14:paraId="329CBA1C" w14:textId="112B8EEB" w:rsidR="002077FA" w:rsidRPr="00487927" w:rsidRDefault="002077FA" w:rsidP="00000C3C">
            <w:pPr>
              <w:jc w:val="center"/>
              <w:rPr>
                <w:rFonts w:cstheme="minorHAnsi"/>
                <w:szCs w:val="20"/>
              </w:rPr>
            </w:pPr>
          </w:p>
        </w:tc>
        <w:tc>
          <w:tcPr>
            <w:tcW w:w="1080" w:type="dxa"/>
          </w:tcPr>
          <w:p w14:paraId="419C941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4C1E15" w14:textId="77777777" w:rsidR="002077FA" w:rsidRPr="00487927" w:rsidRDefault="002077FA" w:rsidP="00000C3C">
            <w:pPr>
              <w:jc w:val="center"/>
              <w:rPr>
                <w:rFonts w:cstheme="minorHAnsi"/>
                <w:szCs w:val="20"/>
              </w:rPr>
            </w:pPr>
          </w:p>
        </w:tc>
      </w:tr>
      <w:tr w:rsidR="002077FA" w:rsidRPr="00487927" w14:paraId="01B2FB42" w14:textId="3A2ABE95" w:rsidTr="002077FA">
        <w:tc>
          <w:tcPr>
            <w:tcW w:w="1255" w:type="dxa"/>
          </w:tcPr>
          <w:p w14:paraId="13040E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2077FA" w:rsidRPr="00487927" w:rsidRDefault="002077FA" w:rsidP="00000C3C">
            <w:pPr>
              <w:jc w:val="center"/>
              <w:rPr>
                <w:rFonts w:cstheme="minorHAnsi"/>
                <w:szCs w:val="20"/>
              </w:rPr>
            </w:pPr>
          </w:p>
        </w:tc>
        <w:tc>
          <w:tcPr>
            <w:tcW w:w="1080" w:type="dxa"/>
          </w:tcPr>
          <w:p w14:paraId="1DBB3F48" w14:textId="54B8E4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A99BA7" w14:textId="77777777" w:rsidR="002077FA" w:rsidRPr="00487927" w:rsidRDefault="002077FA" w:rsidP="00000C3C">
            <w:pPr>
              <w:jc w:val="center"/>
              <w:rPr>
                <w:rFonts w:cstheme="minorHAnsi"/>
                <w:szCs w:val="20"/>
              </w:rPr>
            </w:pPr>
          </w:p>
        </w:tc>
        <w:tc>
          <w:tcPr>
            <w:tcW w:w="1080" w:type="dxa"/>
          </w:tcPr>
          <w:p w14:paraId="413FF6BC" w14:textId="77777777" w:rsidR="002077FA" w:rsidRPr="00487927" w:rsidRDefault="002077FA" w:rsidP="00000C3C">
            <w:pPr>
              <w:jc w:val="center"/>
              <w:rPr>
                <w:rFonts w:cstheme="minorHAnsi"/>
                <w:szCs w:val="20"/>
              </w:rPr>
            </w:pPr>
          </w:p>
        </w:tc>
        <w:tc>
          <w:tcPr>
            <w:tcW w:w="1080" w:type="dxa"/>
          </w:tcPr>
          <w:p w14:paraId="33775E76" w14:textId="2CE3FBCF" w:rsidR="002077FA" w:rsidRPr="00487927" w:rsidRDefault="002077FA" w:rsidP="00000C3C">
            <w:pPr>
              <w:jc w:val="center"/>
              <w:rPr>
                <w:rFonts w:cstheme="minorHAnsi"/>
                <w:szCs w:val="20"/>
              </w:rPr>
            </w:pPr>
          </w:p>
        </w:tc>
        <w:tc>
          <w:tcPr>
            <w:tcW w:w="1080" w:type="dxa"/>
          </w:tcPr>
          <w:p w14:paraId="056F9C4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DE2164" w14:textId="77777777" w:rsidR="002077FA" w:rsidRPr="00487927" w:rsidRDefault="002077FA" w:rsidP="00000C3C">
            <w:pPr>
              <w:jc w:val="center"/>
              <w:rPr>
                <w:rFonts w:cstheme="minorHAnsi"/>
                <w:szCs w:val="20"/>
              </w:rPr>
            </w:pPr>
          </w:p>
        </w:tc>
      </w:tr>
      <w:tr w:rsidR="002077FA" w:rsidRPr="00487927" w14:paraId="6D7EBAED" w14:textId="28B3A2D7" w:rsidTr="002077FA">
        <w:tc>
          <w:tcPr>
            <w:tcW w:w="1255" w:type="dxa"/>
          </w:tcPr>
          <w:p w14:paraId="1F0B35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2077FA" w:rsidRPr="00487927" w:rsidRDefault="002077FA" w:rsidP="00000C3C">
            <w:pPr>
              <w:jc w:val="center"/>
              <w:rPr>
                <w:rFonts w:cstheme="minorHAnsi"/>
                <w:szCs w:val="20"/>
              </w:rPr>
            </w:pPr>
          </w:p>
        </w:tc>
        <w:tc>
          <w:tcPr>
            <w:tcW w:w="1080" w:type="dxa"/>
          </w:tcPr>
          <w:p w14:paraId="0C03522B" w14:textId="5B41C8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76F4E" w14:textId="77777777" w:rsidR="002077FA" w:rsidRPr="00487927" w:rsidRDefault="002077FA" w:rsidP="00000C3C">
            <w:pPr>
              <w:jc w:val="center"/>
              <w:rPr>
                <w:rFonts w:cstheme="minorHAnsi"/>
                <w:szCs w:val="20"/>
              </w:rPr>
            </w:pPr>
          </w:p>
        </w:tc>
        <w:tc>
          <w:tcPr>
            <w:tcW w:w="1080" w:type="dxa"/>
          </w:tcPr>
          <w:p w14:paraId="0F6850BC" w14:textId="77777777" w:rsidR="002077FA" w:rsidRPr="00487927" w:rsidRDefault="002077FA" w:rsidP="00000C3C">
            <w:pPr>
              <w:jc w:val="center"/>
              <w:rPr>
                <w:rFonts w:cstheme="minorHAnsi"/>
                <w:szCs w:val="20"/>
              </w:rPr>
            </w:pPr>
          </w:p>
        </w:tc>
        <w:tc>
          <w:tcPr>
            <w:tcW w:w="1080" w:type="dxa"/>
          </w:tcPr>
          <w:p w14:paraId="76740127" w14:textId="4DE96F86" w:rsidR="002077FA" w:rsidRPr="00487927" w:rsidRDefault="002077FA" w:rsidP="00000C3C">
            <w:pPr>
              <w:jc w:val="center"/>
              <w:rPr>
                <w:rFonts w:cstheme="minorHAnsi"/>
                <w:szCs w:val="20"/>
              </w:rPr>
            </w:pPr>
          </w:p>
        </w:tc>
        <w:tc>
          <w:tcPr>
            <w:tcW w:w="1080" w:type="dxa"/>
          </w:tcPr>
          <w:p w14:paraId="5B5D24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7ADDB6" w14:textId="77777777" w:rsidR="002077FA" w:rsidRPr="00487927" w:rsidRDefault="002077FA" w:rsidP="00000C3C">
            <w:pPr>
              <w:jc w:val="center"/>
              <w:rPr>
                <w:rFonts w:cstheme="minorHAnsi"/>
                <w:szCs w:val="20"/>
              </w:rPr>
            </w:pPr>
          </w:p>
        </w:tc>
      </w:tr>
      <w:tr w:rsidR="002077FA" w:rsidRPr="00487927" w14:paraId="10D25FC5" w14:textId="1A984D29" w:rsidTr="002077FA">
        <w:tc>
          <w:tcPr>
            <w:tcW w:w="1255" w:type="dxa"/>
          </w:tcPr>
          <w:p w14:paraId="1184D7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2077FA" w:rsidRPr="00487927" w:rsidRDefault="002077FA" w:rsidP="00000C3C">
            <w:pPr>
              <w:jc w:val="center"/>
              <w:rPr>
                <w:rFonts w:cstheme="minorHAnsi"/>
                <w:szCs w:val="20"/>
              </w:rPr>
            </w:pPr>
          </w:p>
        </w:tc>
        <w:tc>
          <w:tcPr>
            <w:tcW w:w="1080" w:type="dxa"/>
          </w:tcPr>
          <w:p w14:paraId="303D9B27" w14:textId="4ACC3D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425CA4" w14:textId="77777777" w:rsidR="002077FA" w:rsidRPr="00487927" w:rsidRDefault="002077FA" w:rsidP="00000C3C">
            <w:pPr>
              <w:jc w:val="center"/>
              <w:rPr>
                <w:rFonts w:cstheme="minorHAnsi"/>
                <w:szCs w:val="20"/>
              </w:rPr>
            </w:pPr>
          </w:p>
        </w:tc>
        <w:tc>
          <w:tcPr>
            <w:tcW w:w="1080" w:type="dxa"/>
          </w:tcPr>
          <w:p w14:paraId="5420271A" w14:textId="77777777" w:rsidR="002077FA" w:rsidRPr="00487927" w:rsidRDefault="002077FA" w:rsidP="00000C3C">
            <w:pPr>
              <w:jc w:val="center"/>
              <w:rPr>
                <w:rFonts w:cstheme="minorHAnsi"/>
                <w:szCs w:val="20"/>
              </w:rPr>
            </w:pPr>
          </w:p>
        </w:tc>
        <w:tc>
          <w:tcPr>
            <w:tcW w:w="1080" w:type="dxa"/>
          </w:tcPr>
          <w:p w14:paraId="4675E74E" w14:textId="2FEDE2BD" w:rsidR="002077FA" w:rsidRPr="00487927" w:rsidRDefault="002077FA" w:rsidP="00000C3C">
            <w:pPr>
              <w:jc w:val="center"/>
              <w:rPr>
                <w:rFonts w:cstheme="minorHAnsi"/>
                <w:szCs w:val="20"/>
              </w:rPr>
            </w:pPr>
          </w:p>
        </w:tc>
        <w:tc>
          <w:tcPr>
            <w:tcW w:w="1080" w:type="dxa"/>
          </w:tcPr>
          <w:p w14:paraId="343787C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D4E0A7" w14:textId="77777777" w:rsidR="002077FA" w:rsidRPr="00487927" w:rsidRDefault="002077FA" w:rsidP="00000C3C">
            <w:pPr>
              <w:jc w:val="center"/>
              <w:rPr>
                <w:rFonts w:cstheme="minorHAnsi"/>
                <w:szCs w:val="20"/>
              </w:rPr>
            </w:pPr>
          </w:p>
        </w:tc>
      </w:tr>
      <w:tr w:rsidR="002077FA" w:rsidRPr="00487927" w14:paraId="0B3D0388" w14:textId="04BB60CE" w:rsidTr="002077FA">
        <w:tc>
          <w:tcPr>
            <w:tcW w:w="1255" w:type="dxa"/>
          </w:tcPr>
          <w:p w14:paraId="35F9DF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503_02</w:t>
            </w:r>
          </w:p>
        </w:tc>
        <w:tc>
          <w:tcPr>
            <w:tcW w:w="1080" w:type="dxa"/>
          </w:tcPr>
          <w:p w14:paraId="32E94302" w14:textId="77777777" w:rsidR="002077FA" w:rsidRPr="00487927" w:rsidRDefault="002077FA" w:rsidP="00000C3C">
            <w:pPr>
              <w:jc w:val="center"/>
              <w:rPr>
                <w:rFonts w:cstheme="minorHAnsi"/>
                <w:szCs w:val="20"/>
              </w:rPr>
            </w:pPr>
          </w:p>
        </w:tc>
        <w:tc>
          <w:tcPr>
            <w:tcW w:w="1080" w:type="dxa"/>
          </w:tcPr>
          <w:p w14:paraId="4DFAF9F5" w14:textId="38D0877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E3EFCE" w14:textId="77777777" w:rsidR="002077FA" w:rsidRPr="00487927" w:rsidRDefault="002077FA" w:rsidP="00000C3C">
            <w:pPr>
              <w:jc w:val="center"/>
              <w:rPr>
                <w:rFonts w:cstheme="minorHAnsi"/>
                <w:szCs w:val="20"/>
              </w:rPr>
            </w:pPr>
          </w:p>
        </w:tc>
        <w:tc>
          <w:tcPr>
            <w:tcW w:w="1080" w:type="dxa"/>
          </w:tcPr>
          <w:p w14:paraId="5379172F" w14:textId="77777777" w:rsidR="002077FA" w:rsidRPr="00487927" w:rsidRDefault="002077FA" w:rsidP="00000C3C">
            <w:pPr>
              <w:jc w:val="center"/>
              <w:rPr>
                <w:rFonts w:cstheme="minorHAnsi"/>
                <w:szCs w:val="20"/>
              </w:rPr>
            </w:pPr>
          </w:p>
        </w:tc>
        <w:tc>
          <w:tcPr>
            <w:tcW w:w="1080" w:type="dxa"/>
          </w:tcPr>
          <w:p w14:paraId="3053F98E" w14:textId="7089045B" w:rsidR="002077FA" w:rsidRPr="00487927" w:rsidRDefault="002077FA" w:rsidP="00000C3C">
            <w:pPr>
              <w:jc w:val="center"/>
              <w:rPr>
                <w:rFonts w:cstheme="minorHAnsi"/>
                <w:szCs w:val="20"/>
              </w:rPr>
            </w:pPr>
          </w:p>
        </w:tc>
        <w:tc>
          <w:tcPr>
            <w:tcW w:w="1080" w:type="dxa"/>
          </w:tcPr>
          <w:p w14:paraId="209996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7D7529" w14:textId="77777777" w:rsidR="002077FA" w:rsidRPr="00487927" w:rsidRDefault="002077FA" w:rsidP="00000C3C">
            <w:pPr>
              <w:jc w:val="center"/>
              <w:rPr>
                <w:rFonts w:cstheme="minorHAnsi"/>
                <w:szCs w:val="20"/>
              </w:rPr>
            </w:pPr>
          </w:p>
        </w:tc>
      </w:tr>
      <w:tr w:rsidR="002077FA" w:rsidRPr="00487927" w14:paraId="346AA209" w14:textId="1F0473D3" w:rsidTr="002077FA">
        <w:tc>
          <w:tcPr>
            <w:tcW w:w="1255" w:type="dxa"/>
          </w:tcPr>
          <w:p w14:paraId="6C1671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2077FA" w:rsidRPr="00487927" w:rsidRDefault="002077FA" w:rsidP="00000C3C">
            <w:pPr>
              <w:jc w:val="center"/>
              <w:rPr>
                <w:rFonts w:cstheme="minorHAnsi"/>
                <w:szCs w:val="20"/>
              </w:rPr>
            </w:pPr>
          </w:p>
        </w:tc>
        <w:tc>
          <w:tcPr>
            <w:tcW w:w="1080" w:type="dxa"/>
          </w:tcPr>
          <w:p w14:paraId="3400B36D" w14:textId="39BC83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2D7249" w14:textId="77777777" w:rsidR="002077FA" w:rsidRPr="00487927" w:rsidRDefault="002077FA" w:rsidP="00000C3C">
            <w:pPr>
              <w:jc w:val="center"/>
              <w:rPr>
                <w:rFonts w:cstheme="minorHAnsi"/>
                <w:szCs w:val="20"/>
              </w:rPr>
            </w:pPr>
          </w:p>
        </w:tc>
        <w:tc>
          <w:tcPr>
            <w:tcW w:w="1080" w:type="dxa"/>
          </w:tcPr>
          <w:p w14:paraId="01D09D56" w14:textId="77777777" w:rsidR="002077FA" w:rsidRPr="00487927" w:rsidRDefault="002077FA" w:rsidP="00000C3C">
            <w:pPr>
              <w:jc w:val="center"/>
              <w:rPr>
                <w:rFonts w:cstheme="minorHAnsi"/>
                <w:szCs w:val="20"/>
              </w:rPr>
            </w:pPr>
          </w:p>
        </w:tc>
        <w:tc>
          <w:tcPr>
            <w:tcW w:w="1080" w:type="dxa"/>
          </w:tcPr>
          <w:p w14:paraId="19F01B9D" w14:textId="677B574A" w:rsidR="002077FA" w:rsidRPr="00487927" w:rsidRDefault="002077FA" w:rsidP="00000C3C">
            <w:pPr>
              <w:jc w:val="center"/>
              <w:rPr>
                <w:rFonts w:cstheme="minorHAnsi"/>
                <w:szCs w:val="20"/>
              </w:rPr>
            </w:pPr>
          </w:p>
        </w:tc>
        <w:tc>
          <w:tcPr>
            <w:tcW w:w="1080" w:type="dxa"/>
          </w:tcPr>
          <w:p w14:paraId="2B6026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DC1589" w14:textId="77777777" w:rsidR="002077FA" w:rsidRPr="00487927" w:rsidRDefault="002077FA" w:rsidP="00000C3C">
            <w:pPr>
              <w:jc w:val="center"/>
              <w:rPr>
                <w:rFonts w:cstheme="minorHAnsi"/>
                <w:szCs w:val="20"/>
              </w:rPr>
            </w:pPr>
          </w:p>
        </w:tc>
      </w:tr>
      <w:tr w:rsidR="002077FA" w:rsidRPr="00487927" w14:paraId="637395E1" w14:textId="7E32DEDD" w:rsidTr="002077FA">
        <w:tc>
          <w:tcPr>
            <w:tcW w:w="1255" w:type="dxa"/>
          </w:tcPr>
          <w:p w14:paraId="5C71E1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2077FA" w:rsidRPr="00487927" w:rsidRDefault="002077FA" w:rsidP="00000C3C">
            <w:pPr>
              <w:jc w:val="center"/>
              <w:rPr>
                <w:rFonts w:cstheme="minorHAnsi"/>
                <w:szCs w:val="20"/>
              </w:rPr>
            </w:pPr>
          </w:p>
        </w:tc>
        <w:tc>
          <w:tcPr>
            <w:tcW w:w="1080" w:type="dxa"/>
          </w:tcPr>
          <w:p w14:paraId="17D3C6C8" w14:textId="2A441B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854B40" w14:textId="77777777" w:rsidR="002077FA" w:rsidRPr="00487927" w:rsidRDefault="002077FA" w:rsidP="00000C3C">
            <w:pPr>
              <w:jc w:val="center"/>
              <w:rPr>
                <w:rFonts w:cstheme="minorHAnsi"/>
                <w:szCs w:val="20"/>
              </w:rPr>
            </w:pPr>
          </w:p>
        </w:tc>
        <w:tc>
          <w:tcPr>
            <w:tcW w:w="1080" w:type="dxa"/>
          </w:tcPr>
          <w:p w14:paraId="50640A6F" w14:textId="77777777" w:rsidR="002077FA" w:rsidRPr="00487927" w:rsidRDefault="002077FA" w:rsidP="00000C3C">
            <w:pPr>
              <w:jc w:val="center"/>
              <w:rPr>
                <w:rFonts w:cstheme="minorHAnsi"/>
                <w:szCs w:val="20"/>
              </w:rPr>
            </w:pPr>
          </w:p>
        </w:tc>
        <w:tc>
          <w:tcPr>
            <w:tcW w:w="1080" w:type="dxa"/>
          </w:tcPr>
          <w:p w14:paraId="327DA154" w14:textId="3B308B7D" w:rsidR="002077FA" w:rsidRPr="00487927" w:rsidRDefault="002077FA" w:rsidP="00000C3C">
            <w:pPr>
              <w:jc w:val="center"/>
              <w:rPr>
                <w:rFonts w:cstheme="minorHAnsi"/>
                <w:szCs w:val="20"/>
              </w:rPr>
            </w:pPr>
          </w:p>
        </w:tc>
        <w:tc>
          <w:tcPr>
            <w:tcW w:w="1080" w:type="dxa"/>
          </w:tcPr>
          <w:p w14:paraId="18A2CF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9CCA09" w14:textId="77777777" w:rsidR="002077FA" w:rsidRPr="00487927" w:rsidRDefault="002077FA" w:rsidP="00000C3C">
            <w:pPr>
              <w:jc w:val="center"/>
              <w:rPr>
                <w:rFonts w:cstheme="minorHAnsi"/>
                <w:szCs w:val="20"/>
              </w:rPr>
            </w:pPr>
          </w:p>
        </w:tc>
      </w:tr>
      <w:tr w:rsidR="002077FA" w:rsidRPr="00487927" w14:paraId="50DF1AAB" w14:textId="19FF7797" w:rsidTr="002077FA">
        <w:tc>
          <w:tcPr>
            <w:tcW w:w="1255" w:type="dxa"/>
          </w:tcPr>
          <w:p w14:paraId="265974E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2077FA" w:rsidRPr="00487927" w:rsidRDefault="002077FA" w:rsidP="00000C3C">
            <w:pPr>
              <w:jc w:val="center"/>
              <w:rPr>
                <w:rFonts w:cstheme="minorHAnsi"/>
                <w:szCs w:val="20"/>
              </w:rPr>
            </w:pPr>
          </w:p>
        </w:tc>
        <w:tc>
          <w:tcPr>
            <w:tcW w:w="1080" w:type="dxa"/>
          </w:tcPr>
          <w:p w14:paraId="50E72985" w14:textId="4BE125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82AE57" w14:textId="77777777" w:rsidR="002077FA" w:rsidRPr="00487927" w:rsidRDefault="002077FA" w:rsidP="00000C3C">
            <w:pPr>
              <w:jc w:val="center"/>
              <w:rPr>
                <w:rFonts w:cstheme="minorHAnsi"/>
                <w:szCs w:val="20"/>
              </w:rPr>
            </w:pPr>
          </w:p>
        </w:tc>
        <w:tc>
          <w:tcPr>
            <w:tcW w:w="1080" w:type="dxa"/>
          </w:tcPr>
          <w:p w14:paraId="4885FBBE" w14:textId="77777777" w:rsidR="002077FA" w:rsidRPr="00487927" w:rsidRDefault="002077FA" w:rsidP="00000C3C">
            <w:pPr>
              <w:jc w:val="center"/>
              <w:rPr>
                <w:rFonts w:cstheme="minorHAnsi"/>
                <w:szCs w:val="20"/>
              </w:rPr>
            </w:pPr>
          </w:p>
        </w:tc>
        <w:tc>
          <w:tcPr>
            <w:tcW w:w="1080" w:type="dxa"/>
          </w:tcPr>
          <w:p w14:paraId="4F30BE77" w14:textId="28F134DE" w:rsidR="002077FA" w:rsidRPr="00487927" w:rsidRDefault="002077FA" w:rsidP="00000C3C">
            <w:pPr>
              <w:jc w:val="center"/>
              <w:rPr>
                <w:rFonts w:cstheme="minorHAnsi"/>
                <w:szCs w:val="20"/>
              </w:rPr>
            </w:pPr>
          </w:p>
        </w:tc>
        <w:tc>
          <w:tcPr>
            <w:tcW w:w="1080" w:type="dxa"/>
          </w:tcPr>
          <w:p w14:paraId="1C07AB5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9B97CC" w14:textId="77777777" w:rsidR="002077FA" w:rsidRPr="00487927" w:rsidRDefault="002077FA" w:rsidP="00000C3C">
            <w:pPr>
              <w:jc w:val="center"/>
              <w:rPr>
                <w:rFonts w:cstheme="minorHAnsi"/>
                <w:szCs w:val="20"/>
              </w:rPr>
            </w:pPr>
          </w:p>
        </w:tc>
      </w:tr>
      <w:tr w:rsidR="002077FA" w:rsidRPr="00487927" w14:paraId="1122F3D3" w14:textId="041B5E71" w:rsidTr="002077FA">
        <w:tc>
          <w:tcPr>
            <w:tcW w:w="1255" w:type="dxa"/>
          </w:tcPr>
          <w:p w14:paraId="20C73D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2077FA" w:rsidRPr="00487927" w:rsidRDefault="002077FA" w:rsidP="00000C3C">
            <w:pPr>
              <w:jc w:val="center"/>
              <w:rPr>
                <w:rFonts w:cstheme="minorHAnsi"/>
                <w:szCs w:val="20"/>
              </w:rPr>
            </w:pPr>
          </w:p>
        </w:tc>
        <w:tc>
          <w:tcPr>
            <w:tcW w:w="1080" w:type="dxa"/>
          </w:tcPr>
          <w:p w14:paraId="16879BBA" w14:textId="2A3BA8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096CF8" w14:textId="77777777" w:rsidR="002077FA" w:rsidRPr="00487927" w:rsidRDefault="002077FA" w:rsidP="00000C3C">
            <w:pPr>
              <w:jc w:val="center"/>
              <w:rPr>
                <w:rFonts w:cstheme="minorHAnsi"/>
                <w:szCs w:val="20"/>
              </w:rPr>
            </w:pPr>
          </w:p>
        </w:tc>
        <w:tc>
          <w:tcPr>
            <w:tcW w:w="1080" w:type="dxa"/>
          </w:tcPr>
          <w:p w14:paraId="3E648FDC" w14:textId="77777777" w:rsidR="002077FA" w:rsidRPr="00487927" w:rsidRDefault="002077FA" w:rsidP="00000C3C">
            <w:pPr>
              <w:jc w:val="center"/>
              <w:rPr>
                <w:rFonts w:cstheme="minorHAnsi"/>
                <w:szCs w:val="20"/>
              </w:rPr>
            </w:pPr>
          </w:p>
        </w:tc>
        <w:tc>
          <w:tcPr>
            <w:tcW w:w="1080" w:type="dxa"/>
          </w:tcPr>
          <w:p w14:paraId="6B6DDF7F" w14:textId="571792B8" w:rsidR="002077FA" w:rsidRPr="00487927" w:rsidRDefault="002077FA" w:rsidP="00000C3C">
            <w:pPr>
              <w:jc w:val="center"/>
              <w:rPr>
                <w:rFonts w:cstheme="minorHAnsi"/>
                <w:szCs w:val="20"/>
              </w:rPr>
            </w:pPr>
          </w:p>
        </w:tc>
        <w:tc>
          <w:tcPr>
            <w:tcW w:w="1080" w:type="dxa"/>
          </w:tcPr>
          <w:p w14:paraId="7123FC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02D185" w14:textId="77777777" w:rsidR="002077FA" w:rsidRPr="00487927" w:rsidRDefault="002077FA" w:rsidP="00000C3C">
            <w:pPr>
              <w:jc w:val="center"/>
              <w:rPr>
                <w:rFonts w:cstheme="minorHAnsi"/>
                <w:szCs w:val="20"/>
              </w:rPr>
            </w:pPr>
          </w:p>
        </w:tc>
      </w:tr>
      <w:tr w:rsidR="002077FA" w:rsidRPr="00487927" w14:paraId="0C0191B9" w14:textId="6C2CA531" w:rsidTr="002077FA">
        <w:tc>
          <w:tcPr>
            <w:tcW w:w="1255" w:type="dxa"/>
          </w:tcPr>
          <w:p w14:paraId="04646C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2077FA" w:rsidRPr="00487927" w:rsidRDefault="002077FA" w:rsidP="00000C3C">
            <w:pPr>
              <w:jc w:val="center"/>
              <w:rPr>
                <w:rFonts w:cstheme="minorHAnsi"/>
                <w:szCs w:val="20"/>
              </w:rPr>
            </w:pPr>
          </w:p>
        </w:tc>
        <w:tc>
          <w:tcPr>
            <w:tcW w:w="1080" w:type="dxa"/>
          </w:tcPr>
          <w:p w14:paraId="1BA4407A" w14:textId="4BB2B00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95E2F" w14:textId="77777777" w:rsidR="002077FA" w:rsidRPr="00487927" w:rsidRDefault="002077FA" w:rsidP="00000C3C">
            <w:pPr>
              <w:jc w:val="center"/>
              <w:rPr>
                <w:rFonts w:cstheme="minorHAnsi"/>
                <w:szCs w:val="20"/>
              </w:rPr>
            </w:pPr>
          </w:p>
        </w:tc>
        <w:tc>
          <w:tcPr>
            <w:tcW w:w="1080" w:type="dxa"/>
          </w:tcPr>
          <w:p w14:paraId="3250EA8A" w14:textId="77777777" w:rsidR="002077FA" w:rsidRPr="00487927" w:rsidRDefault="002077FA" w:rsidP="00000C3C">
            <w:pPr>
              <w:jc w:val="center"/>
              <w:rPr>
                <w:rFonts w:cstheme="minorHAnsi"/>
                <w:szCs w:val="20"/>
              </w:rPr>
            </w:pPr>
          </w:p>
        </w:tc>
        <w:tc>
          <w:tcPr>
            <w:tcW w:w="1080" w:type="dxa"/>
          </w:tcPr>
          <w:p w14:paraId="074A3C19" w14:textId="32EFBDCB" w:rsidR="002077FA" w:rsidRPr="00487927" w:rsidRDefault="002077FA" w:rsidP="00000C3C">
            <w:pPr>
              <w:jc w:val="center"/>
              <w:rPr>
                <w:rFonts w:cstheme="minorHAnsi"/>
                <w:szCs w:val="20"/>
              </w:rPr>
            </w:pPr>
          </w:p>
        </w:tc>
        <w:tc>
          <w:tcPr>
            <w:tcW w:w="1080" w:type="dxa"/>
          </w:tcPr>
          <w:p w14:paraId="45F0524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CA4CC1" w14:textId="77777777" w:rsidR="002077FA" w:rsidRPr="00487927" w:rsidRDefault="002077FA" w:rsidP="00000C3C">
            <w:pPr>
              <w:jc w:val="center"/>
              <w:rPr>
                <w:rFonts w:cstheme="minorHAnsi"/>
                <w:szCs w:val="20"/>
              </w:rPr>
            </w:pPr>
          </w:p>
        </w:tc>
      </w:tr>
      <w:tr w:rsidR="002077FA" w:rsidRPr="00487927" w14:paraId="028F3529" w14:textId="76EF36A4" w:rsidTr="002077FA">
        <w:tc>
          <w:tcPr>
            <w:tcW w:w="1255" w:type="dxa"/>
          </w:tcPr>
          <w:p w14:paraId="3711D93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2077FA" w:rsidRPr="00487927" w:rsidRDefault="002077FA" w:rsidP="00000C3C">
            <w:pPr>
              <w:jc w:val="center"/>
              <w:rPr>
                <w:rFonts w:cstheme="minorHAnsi"/>
                <w:szCs w:val="20"/>
              </w:rPr>
            </w:pPr>
          </w:p>
        </w:tc>
        <w:tc>
          <w:tcPr>
            <w:tcW w:w="1080" w:type="dxa"/>
          </w:tcPr>
          <w:p w14:paraId="42C5D988" w14:textId="39ADF0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FB70E8" w14:textId="77777777" w:rsidR="002077FA" w:rsidRPr="00487927" w:rsidRDefault="002077FA" w:rsidP="00000C3C">
            <w:pPr>
              <w:jc w:val="center"/>
              <w:rPr>
                <w:rFonts w:cstheme="minorHAnsi"/>
                <w:szCs w:val="20"/>
              </w:rPr>
            </w:pPr>
          </w:p>
        </w:tc>
        <w:tc>
          <w:tcPr>
            <w:tcW w:w="1080" w:type="dxa"/>
          </w:tcPr>
          <w:p w14:paraId="4494488D" w14:textId="77777777" w:rsidR="002077FA" w:rsidRPr="00487927" w:rsidRDefault="002077FA" w:rsidP="00000C3C">
            <w:pPr>
              <w:jc w:val="center"/>
              <w:rPr>
                <w:rFonts w:cstheme="minorHAnsi"/>
                <w:szCs w:val="20"/>
              </w:rPr>
            </w:pPr>
          </w:p>
        </w:tc>
        <w:tc>
          <w:tcPr>
            <w:tcW w:w="1080" w:type="dxa"/>
          </w:tcPr>
          <w:p w14:paraId="3B37211B" w14:textId="65428925" w:rsidR="002077FA" w:rsidRPr="00487927" w:rsidRDefault="002077FA" w:rsidP="00000C3C">
            <w:pPr>
              <w:jc w:val="center"/>
              <w:rPr>
                <w:rFonts w:cstheme="minorHAnsi"/>
                <w:szCs w:val="20"/>
              </w:rPr>
            </w:pPr>
          </w:p>
        </w:tc>
        <w:tc>
          <w:tcPr>
            <w:tcW w:w="1080" w:type="dxa"/>
          </w:tcPr>
          <w:p w14:paraId="4CFDD5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2102A10" w14:textId="77777777" w:rsidR="002077FA" w:rsidRPr="00487927" w:rsidRDefault="002077FA" w:rsidP="00000C3C">
            <w:pPr>
              <w:jc w:val="center"/>
              <w:rPr>
                <w:rFonts w:cstheme="minorHAnsi"/>
                <w:szCs w:val="20"/>
              </w:rPr>
            </w:pPr>
          </w:p>
        </w:tc>
      </w:tr>
      <w:tr w:rsidR="002077FA" w:rsidRPr="00487927" w14:paraId="1549BAE1" w14:textId="512A84A6" w:rsidTr="002077FA">
        <w:tc>
          <w:tcPr>
            <w:tcW w:w="1255" w:type="dxa"/>
          </w:tcPr>
          <w:p w14:paraId="753B5E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2077FA" w:rsidRPr="00487927" w:rsidRDefault="002077FA" w:rsidP="00000C3C">
            <w:pPr>
              <w:jc w:val="center"/>
              <w:rPr>
                <w:rFonts w:cstheme="minorHAnsi"/>
                <w:szCs w:val="20"/>
              </w:rPr>
            </w:pPr>
          </w:p>
        </w:tc>
        <w:tc>
          <w:tcPr>
            <w:tcW w:w="1080" w:type="dxa"/>
          </w:tcPr>
          <w:p w14:paraId="01B22A50" w14:textId="47099D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1A1CD2" w14:textId="77777777" w:rsidR="002077FA" w:rsidRPr="00487927" w:rsidRDefault="002077FA" w:rsidP="00000C3C">
            <w:pPr>
              <w:jc w:val="center"/>
              <w:rPr>
                <w:rFonts w:cstheme="minorHAnsi"/>
                <w:szCs w:val="20"/>
              </w:rPr>
            </w:pPr>
          </w:p>
        </w:tc>
        <w:tc>
          <w:tcPr>
            <w:tcW w:w="1080" w:type="dxa"/>
          </w:tcPr>
          <w:p w14:paraId="0C38033D" w14:textId="77777777" w:rsidR="002077FA" w:rsidRPr="00487927" w:rsidRDefault="002077FA" w:rsidP="00000C3C">
            <w:pPr>
              <w:jc w:val="center"/>
              <w:rPr>
                <w:rFonts w:cstheme="minorHAnsi"/>
                <w:szCs w:val="20"/>
              </w:rPr>
            </w:pPr>
          </w:p>
        </w:tc>
        <w:tc>
          <w:tcPr>
            <w:tcW w:w="1080" w:type="dxa"/>
          </w:tcPr>
          <w:p w14:paraId="2B0DE833" w14:textId="07B02996" w:rsidR="002077FA" w:rsidRPr="00487927" w:rsidRDefault="002077FA" w:rsidP="00000C3C">
            <w:pPr>
              <w:jc w:val="center"/>
              <w:rPr>
                <w:rFonts w:cstheme="minorHAnsi"/>
                <w:szCs w:val="20"/>
              </w:rPr>
            </w:pPr>
          </w:p>
        </w:tc>
        <w:tc>
          <w:tcPr>
            <w:tcW w:w="1080" w:type="dxa"/>
          </w:tcPr>
          <w:p w14:paraId="4F91BBA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FB02A" w14:textId="77777777" w:rsidR="002077FA" w:rsidRPr="00487927" w:rsidRDefault="002077FA" w:rsidP="00000C3C">
            <w:pPr>
              <w:jc w:val="center"/>
              <w:rPr>
                <w:rFonts w:cstheme="minorHAnsi"/>
                <w:szCs w:val="20"/>
              </w:rPr>
            </w:pPr>
          </w:p>
        </w:tc>
      </w:tr>
      <w:tr w:rsidR="002077FA" w:rsidRPr="00487927" w14:paraId="08E0A9CB" w14:textId="2B862F9F" w:rsidTr="002077FA">
        <w:tc>
          <w:tcPr>
            <w:tcW w:w="1255" w:type="dxa"/>
          </w:tcPr>
          <w:p w14:paraId="38ADD7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2077FA" w:rsidRPr="00487927" w:rsidRDefault="002077FA" w:rsidP="00000C3C">
            <w:pPr>
              <w:jc w:val="center"/>
              <w:rPr>
                <w:rFonts w:cstheme="minorHAnsi"/>
                <w:szCs w:val="20"/>
              </w:rPr>
            </w:pPr>
          </w:p>
        </w:tc>
        <w:tc>
          <w:tcPr>
            <w:tcW w:w="1080" w:type="dxa"/>
          </w:tcPr>
          <w:p w14:paraId="003E5C87" w14:textId="1D57F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6B85B6" w14:textId="77777777" w:rsidR="002077FA" w:rsidRPr="00487927" w:rsidRDefault="002077FA" w:rsidP="00000C3C">
            <w:pPr>
              <w:jc w:val="center"/>
              <w:rPr>
                <w:rFonts w:cstheme="minorHAnsi"/>
                <w:szCs w:val="20"/>
              </w:rPr>
            </w:pPr>
          </w:p>
        </w:tc>
        <w:tc>
          <w:tcPr>
            <w:tcW w:w="1080" w:type="dxa"/>
          </w:tcPr>
          <w:p w14:paraId="5D21AC8D" w14:textId="77777777" w:rsidR="002077FA" w:rsidRPr="00487927" w:rsidRDefault="002077FA" w:rsidP="00000C3C">
            <w:pPr>
              <w:jc w:val="center"/>
              <w:rPr>
                <w:rFonts w:cstheme="minorHAnsi"/>
                <w:szCs w:val="20"/>
              </w:rPr>
            </w:pPr>
          </w:p>
        </w:tc>
        <w:tc>
          <w:tcPr>
            <w:tcW w:w="1080" w:type="dxa"/>
          </w:tcPr>
          <w:p w14:paraId="73705F76" w14:textId="5BE0E0EC" w:rsidR="002077FA" w:rsidRPr="00487927" w:rsidRDefault="002077FA" w:rsidP="00000C3C">
            <w:pPr>
              <w:jc w:val="center"/>
              <w:rPr>
                <w:rFonts w:cstheme="minorHAnsi"/>
                <w:szCs w:val="20"/>
              </w:rPr>
            </w:pPr>
          </w:p>
        </w:tc>
        <w:tc>
          <w:tcPr>
            <w:tcW w:w="1080" w:type="dxa"/>
          </w:tcPr>
          <w:p w14:paraId="390B297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5DDC3F9" w14:textId="77777777" w:rsidR="002077FA" w:rsidRPr="00487927" w:rsidRDefault="002077FA" w:rsidP="00000C3C">
            <w:pPr>
              <w:jc w:val="center"/>
              <w:rPr>
                <w:rFonts w:cstheme="minorHAnsi"/>
                <w:szCs w:val="20"/>
              </w:rPr>
            </w:pPr>
          </w:p>
        </w:tc>
      </w:tr>
      <w:tr w:rsidR="002077FA" w:rsidRPr="00487927" w14:paraId="2E2EC590" w14:textId="37B3FFCC" w:rsidTr="002077FA">
        <w:tc>
          <w:tcPr>
            <w:tcW w:w="1255" w:type="dxa"/>
          </w:tcPr>
          <w:p w14:paraId="41696E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2077FA" w:rsidRPr="00487927" w:rsidRDefault="002077FA" w:rsidP="00000C3C">
            <w:pPr>
              <w:jc w:val="center"/>
              <w:rPr>
                <w:rFonts w:cstheme="minorHAnsi"/>
                <w:szCs w:val="20"/>
              </w:rPr>
            </w:pPr>
          </w:p>
        </w:tc>
        <w:tc>
          <w:tcPr>
            <w:tcW w:w="1080" w:type="dxa"/>
          </w:tcPr>
          <w:p w14:paraId="04AF764A" w14:textId="58A73AB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0FAECB" w14:textId="77777777" w:rsidR="002077FA" w:rsidRPr="00487927" w:rsidRDefault="002077FA" w:rsidP="00000C3C">
            <w:pPr>
              <w:jc w:val="center"/>
              <w:rPr>
                <w:rFonts w:cstheme="minorHAnsi"/>
                <w:szCs w:val="20"/>
              </w:rPr>
            </w:pPr>
          </w:p>
        </w:tc>
        <w:tc>
          <w:tcPr>
            <w:tcW w:w="1080" w:type="dxa"/>
          </w:tcPr>
          <w:p w14:paraId="54CCE7AD" w14:textId="77777777" w:rsidR="002077FA" w:rsidRPr="00487927" w:rsidRDefault="002077FA" w:rsidP="00000C3C">
            <w:pPr>
              <w:jc w:val="center"/>
              <w:rPr>
                <w:rFonts w:cstheme="minorHAnsi"/>
                <w:szCs w:val="20"/>
              </w:rPr>
            </w:pPr>
          </w:p>
        </w:tc>
        <w:tc>
          <w:tcPr>
            <w:tcW w:w="1080" w:type="dxa"/>
          </w:tcPr>
          <w:p w14:paraId="5A59A3A3" w14:textId="6FE58FDC" w:rsidR="002077FA" w:rsidRPr="00487927" w:rsidRDefault="002077FA" w:rsidP="00000C3C">
            <w:pPr>
              <w:jc w:val="center"/>
              <w:rPr>
                <w:rFonts w:cstheme="minorHAnsi"/>
                <w:szCs w:val="20"/>
              </w:rPr>
            </w:pPr>
          </w:p>
        </w:tc>
        <w:tc>
          <w:tcPr>
            <w:tcW w:w="1080" w:type="dxa"/>
          </w:tcPr>
          <w:p w14:paraId="3BE78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F6914DF" w14:textId="77777777" w:rsidR="002077FA" w:rsidRPr="00487927" w:rsidRDefault="002077FA" w:rsidP="00000C3C">
            <w:pPr>
              <w:jc w:val="center"/>
              <w:rPr>
                <w:rFonts w:cstheme="minorHAnsi"/>
                <w:szCs w:val="20"/>
              </w:rPr>
            </w:pPr>
          </w:p>
        </w:tc>
      </w:tr>
      <w:tr w:rsidR="002077FA" w:rsidRPr="00487927" w14:paraId="1DCCA90F" w14:textId="4D5267BB" w:rsidTr="002077FA">
        <w:tc>
          <w:tcPr>
            <w:tcW w:w="1255" w:type="dxa"/>
          </w:tcPr>
          <w:p w14:paraId="31B8D7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2077FA" w:rsidRPr="00487927" w:rsidRDefault="002077FA" w:rsidP="00000C3C">
            <w:pPr>
              <w:jc w:val="center"/>
              <w:rPr>
                <w:rFonts w:cstheme="minorHAnsi"/>
                <w:szCs w:val="20"/>
              </w:rPr>
            </w:pPr>
          </w:p>
        </w:tc>
        <w:tc>
          <w:tcPr>
            <w:tcW w:w="1080" w:type="dxa"/>
          </w:tcPr>
          <w:p w14:paraId="1B35C530" w14:textId="44FEAF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2D45B6" w14:textId="77777777" w:rsidR="002077FA" w:rsidRPr="00487927" w:rsidRDefault="002077FA" w:rsidP="00000C3C">
            <w:pPr>
              <w:jc w:val="center"/>
              <w:rPr>
                <w:rFonts w:cstheme="minorHAnsi"/>
                <w:szCs w:val="20"/>
              </w:rPr>
            </w:pPr>
          </w:p>
        </w:tc>
        <w:tc>
          <w:tcPr>
            <w:tcW w:w="1080" w:type="dxa"/>
          </w:tcPr>
          <w:p w14:paraId="708BA1E5" w14:textId="77777777" w:rsidR="002077FA" w:rsidRPr="00487927" w:rsidRDefault="002077FA" w:rsidP="00000C3C">
            <w:pPr>
              <w:jc w:val="center"/>
              <w:rPr>
                <w:rFonts w:cstheme="minorHAnsi"/>
                <w:szCs w:val="20"/>
              </w:rPr>
            </w:pPr>
          </w:p>
        </w:tc>
        <w:tc>
          <w:tcPr>
            <w:tcW w:w="1080" w:type="dxa"/>
          </w:tcPr>
          <w:p w14:paraId="78DA79A8" w14:textId="53E0C252" w:rsidR="002077FA" w:rsidRPr="00487927" w:rsidRDefault="002077FA" w:rsidP="00000C3C">
            <w:pPr>
              <w:jc w:val="center"/>
              <w:rPr>
                <w:rFonts w:cstheme="minorHAnsi"/>
                <w:szCs w:val="20"/>
              </w:rPr>
            </w:pPr>
          </w:p>
        </w:tc>
        <w:tc>
          <w:tcPr>
            <w:tcW w:w="1080" w:type="dxa"/>
          </w:tcPr>
          <w:p w14:paraId="707A1D3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625E07" w14:textId="77777777" w:rsidR="002077FA" w:rsidRPr="00487927" w:rsidRDefault="002077FA" w:rsidP="00000C3C">
            <w:pPr>
              <w:jc w:val="center"/>
              <w:rPr>
                <w:rFonts w:cstheme="minorHAnsi"/>
                <w:szCs w:val="20"/>
              </w:rPr>
            </w:pPr>
          </w:p>
        </w:tc>
      </w:tr>
      <w:tr w:rsidR="002077FA" w:rsidRPr="00487927" w14:paraId="5C9671F3" w14:textId="71BE1E5D" w:rsidTr="002077FA">
        <w:tc>
          <w:tcPr>
            <w:tcW w:w="1255" w:type="dxa"/>
          </w:tcPr>
          <w:p w14:paraId="7D5D87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2077FA" w:rsidRPr="00487927" w:rsidRDefault="002077FA" w:rsidP="00000C3C">
            <w:pPr>
              <w:jc w:val="center"/>
              <w:rPr>
                <w:rFonts w:cstheme="minorHAnsi"/>
                <w:szCs w:val="20"/>
              </w:rPr>
            </w:pPr>
          </w:p>
        </w:tc>
        <w:tc>
          <w:tcPr>
            <w:tcW w:w="1080" w:type="dxa"/>
          </w:tcPr>
          <w:p w14:paraId="0831D50C" w14:textId="0722B6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C3A2B0" w14:textId="77777777" w:rsidR="002077FA" w:rsidRPr="00487927" w:rsidRDefault="002077FA" w:rsidP="00000C3C">
            <w:pPr>
              <w:jc w:val="center"/>
              <w:rPr>
                <w:rFonts w:cstheme="minorHAnsi"/>
                <w:szCs w:val="20"/>
              </w:rPr>
            </w:pPr>
          </w:p>
        </w:tc>
        <w:tc>
          <w:tcPr>
            <w:tcW w:w="1080" w:type="dxa"/>
          </w:tcPr>
          <w:p w14:paraId="149FC121" w14:textId="77777777" w:rsidR="002077FA" w:rsidRPr="00487927" w:rsidRDefault="002077FA" w:rsidP="00000C3C">
            <w:pPr>
              <w:jc w:val="center"/>
              <w:rPr>
                <w:rFonts w:cstheme="minorHAnsi"/>
                <w:szCs w:val="20"/>
              </w:rPr>
            </w:pPr>
          </w:p>
        </w:tc>
        <w:tc>
          <w:tcPr>
            <w:tcW w:w="1080" w:type="dxa"/>
          </w:tcPr>
          <w:p w14:paraId="7AC6E3D4" w14:textId="37CED3CA" w:rsidR="002077FA" w:rsidRPr="00487927" w:rsidRDefault="002077FA" w:rsidP="00000C3C">
            <w:pPr>
              <w:jc w:val="center"/>
              <w:rPr>
                <w:rFonts w:cstheme="minorHAnsi"/>
                <w:szCs w:val="20"/>
              </w:rPr>
            </w:pPr>
          </w:p>
        </w:tc>
        <w:tc>
          <w:tcPr>
            <w:tcW w:w="1080" w:type="dxa"/>
          </w:tcPr>
          <w:p w14:paraId="3B1F3E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9FBE50" w14:textId="77777777" w:rsidR="002077FA" w:rsidRPr="00487927" w:rsidRDefault="002077FA" w:rsidP="00000C3C">
            <w:pPr>
              <w:jc w:val="center"/>
              <w:rPr>
                <w:rFonts w:cstheme="minorHAnsi"/>
                <w:szCs w:val="20"/>
              </w:rPr>
            </w:pPr>
          </w:p>
        </w:tc>
      </w:tr>
      <w:tr w:rsidR="002077FA" w:rsidRPr="00487927" w14:paraId="06FF085A" w14:textId="7C54C585" w:rsidTr="002077FA">
        <w:tc>
          <w:tcPr>
            <w:tcW w:w="1255" w:type="dxa"/>
          </w:tcPr>
          <w:p w14:paraId="5D8351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2077FA" w:rsidRPr="00487927" w:rsidRDefault="002077FA" w:rsidP="00000C3C">
            <w:pPr>
              <w:jc w:val="center"/>
              <w:rPr>
                <w:rFonts w:cstheme="minorHAnsi"/>
                <w:szCs w:val="20"/>
              </w:rPr>
            </w:pPr>
          </w:p>
        </w:tc>
        <w:tc>
          <w:tcPr>
            <w:tcW w:w="1080" w:type="dxa"/>
          </w:tcPr>
          <w:p w14:paraId="11D69B5C" w14:textId="49F0C3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41DADC" w14:textId="77777777" w:rsidR="002077FA" w:rsidRPr="00487927" w:rsidRDefault="002077FA" w:rsidP="00000C3C">
            <w:pPr>
              <w:jc w:val="center"/>
              <w:rPr>
                <w:rFonts w:cstheme="minorHAnsi"/>
                <w:szCs w:val="20"/>
              </w:rPr>
            </w:pPr>
          </w:p>
        </w:tc>
        <w:tc>
          <w:tcPr>
            <w:tcW w:w="1080" w:type="dxa"/>
          </w:tcPr>
          <w:p w14:paraId="33722410" w14:textId="77777777" w:rsidR="002077FA" w:rsidRPr="00487927" w:rsidRDefault="002077FA" w:rsidP="00000C3C">
            <w:pPr>
              <w:jc w:val="center"/>
              <w:rPr>
                <w:rFonts w:cstheme="minorHAnsi"/>
                <w:szCs w:val="20"/>
              </w:rPr>
            </w:pPr>
          </w:p>
        </w:tc>
        <w:tc>
          <w:tcPr>
            <w:tcW w:w="1080" w:type="dxa"/>
          </w:tcPr>
          <w:p w14:paraId="7112E213" w14:textId="4FC0D32C" w:rsidR="002077FA" w:rsidRPr="00487927" w:rsidRDefault="002077FA" w:rsidP="00000C3C">
            <w:pPr>
              <w:jc w:val="center"/>
              <w:rPr>
                <w:rFonts w:cstheme="minorHAnsi"/>
                <w:szCs w:val="20"/>
              </w:rPr>
            </w:pPr>
          </w:p>
        </w:tc>
        <w:tc>
          <w:tcPr>
            <w:tcW w:w="1080" w:type="dxa"/>
          </w:tcPr>
          <w:p w14:paraId="7C77E1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B2A83F0" w14:textId="77777777" w:rsidR="002077FA" w:rsidRPr="00487927" w:rsidRDefault="002077FA" w:rsidP="00000C3C">
            <w:pPr>
              <w:jc w:val="center"/>
              <w:rPr>
                <w:rFonts w:cstheme="minorHAnsi"/>
                <w:szCs w:val="20"/>
              </w:rPr>
            </w:pPr>
          </w:p>
        </w:tc>
      </w:tr>
      <w:tr w:rsidR="002077FA" w:rsidRPr="00487927" w14:paraId="2C711EFF" w14:textId="09147B83" w:rsidTr="002077FA">
        <w:tc>
          <w:tcPr>
            <w:tcW w:w="1255" w:type="dxa"/>
          </w:tcPr>
          <w:p w14:paraId="7BD036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2077FA" w:rsidRPr="00487927" w:rsidRDefault="002077FA" w:rsidP="00000C3C">
            <w:pPr>
              <w:jc w:val="center"/>
              <w:rPr>
                <w:rFonts w:cstheme="minorHAnsi"/>
                <w:szCs w:val="20"/>
              </w:rPr>
            </w:pPr>
          </w:p>
        </w:tc>
        <w:tc>
          <w:tcPr>
            <w:tcW w:w="1080" w:type="dxa"/>
          </w:tcPr>
          <w:p w14:paraId="7DD51EB9" w14:textId="66C0973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E3A1EC" w14:textId="77777777" w:rsidR="002077FA" w:rsidRPr="00487927" w:rsidRDefault="002077FA" w:rsidP="00000C3C">
            <w:pPr>
              <w:jc w:val="center"/>
              <w:rPr>
                <w:rFonts w:cstheme="minorHAnsi"/>
                <w:szCs w:val="20"/>
              </w:rPr>
            </w:pPr>
          </w:p>
        </w:tc>
        <w:tc>
          <w:tcPr>
            <w:tcW w:w="1080" w:type="dxa"/>
          </w:tcPr>
          <w:p w14:paraId="386CDD24" w14:textId="77777777" w:rsidR="002077FA" w:rsidRPr="00487927" w:rsidRDefault="002077FA" w:rsidP="00000C3C">
            <w:pPr>
              <w:jc w:val="center"/>
              <w:rPr>
                <w:rFonts w:cstheme="minorHAnsi"/>
                <w:szCs w:val="20"/>
              </w:rPr>
            </w:pPr>
          </w:p>
        </w:tc>
        <w:tc>
          <w:tcPr>
            <w:tcW w:w="1080" w:type="dxa"/>
          </w:tcPr>
          <w:p w14:paraId="7408996A" w14:textId="3CDE54ED" w:rsidR="002077FA" w:rsidRPr="00487927" w:rsidRDefault="002077FA" w:rsidP="00000C3C">
            <w:pPr>
              <w:jc w:val="center"/>
              <w:rPr>
                <w:rFonts w:cstheme="minorHAnsi"/>
                <w:szCs w:val="20"/>
              </w:rPr>
            </w:pPr>
          </w:p>
        </w:tc>
        <w:tc>
          <w:tcPr>
            <w:tcW w:w="1080" w:type="dxa"/>
          </w:tcPr>
          <w:p w14:paraId="08F25B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D30496" w14:textId="77777777" w:rsidR="002077FA" w:rsidRPr="00487927" w:rsidRDefault="002077FA" w:rsidP="00000C3C">
            <w:pPr>
              <w:jc w:val="center"/>
              <w:rPr>
                <w:rFonts w:cstheme="minorHAnsi"/>
                <w:szCs w:val="20"/>
              </w:rPr>
            </w:pPr>
          </w:p>
        </w:tc>
      </w:tr>
      <w:tr w:rsidR="002077FA" w:rsidRPr="00487927" w14:paraId="683F8BC0" w14:textId="4763F0F1" w:rsidTr="002077FA">
        <w:tc>
          <w:tcPr>
            <w:tcW w:w="1255" w:type="dxa"/>
          </w:tcPr>
          <w:p w14:paraId="6CFA2F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2077FA" w:rsidRPr="00487927" w:rsidRDefault="002077FA" w:rsidP="00000C3C">
            <w:pPr>
              <w:jc w:val="center"/>
              <w:rPr>
                <w:rFonts w:cstheme="minorHAnsi"/>
                <w:szCs w:val="20"/>
              </w:rPr>
            </w:pPr>
          </w:p>
        </w:tc>
        <w:tc>
          <w:tcPr>
            <w:tcW w:w="1080" w:type="dxa"/>
          </w:tcPr>
          <w:p w14:paraId="550239AF" w14:textId="46A465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2319BB" w14:textId="77777777" w:rsidR="002077FA" w:rsidRPr="00487927" w:rsidRDefault="002077FA" w:rsidP="00000C3C">
            <w:pPr>
              <w:jc w:val="center"/>
              <w:rPr>
                <w:rFonts w:cstheme="minorHAnsi"/>
                <w:szCs w:val="20"/>
              </w:rPr>
            </w:pPr>
          </w:p>
        </w:tc>
        <w:tc>
          <w:tcPr>
            <w:tcW w:w="1080" w:type="dxa"/>
          </w:tcPr>
          <w:p w14:paraId="3695A94F" w14:textId="77777777" w:rsidR="002077FA" w:rsidRPr="00487927" w:rsidRDefault="002077FA" w:rsidP="00000C3C">
            <w:pPr>
              <w:jc w:val="center"/>
              <w:rPr>
                <w:rFonts w:cstheme="minorHAnsi"/>
                <w:szCs w:val="20"/>
              </w:rPr>
            </w:pPr>
          </w:p>
        </w:tc>
        <w:tc>
          <w:tcPr>
            <w:tcW w:w="1080" w:type="dxa"/>
          </w:tcPr>
          <w:p w14:paraId="516BD4B3" w14:textId="436C8E23" w:rsidR="002077FA" w:rsidRPr="00487927" w:rsidRDefault="002077FA" w:rsidP="00000C3C">
            <w:pPr>
              <w:jc w:val="center"/>
              <w:rPr>
                <w:rFonts w:cstheme="minorHAnsi"/>
                <w:szCs w:val="20"/>
              </w:rPr>
            </w:pPr>
          </w:p>
        </w:tc>
        <w:tc>
          <w:tcPr>
            <w:tcW w:w="1080" w:type="dxa"/>
          </w:tcPr>
          <w:p w14:paraId="30CBC6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1F3088" w14:textId="77777777" w:rsidR="002077FA" w:rsidRPr="00487927" w:rsidRDefault="002077FA" w:rsidP="00000C3C">
            <w:pPr>
              <w:jc w:val="center"/>
              <w:rPr>
                <w:rFonts w:cstheme="minorHAnsi"/>
                <w:szCs w:val="20"/>
              </w:rPr>
            </w:pPr>
          </w:p>
        </w:tc>
      </w:tr>
      <w:tr w:rsidR="002077FA" w:rsidRPr="00487927" w14:paraId="0B5AB815" w14:textId="2795A939" w:rsidTr="002077FA">
        <w:tc>
          <w:tcPr>
            <w:tcW w:w="1255" w:type="dxa"/>
          </w:tcPr>
          <w:p w14:paraId="6D9B1E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2077FA" w:rsidRPr="00487927" w:rsidRDefault="002077FA" w:rsidP="00000C3C">
            <w:pPr>
              <w:jc w:val="center"/>
              <w:rPr>
                <w:rFonts w:cstheme="minorHAnsi"/>
                <w:szCs w:val="20"/>
              </w:rPr>
            </w:pPr>
          </w:p>
        </w:tc>
        <w:tc>
          <w:tcPr>
            <w:tcW w:w="1080" w:type="dxa"/>
          </w:tcPr>
          <w:p w14:paraId="72EA2151" w14:textId="018822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38B3E" w14:textId="77777777" w:rsidR="002077FA" w:rsidRPr="00487927" w:rsidRDefault="002077FA" w:rsidP="00000C3C">
            <w:pPr>
              <w:jc w:val="center"/>
              <w:rPr>
                <w:rFonts w:cstheme="minorHAnsi"/>
                <w:szCs w:val="20"/>
              </w:rPr>
            </w:pPr>
          </w:p>
        </w:tc>
        <w:tc>
          <w:tcPr>
            <w:tcW w:w="1080" w:type="dxa"/>
          </w:tcPr>
          <w:p w14:paraId="0DEA7C06" w14:textId="77777777" w:rsidR="002077FA" w:rsidRPr="00487927" w:rsidRDefault="002077FA" w:rsidP="00000C3C">
            <w:pPr>
              <w:jc w:val="center"/>
              <w:rPr>
                <w:rFonts w:cstheme="minorHAnsi"/>
                <w:szCs w:val="20"/>
              </w:rPr>
            </w:pPr>
          </w:p>
        </w:tc>
        <w:tc>
          <w:tcPr>
            <w:tcW w:w="1080" w:type="dxa"/>
          </w:tcPr>
          <w:p w14:paraId="1B0D20C8" w14:textId="268D1850" w:rsidR="002077FA" w:rsidRPr="00487927" w:rsidRDefault="002077FA" w:rsidP="00000C3C">
            <w:pPr>
              <w:jc w:val="center"/>
              <w:rPr>
                <w:rFonts w:cstheme="minorHAnsi"/>
                <w:szCs w:val="20"/>
              </w:rPr>
            </w:pPr>
          </w:p>
        </w:tc>
        <w:tc>
          <w:tcPr>
            <w:tcW w:w="1080" w:type="dxa"/>
          </w:tcPr>
          <w:p w14:paraId="61AF5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89C50D" w14:textId="77777777" w:rsidR="002077FA" w:rsidRPr="00487927" w:rsidRDefault="002077FA" w:rsidP="00000C3C">
            <w:pPr>
              <w:jc w:val="center"/>
              <w:rPr>
                <w:rFonts w:cstheme="minorHAnsi"/>
                <w:szCs w:val="20"/>
              </w:rPr>
            </w:pPr>
          </w:p>
        </w:tc>
      </w:tr>
      <w:tr w:rsidR="002077FA" w:rsidRPr="00487927" w14:paraId="34242010" w14:textId="4759594A" w:rsidTr="002077FA">
        <w:tc>
          <w:tcPr>
            <w:tcW w:w="1255" w:type="dxa"/>
          </w:tcPr>
          <w:p w14:paraId="47A939E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2077FA" w:rsidRPr="00487927" w:rsidRDefault="002077FA" w:rsidP="00000C3C">
            <w:pPr>
              <w:jc w:val="center"/>
              <w:rPr>
                <w:rFonts w:cstheme="minorHAnsi"/>
                <w:szCs w:val="20"/>
              </w:rPr>
            </w:pPr>
          </w:p>
        </w:tc>
        <w:tc>
          <w:tcPr>
            <w:tcW w:w="1080" w:type="dxa"/>
          </w:tcPr>
          <w:p w14:paraId="421F6840" w14:textId="7067AE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7D241" w14:textId="77777777" w:rsidR="002077FA" w:rsidRPr="00487927" w:rsidRDefault="002077FA" w:rsidP="00000C3C">
            <w:pPr>
              <w:jc w:val="center"/>
              <w:rPr>
                <w:rFonts w:cstheme="minorHAnsi"/>
                <w:szCs w:val="20"/>
              </w:rPr>
            </w:pPr>
          </w:p>
        </w:tc>
        <w:tc>
          <w:tcPr>
            <w:tcW w:w="1080" w:type="dxa"/>
          </w:tcPr>
          <w:p w14:paraId="02880ECD" w14:textId="77777777" w:rsidR="002077FA" w:rsidRPr="00487927" w:rsidRDefault="002077FA" w:rsidP="00000C3C">
            <w:pPr>
              <w:jc w:val="center"/>
              <w:rPr>
                <w:rFonts w:cstheme="minorHAnsi"/>
                <w:szCs w:val="20"/>
              </w:rPr>
            </w:pPr>
          </w:p>
        </w:tc>
        <w:tc>
          <w:tcPr>
            <w:tcW w:w="1080" w:type="dxa"/>
          </w:tcPr>
          <w:p w14:paraId="49EF3977" w14:textId="77A4A62D" w:rsidR="002077FA" w:rsidRPr="00487927" w:rsidRDefault="002077FA" w:rsidP="00000C3C">
            <w:pPr>
              <w:jc w:val="center"/>
              <w:rPr>
                <w:rFonts w:cstheme="minorHAnsi"/>
                <w:szCs w:val="20"/>
              </w:rPr>
            </w:pPr>
          </w:p>
        </w:tc>
        <w:tc>
          <w:tcPr>
            <w:tcW w:w="1080" w:type="dxa"/>
          </w:tcPr>
          <w:p w14:paraId="797C58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C3565B" w14:textId="77777777" w:rsidR="002077FA" w:rsidRPr="00487927" w:rsidRDefault="002077FA" w:rsidP="00000C3C">
            <w:pPr>
              <w:jc w:val="center"/>
              <w:rPr>
                <w:rFonts w:cstheme="minorHAnsi"/>
                <w:szCs w:val="20"/>
              </w:rPr>
            </w:pPr>
          </w:p>
        </w:tc>
      </w:tr>
      <w:tr w:rsidR="002077FA" w:rsidRPr="00487927" w14:paraId="11585822" w14:textId="65D4BF2B" w:rsidTr="002077FA">
        <w:tc>
          <w:tcPr>
            <w:tcW w:w="1255" w:type="dxa"/>
          </w:tcPr>
          <w:p w14:paraId="5F845B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2077FA" w:rsidRPr="00487927" w:rsidRDefault="002077FA" w:rsidP="00000C3C">
            <w:pPr>
              <w:jc w:val="center"/>
              <w:rPr>
                <w:rFonts w:cstheme="minorHAnsi"/>
                <w:szCs w:val="20"/>
              </w:rPr>
            </w:pPr>
          </w:p>
        </w:tc>
        <w:tc>
          <w:tcPr>
            <w:tcW w:w="1080" w:type="dxa"/>
          </w:tcPr>
          <w:p w14:paraId="73C060F6" w14:textId="1A7AE7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31A33" w14:textId="77777777" w:rsidR="002077FA" w:rsidRPr="00487927" w:rsidRDefault="002077FA" w:rsidP="00000C3C">
            <w:pPr>
              <w:jc w:val="center"/>
              <w:rPr>
                <w:rFonts w:cstheme="minorHAnsi"/>
                <w:szCs w:val="20"/>
              </w:rPr>
            </w:pPr>
          </w:p>
        </w:tc>
        <w:tc>
          <w:tcPr>
            <w:tcW w:w="1080" w:type="dxa"/>
          </w:tcPr>
          <w:p w14:paraId="4E60C92C" w14:textId="77777777" w:rsidR="002077FA" w:rsidRPr="00487927" w:rsidRDefault="002077FA" w:rsidP="00000C3C">
            <w:pPr>
              <w:jc w:val="center"/>
              <w:rPr>
                <w:rFonts w:cstheme="minorHAnsi"/>
                <w:szCs w:val="20"/>
              </w:rPr>
            </w:pPr>
          </w:p>
        </w:tc>
        <w:tc>
          <w:tcPr>
            <w:tcW w:w="1080" w:type="dxa"/>
          </w:tcPr>
          <w:p w14:paraId="3654AE83" w14:textId="38AC8B17" w:rsidR="002077FA" w:rsidRPr="00487927" w:rsidRDefault="002077FA" w:rsidP="00000C3C">
            <w:pPr>
              <w:jc w:val="center"/>
              <w:rPr>
                <w:rFonts w:cstheme="minorHAnsi"/>
                <w:szCs w:val="20"/>
              </w:rPr>
            </w:pPr>
          </w:p>
        </w:tc>
        <w:tc>
          <w:tcPr>
            <w:tcW w:w="1080" w:type="dxa"/>
          </w:tcPr>
          <w:p w14:paraId="69B795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B6B3DB" w14:textId="77777777" w:rsidR="002077FA" w:rsidRPr="00487927" w:rsidRDefault="002077FA" w:rsidP="00000C3C">
            <w:pPr>
              <w:jc w:val="center"/>
              <w:rPr>
                <w:rFonts w:cstheme="minorHAnsi"/>
                <w:szCs w:val="20"/>
              </w:rPr>
            </w:pPr>
          </w:p>
        </w:tc>
      </w:tr>
      <w:tr w:rsidR="002077FA" w:rsidRPr="00487927" w14:paraId="5D0D8A86" w14:textId="551EAD3A" w:rsidTr="002077FA">
        <w:tc>
          <w:tcPr>
            <w:tcW w:w="1255" w:type="dxa"/>
          </w:tcPr>
          <w:p w14:paraId="63F9D5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2077FA" w:rsidRPr="00487927" w:rsidRDefault="002077FA" w:rsidP="00000C3C">
            <w:pPr>
              <w:jc w:val="center"/>
              <w:rPr>
                <w:rFonts w:cstheme="minorHAnsi"/>
                <w:szCs w:val="20"/>
              </w:rPr>
            </w:pPr>
          </w:p>
        </w:tc>
        <w:tc>
          <w:tcPr>
            <w:tcW w:w="1080" w:type="dxa"/>
          </w:tcPr>
          <w:p w14:paraId="026D5871" w14:textId="40795B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B918FC" w14:textId="77777777" w:rsidR="002077FA" w:rsidRPr="00487927" w:rsidRDefault="002077FA" w:rsidP="00000C3C">
            <w:pPr>
              <w:jc w:val="center"/>
              <w:rPr>
                <w:rFonts w:cstheme="minorHAnsi"/>
                <w:szCs w:val="20"/>
              </w:rPr>
            </w:pPr>
          </w:p>
        </w:tc>
        <w:tc>
          <w:tcPr>
            <w:tcW w:w="1080" w:type="dxa"/>
          </w:tcPr>
          <w:p w14:paraId="4C2B4E61" w14:textId="77777777" w:rsidR="002077FA" w:rsidRPr="00487927" w:rsidRDefault="002077FA" w:rsidP="00000C3C">
            <w:pPr>
              <w:jc w:val="center"/>
              <w:rPr>
                <w:rFonts w:cstheme="minorHAnsi"/>
                <w:szCs w:val="20"/>
              </w:rPr>
            </w:pPr>
          </w:p>
        </w:tc>
        <w:tc>
          <w:tcPr>
            <w:tcW w:w="1080" w:type="dxa"/>
          </w:tcPr>
          <w:p w14:paraId="37E688B2" w14:textId="72128954" w:rsidR="002077FA" w:rsidRPr="00487927" w:rsidRDefault="002077FA" w:rsidP="00000C3C">
            <w:pPr>
              <w:jc w:val="center"/>
              <w:rPr>
                <w:rFonts w:cstheme="minorHAnsi"/>
                <w:szCs w:val="20"/>
              </w:rPr>
            </w:pPr>
          </w:p>
        </w:tc>
        <w:tc>
          <w:tcPr>
            <w:tcW w:w="1080" w:type="dxa"/>
          </w:tcPr>
          <w:p w14:paraId="2216DD8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E86DA7" w14:textId="77777777" w:rsidR="002077FA" w:rsidRPr="00487927" w:rsidRDefault="002077FA" w:rsidP="00000C3C">
            <w:pPr>
              <w:jc w:val="center"/>
              <w:rPr>
                <w:rFonts w:cstheme="minorHAnsi"/>
                <w:szCs w:val="20"/>
              </w:rPr>
            </w:pPr>
          </w:p>
        </w:tc>
      </w:tr>
      <w:tr w:rsidR="002077FA" w:rsidRPr="00487927" w14:paraId="71F58D75" w14:textId="33C36281" w:rsidTr="002077FA">
        <w:tc>
          <w:tcPr>
            <w:tcW w:w="1255" w:type="dxa"/>
          </w:tcPr>
          <w:p w14:paraId="07860AA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2077FA" w:rsidRPr="00487927" w:rsidRDefault="002077FA" w:rsidP="00000C3C">
            <w:pPr>
              <w:jc w:val="center"/>
              <w:rPr>
                <w:rFonts w:cstheme="minorHAnsi"/>
                <w:szCs w:val="20"/>
              </w:rPr>
            </w:pPr>
          </w:p>
        </w:tc>
        <w:tc>
          <w:tcPr>
            <w:tcW w:w="1080" w:type="dxa"/>
          </w:tcPr>
          <w:p w14:paraId="3C524616" w14:textId="5D188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837C4" w14:textId="77777777" w:rsidR="002077FA" w:rsidRPr="00487927" w:rsidRDefault="002077FA" w:rsidP="00000C3C">
            <w:pPr>
              <w:jc w:val="center"/>
              <w:rPr>
                <w:rFonts w:cstheme="minorHAnsi"/>
                <w:szCs w:val="20"/>
              </w:rPr>
            </w:pPr>
          </w:p>
        </w:tc>
        <w:tc>
          <w:tcPr>
            <w:tcW w:w="1080" w:type="dxa"/>
          </w:tcPr>
          <w:p w14:paraId="7FEBA7AC" w14:textId="77777777" w:rsidR="002077FA" w:rsidRPr="00487927" w:rsidRDefault="002077FA" w:rsidP="00000C3C">
            <w:pPr>
              <w:jc w:val="center"/>
              <w:rPr>
                <w:rFonts w:cstheme="minorHAnsi"/>
                <w:szCs w:val="20"/>
              </w:rPr>
            </w:pPr>
          </w:p>
        </w:tc>
        <w:tc>
          <w:tcPr>
            <w:tcW w:w="1080" w:type="dxa"/>
          </w:tcPr>
          <w:p w14:paraId="3B57890B" w14:textId="346ACA9D" w:rsidR="002077FA" w:rsidRPr="00487927" w:rsidRDefault="002077FA" w:rsidP="00000C3C">
            <w:pPr>
              <w:jc w:val="center"/>
              <w:rPr>
                <w:rFonts w:cstheme="minorHAnsi"/>
                <w:szCs w:val="20"/>
              </w:rPr>
            </w:pPr>
          </w:p>
        </w:tc>
        <w:tc>
          <w:tcPr>
            <w:tcW w:w="1080" w:type="dxa"/>
          </w:tcPr>
          <w:p w14:paraId="283136A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A6C999" w14:textId="77777777" w:rsidR="002077FA" w:rsidRPr="00487927" w:rsidRDefault="002077FA" w:rsidP="00000C3C">
            <w:pPr>
              <w:jc w:val="center"/>
              <w:rPr>
                <w:rFonts w:cstheme="minorHAnsi"/>
                <w:szCs w:val="20"/>
              </w:rPr>
            </w:pPr>
          </w:p>
        </w:tc>
      </w:tr>
      <w:tr w:rsidR="002077FA" w:rsidRPr="00487927" w14:paraId="1A2BEEDA" w14:textId="3E90F183" w:rsidTr="002077FA">
        <w:tc>
          <w:tcPr>
            <w:tcW w:w="1255" w:type="dxa"/>
          </w:tcPr>
          <w:p w14:paraId="0763D7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2077FA" w:rsidRPr="00487927" w:rsidRDefault="002077FA" w:rsidP="00000C3C">
            <w:pPr>
              <w:jc w:val="center"/>
              <w:rPr>
                <w:rFonts w:cstheme="minorHAnsi"/>
                <w:szCs w:val="20"/>
              </w:rPr>
            </w:pPr>
          </w:p>
        </w:tc>
        <w:tc>
          <w:tcPr>
            <w:tcW w:w="1080" w:type="dxa"/>
          </w:tcPr>
          <w:p w14:paraId="1C4DD90F" w14:textId="5D8FD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C96D0" w14:textId="77777777" w:rsidR="002077FA" w:rsidRPr="00487927" w:rsidRDefault="002077FA" w:rsidP="00000C3C">
            <w:pPr>
              <w:jc w:val="center"/>
              <w:rPr>
                <w:rFonts w:cstheme="minorHAnsi"/>
                <w:szCs w:val="20"/>
              </w:rPr>
            </w:pPr>
          </w:p>
        </w:tc>
        <w:tc>
          <w:tcPr>
            <w:tcW w:w="1080" w:type="dxa"/>
          </w:tcPr>
          <w:p w14:paraId="3C17C883" w14:textId="77777777" w:rsidR="002077FA" w:rsidRPr="00487927" w:rsidRDefault="002077FA" w:rsidP="00000C3C">
            <w:pPr>
              <w:jc w:val="center"/>
              <w:rPr>
                <w:rFonts w:cstheme="minorHAnsi"/>
                <w:szCs w:val="20"/>
              </w:rPr>
            </w:pPr>
          </w:p>
        </w:tc>
        <w:tc>
          <w:tcPr>
            <w:tcW w:w="1080" w:type="dxa"/>
          </w:tcPr>
          <w:p w14:paraId="718CCC58" w14:textId="0E8C6BFF" w:rsidR="002077FA" w:rsidRPr="00487927" w:rsidRDefault="002077FA" w:rsidP="00000C3C">
            <w:pPr>
              <w:jc w:val="center"/>
              <w:rPr>
                <w:rFonts w:cstheme="minorHAnsi"/>
                <w:szCs w:val="20"/>
              </w:rPr>
            </w:pPr>
          </w:p>
        </w:tc>
        <w:tc>
          <w:tcPr>
            <w:tcW w:w="1080" w:type="dxa"/>
          </w:tcPr>
          <w:p w14:paraId="418839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8DFCE4" w14:textId="77777777" w:rsidR="002077FA" w:rsidRPr="00487927" w:rsidRDefault="002077FA" w:rsidP="00000C3C">
            <w:pPr>
              <w:jc w:val="center"/>
              <w:rPr>
                <w:rFonts w:cstheme="minorHAnsi"/>
                <w:szCs w:val="20"/>
              </w:rPr>
            </w:pPr>
          </w:p>
        </w:tc>
      </w:tr>
      <w:tr w:rsidR="002077FA" w:rsidRPr="00487927" w14:paraId="5EF60211" w14:textId="372B898D" w:rsidTr="002077FA">
        <w:tc>
          <w:tcPr>
            <w:tcW w:w="1255" w:type="dxa"/>
          </w:tcPr>
          <w:p w14:paraId="133778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2077FA" w:rsidRPr="00487927" w:rsidRDefault="002077FA" w:rsidP="00000C3C">
            <w:pPr>
              <w:jc w:val="center"/>
              <w:rPr>
                <w:rFonts w:cstheme="minorHAnsi"/>
                <w:szCs w:val="20"/>
              </w:rPr>
            </w:pPr>
          </w:p>
        </w:tc>
        <w:tc>
          <w:tcPr>
            <w:tcW w:w="1080" w:type="dxa"/>
          </w:tcPr>
          <w:p w14:paraId="5211AB5A" w14:textId="31B013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ED219A" w14:textId="77777777" w:rsidR="002077FA" w:rsidRPr="00487927" w:rsidRDefault="002077FA" w:rsidP="00000C3C">
            <w:pPr>
              <w:jc w:val="center"/>
              <w:rPr>
                <w:rFonts w:cstheme="minorHAnsi"/>
                <w:szCs w:val="20"/>
              </w:rPr>
            </w:pPr>
          </w:p>
        </w:tc>
        <w:tc>
          <w:tcPr>
            <w:tcW w:w="1080" w:type="dxa"/>
          </w:tcPr>
          <w:p w14:paraId="3F6B8E85" w14:textId="77777777" w:rsidR="002077FA" w:rsidRPr="00487927" w:rsidRDefault="002077FA" w:rsidP="00000C3C">
            <w:pPr>
              <w:jc w:val="center"/>
              <w:rPr>
                <w:rFonts w:cstheme="minorHAnsi"/>
                <w:szCs w:val="20"/>
              </w:rPr>
            </w:pPr>
          </w:p>
        </w:tc>
        <w:tc>
          <w:tcPr>
            <w:tcW w:w="1080" w:type="dxa"/>
          </w:tcPr>
          <w:p w14:paraId="0AE7898B" w14:textId="7774303D" w:rsidR="002077FA" w:rsidRPr="00487927" w:rsidRDefault="002077FA" w:rsidP="00000C3C">
            <w:pPr>
              <w:jc w:val="center"/>
              <w:rPr>
                <w:rFonts w:cstheme="minorHAnsi"/>
                <w:szCs w:val="20"/>
              </w:rPr>
            </w:pPr>
          </w:p>
        </w:tc>
        <w:tc>
          <w:tcPr>
            <w:tcW w:w="1080" w:type="dxa"/>
          </w:tcPr>
          <w:p w14:paraId="6F9457E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C48AE15" w14:textId="77777777" w:rsidR="002077FA" w:rsidRPr="00487927" w:rsidRDefault="002077FA" w:rsidP="00000C3C">
            <w:pPr>
              <w:jc w:val="center"/>
              <w:rPr>
                <w:rFonts w:cstheme="minorHAnsi"/>
                <w:szCs w:val="20"/>
              </w:rPr>
            </w:pPr>
          </w:p>
        </w:tc>
      </w:tr>
      <w:tr w:rsidR="002077FA" w:rsidRPr="00487927" w14:paraId="4A18CBDF" w14:textId="2B4B1686" w:rsidTr="002077FA">
        <w:tc>
          <w:tcPr>
            <w:tcW w:w="1255" w:type="dxa"/>
          </w:tcPr>
          <w:p w14:paraId="09CD53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2077FA" w:rsidRPr="00487927" w:rsidRDefault="002077FA" w:rsidP="00000C3C">
            <w:pPr>
              <w:jc w:val="center"/>
              <w:rPr>
                <w:rFonts w:cstheme="minorHAnsi"/>
                <w:szCs w:val="20"/>
              </w:rPr>
            </w:pPr>
          </w:p>
        </w:tc>
        <w:tc>
          <w:tcPr>
            <w:tcW w:w="1080" w:type="dxa"/>
          </w:tcPr>
          <w:p w14:paraId="25095FBF" w14:textId="4792FA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A99365" w14:textId="77777777" w:rsidR="002077FA" w:rsidRPr="00487927" w:rsidRDefault="002077FA" w:rsidP="00000C3C">
            <w:pPr>
              <w:jc w:val="center"/>
              <w:rPr>
                <w:rFonts w:cstheme="minorHAnsi"/>
                <w:szCs w:val="20"/>
              </w:rPr>
            </w:pPr>
          </w:p>
        </w:tc>
        <w:tc>
          <w:tcPr>
            <w:tcW w:w="1080" w:type="dxa"/>
          </w:tcPr>
          <w:p w14:paraId="76C64F4A" w14:textId="77777777" w:rsidR="002077FA" w:rsidRPr="00487927" w:rsidRDefault="002077FA" w:rsidP="00000C3C">
            <w:pPr>
              <w:jc w:val="center"/>
              <w:rPr>
                <w:rFonts w:cstheme="minorHAnsi"/>
                <w:szCs w:val="20"/>
              </w:rPr>
            </w:pPr>
          </w:p>
        </w:tc>
        <w:tc>
          <w:tcPr>
            <w:tcW w:w="1080" w:type="dxa"/>
          </w:tcPr>
          <w:p w14:paraId="73AADABB" w14:textId="1C474F9F" w:rsidR="002077FA" w:rsidRPr="00487927" w:rsidRDefault="002077FA" w:rsidP="00000C3C">
            <w:pPr>
              <w:jc w:val="center"/>
              <w:rPr>
                <w:rFonts w:cstheme="minorHAnsi"/>
                <w:szCs w:val="20"/>
              </w:rPr>
            </w:pPr>
          </w:p>
        </w:tc>
        <w:tc>
          <w:tcPr>
            <w:tcW w:w="1080" w:type="dxa"/>
          </w:tcPr>
          <w:p w14:paraId="7C96288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ABE3AD" w14:textId="77777777" w:rsidR="002077FA" w:rsidRPr="00487927" w:rsidRDefault="002077FA" w:rsidP="00000C3C">
            <w:pPr>
              <w:jc w:val="center"/>
              <w:rPr>
                <w:rFonts w:cstheme="minorHAnsi"/>
                <w:szCs w:val="20"/>
              </w:rPr>
            </w:pPr>
          </w:p>
        </w:tc>
      </w:tr>
      <w:tr w:rsidR="002077FA" w:rsidRPr="00487927" w14:paraId="3342BE16" w14:textId="2F4A4B40" w:rsidTr="002077FA">
        <w:tc>
          <w:tcPr>
            <w:tcW w:w="1255" w:type="dxa"/>
          </w:tcPr>
          <w:p w14:paraId="43B6519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2077FA" w:rsidRPr="00487927" w:rsidRDefault="002077FA" w:rsidP="00000C3C">
            <w:pPr>
              <w:jc w:val="center"/>
              <w:rPr>
                <w:rFonts w:cstheme="minorHAnsi"/>
                <w:szCs w:val="20"/>
              </w:rPr>
            </w:pPr>
          </w:p>
        </w:tc>
        <w:tc>
          <w:tcPr>
            <w:tcW w:w="1080" w:type="dxa"/>
          </w:tcPr>
          <w:p w14:paraId="4463F59A" w14:textId="16BDE7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53AA98" w14:textId="77777777" w:rsidR="002077FA" w:rsidRPr="00487927" w:rsidRDefault="002077FA" w:rsidP="00000C3C">
            <w:pPr>
              <w:jc w:val="center"/>
              <w:rPr>
                <w:rFonts w:cstheme="minorHAnsi"/>
                <w:szCs w:val="20"/>
              </w:rPr>
            </w:pPr>
          </w:p>
        </w:tc>
        <w:tc>
          <w:tcPr>
            <w:tcW w:w="1080" w:type="dxa"/>
          </w:tcPr>
          <w:p w14:paraId="20448B1F" w14:textId="77777777" w:rsidR="002077FA" w:rsidRPr="00487927" w:rsidRDefault="002077FA" w:rsidP="00000C3C">
            <w:pPr>
              <w:jc w:val="center"/>
              <w:rPr>
                <w:rFonts w:cstheme="minorHAnsi"/>
                <w:szCs w:val="20"/>
              </w:rPr>
            </w:pPr>
          </w:p>
        </w:tc>
        <w:tc>
          <w:tcPr>
            <w:tcW w:w="1080" w:type="dxa"/>
          </w:tcPr>
          <w:p w14:paraId="49D1EB30" w14:textId="30DCC37E" w:rsidR="002077FA" w:rsidRPr="00487927" w:rsidRDefault="002077FA" w:rsidP="00000C3C">
            <w:pPr>
              <w:jc w:val="center"/>
              <w:rPr>
                <w:rFonts w:cstheme="minorHAnsi"/>
                <w:szCs w:val="20"/>
              </w:rPr>
            </w:pPr>
          </w:p>
        </w:tc>
        <w:tc>
          <w:tcPr>
            <w:tcW w:w="1080" w:type="dxa"/>
          </w:tcPr>
          <w:p w14:paraId="15386C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35A333" w14:textId="77777777" w:rsidR="002077FA" w:rsidRPr="00487927" w:rsidRDefault="002077FA" w:rsidP="00000C3C">
            <w:pPr>
              <w:jc w:val="center"/>
              <w:rPr>
                <w:rFonts w:cstheme="minorHAnsi"/>
                <w:szCs w:val="20"/>
              </w:rPr>
            </w:pPr>
          </w:p>
        </w:tc>
      </w:tr>
      <w:tr w:rsidR="002077FA" w:rsidRPr="00487927" w14:paraId="55F13160" w14:textId="34C2CA46" w:rsidTr="002077FA">
        <w:tc>
          <w:tcPr>
            <w:tcW w:w="1255" w:type="dxa"/>
          </w:tcPr>
          <w:p w14:paraId="4093EE0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2077FA" w:rsidRPr="00487927" w:rsidRDefault="002077FA" w:rsidP="00000C3C">
            <w:pPr>
              <w:jc w:val="center"/>
              <w:rPr>
                <w:rFonts w:cstheme="minorHAnsi"/>
                <w:szCs w:val="20"/>
              </w:rPr>
            </w:pPr>
          </w:p>
        </w:tc>
        <w:tc>
          <w:tcPr>
            <w:tcW w:w="1080" w:type="dxa"/>
          </w:tcPr>
          <w:p w14:paraId="061E55FD" w14:textId="13A329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802C86" w14:textId="77777777" w:rsidR="002077FA" w:rsidRPr="00487927" w:rsidRDefault="002077FA" w:rsidP="00000C3C">
            <w:pPr>
              <w:jc w:val="center"/>
              <w:rPr>
                <w:rFonts w:cstheme="minorHAnsi"/>
                <w:szCs w:val="20"/>
              </w:rPr>
            </w:pPr>
          </w:p>
        </w:tc>
        <w:tc>
          <w:tcPr>
            <w:tcW w:w="1080" w:type="dxa"/>
          </w:tcPr>
          <w:p w14:paraId="2C8B3614" w14:textId="77777777" w:rsidR="002077FA" w:rsidRPr="00487927" w:rsidRDefault="002077FA" w:rsidP="00000C3C">
            <w:pPr>
              <w:jc w:val="center"/>
              <w:rPr>
                <w:rFonts w:cstheme="minorHAnsi"/>
                <w:szCs w:val="20"/>
              </w:rPr>
            </w:pPr>
          </w:p>
        </w:tc>
        <w:tc>
          <w:tcPr>
            <w:tcW w:w="1080" w:type="dxa"/>
          </w:tcPr>
          <w:p w14:paraId="54D5722C" w14:textId="0099EFA5" w:rsidR="002077FA" w:rsidRPr="00487927" w:rsidRDefault="002077FA" w:rsidP="00000C3C">
            <w:pPr>
              <w:jc w:val="center"/>
              <w:rPr>
                <w:rFonts w:cstheme="minorHAnsi"/>
                <w:szCs w:val="20"/>
              </w:rPr>
            </w:pPr>
          </w:p>
        </w:tc>
        <w:tc>
          <w:tcPr>
            <w:tcW w:w="1080" w:type="dxa"/>
          </w:tcPr>
          <w:p w14:paraId="1B89E2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D6A4BD" w14:textId="77777777" w:rsidR="002077FA" w:rsidRPr="00487927" w:rsidRDefault="002077FA" w:rsidP="00000C3C">
            <w:pPr>
              <w:jc w:val="center"/>
              <w:rPr>
                <w:rFonts w:cstheme="minorHAnsi"/>
                <w:szCs w:val="20"/>
              </w:rPr>
            </w:pPr>
          </w:p>
        </w:tc>
      </w:tr>
      <w:tr w:rsidR="002077FA" w:rsidRPr="00487927" w14:paraId="37C95C7C" w14:textId="587AC12C" w:rsidTr="002077FA">
        <w:tc>
          <w:tcPr>
            <w:tcW w:w="1255" w:type="dxa"/>
          </w:tcPr>
          <w:p w14:paraId="4BF5A1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2077FA" w:rsidRPr="00487927" w:rsidRDefault="002077FA" w:rsidP="00000C3C">
            <w:pPr>
              <w:jc w:val="center"/>
              <w:rPr>
                <w:rFonts w:cstheme="minorHAnsi"/>
                <w:szCs w:val="20"/>
              </w:rPr>
            </w:pPr>
          </w:p>
        </w:tc>
        <w:tc>
          <w:tcPr>
            <w:tcW w:w="1080" w:type="dxa"/>
          </w:tcPr>
          <w:p w14:paraId="29426E71" w14:textId="31F2511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5582D" w14:textId="77777777" w:rsidR="002077FA" w:rsidRPr="00487927" w:rsidRDefault="002077FA" w:rsidP="00000C3C">
            <w:pPr>
              <w:jc w:val="center"/>
              <w:rPr>
                <w:rFonts w:cstheme="minorHAnsi"/>
                <w:szCs w:val="20"/>
              </w:rPr>
            </w:pPr>
          </w:p>
        </w:tc>
        <w:tc>
          <w:tcPr>
            <w:tcW w:w="1080" w:type="dxa"/>
          </w:tcPr>
          <w:p w14:paraId="5299167A" w14:textId="77777777" w:rsidR="002077FA" w:rsidRPr="00487927" w:rsidRDefault="002077FA" w:rsidP="00000C3C">
            <w:pPr>
              <w:jc w:val="center"/>
              <w:rPr>
                <w:rFonts w:cstheme="minorHAnsi"/>
                <w:szCs w:val="20"/>
              </w:rPr>
            </w:pPr>
          </w:p>
        </w:tc>
        <w:tc>
          <w:tcPr>
            <w:tcW w:w="1080" w:type="dxa"/>
          </w:tcPr>
          <w:p w14:paraId="7493B9F1" w14:textId="73A66C63" w:rsidR="002077FA" w:rsidRPr="00487927" w:rsidRDefault="002077FA" w:rsidP="00000C3C">
            <w:pPr>
              <w:jc w:val="center"/>
              <w:rPr>
                <w:rFonts w:cstheme="minorHAnsi"/>
                <w:szCs w:val="20"/>
              </w:rPr>
            </w:pPr>
          </w:p>
        </w:tc>
        <w:tc>
          <w:tcPr>
            <w:tcW w:w="1080" w:type="dxa"/>
          </w:tcPr>
          <w:p w14:paraId="62514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519F01" w14:textId="77777777" w:rsidR="002077FA" w:rsidRPr="00487927" w:rsidRDefault="002077FA" w:rsidP="00000C3C">
            <w:pPr>
              <w:jc w:val="center"/>
              <w:rPr>
                <w:rFonts w:cstheme="minorHAnsi"/>
                <w:szCs w:val="20"/>
              </w:rPr>
            </w:pPr>
          </w:p>
        </w:tc>
      </w:tr>
      <w:tr w:rsidR="002077FA" w:rsidRPr="00487927" w14:paraId="36C63038" w14:textId="6E4DEA63" w:rsidTr="002077FA">
        <w:tc>
          <w:tcPr>
            <w:tcW w:w="1255" w:type="dxa"/>
          </w:tcPr>
          <w:p w14:paraId="37BB32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2077FA" w:rsidRPr="00487927" w:rsidRDefault="002077FA" w:rsidP="00000C3C">
            <w:pPr>
              <w:jc w:val="center"/>
              <w:rPr>
                <w:rFonts w:cstheme="minorHAnsi"/>
                <w:szCs w:val="20"/>
              </w:rPr>
            </w:pPr>
          </w:p>
        </w:tc>
        <w:tc>
          <w:tcPr>
            <w:tcW w:w="1080" w:type="dxa"/>
          </w:tcPr>
          <w:p w14:paraId="23920FF3" w14:textId="3DED61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3C531D" w14:textId="77777777" w:rsidR="002077FA" w:rsidRPr="00487927" w:rsidRDefault="002077FA" w:rsidP="00000C3C">
            <w:pPr>
              <w:jc w:val="center"/>
              <w:rPr>
                <w:rFonts w:cstheme="minorHAnsi"/>
                <w:szCs w:val="20"/>
              </w:rPr>
            </w:pPr>
          </w:p>
        </w:tc>
        <w:tc>
          <w:tcPr>
            <w:tcW w:w="1080" w:type="dxa"/>
          </w:tcPr>
          <w:p w14:paraId="5C57A827" w14:textId="77777777" w:rsidR="002077FA" w:rsidRPr="00487927" w:rsidRDefault="002077FA" w:rsidP="00000C3C">
            <w:pPr>
              <w:jc w:val="center"/>
              <w:rPr>
                <w:rFonts w:cstheme="minorHAnsi"/>
                <w:szCs w:val="20"/>
              </w:rPr>
            </w:pPr>
          </w:p>
        </w:tc>
        <w:tc>
          <w:tcPr>
            <w:tcW w:w="1080" w:type="dxa"/>
          </w:tcPr>
          <w:p w14:paraId="357A9F5D" w14:textId="560015F8" w:rsidR="002077FA" w:rsidRPr="00487927" w:rsidRDefault="002077FA" w:rsidP="00000C3C">
            <w:pPr>
              <w:jc w:val="center"/>
              <w:rPr>
                <w:rFonts w:cstheme="minorHAnsi"/>
                <w:szCs w:val="20"/>
              </w:rPr>
            </w:pPr>
          </w:p>
        </w:tc>
        <w:tc>
          <w:tcPr>
            <w:tcW w:w="1080" w:type="dxa"/>
          </w:tcPr>
          <w:p w14:paraId="3C40949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25D013" w14:textId="77777777" w:rsidR="002077FA" w:rsidRPr="00487927" w:rsidRDefault="002077FA" w:rsidP="00000C3C">
            <w:pPr>
              <w:jc w:val="center"/>
              <w:rPr>
                <w:rFonts w:cstheme="minorHAnsi"/>
                <w:szCs w:val="20"/>
              </w:rPr>
            </w:pPr>
          </w:p>
        </w:tc>
      </w:tr>
      <w:tr w:rsidR="002077FA" w:rsidRPr="00487927" w14:paraId="23301158" w14:textId="4BAC4956" w:rsidTr="002077FA">
        <w:tc>
          <w:tcPr>
            <w:tcW w:w="1255" w:type="dxa"/>
          </w:tcPr>
          <w:p w14:paraId="0A43B48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2077FA" w:rsidRPr="00487927" w:rsidRDefault="002077FA" w:rsidP="00000C3C">
            <w:pPr>
              <w:jc w:val="center"/>
              <w:rPr>
                <w:rFonts w:cstheme="minorHAnsi"/>
                <w:szCs w:val="20"/>
              </w:rPr>
            </w:pPr>
          </w:p>
        </w:tc>
        <w:tc>
          <w:tcPr>
            <w:tcW w:w="1080" w:type="dxa"/>
          </w:tcPr>
          <w:p w14:paraId="6271B0DA" w14:textId="20437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8C8A" w14:textId="77777777" w:rsidR="002077FA" w:rsidRPr="00487927" w:rsidRDefault="002077FA" w:rsidP="00000C3C">
            <w:pPr>
              <w:jc w:val="center"/>
              <w:rPr>
                <w:rFonts w:cstheme="minorHAnsi"/>
                <w:szCs w:val="20"/>
              </w:rPr>
            </w:pPr>
          </w:p>
        </w:tc>
        <w:tc>
          <w:tcPr>
            <w:tcW w:w="1080" w:type="dxa"/>
          </w:tcPr>
          <w:p w14:paraId="4A8E48D3" w14:textId="77777777" w:rsidR="002077FA" w:rsidRPr="00487927" w:rsidRDefault="002077FA" w:rsidP="00000C3C">
            <w:pPr>
              <w:jc w:val="center"/>
              <w:rPr>
                <w:rFonts w:cstheme="minorHAnsi"/>
                <w:szCs w:val="20"/>
              </w:rPr>
            </w:pPr>
          </w:p>
        </w:tc>
        <w:tc>
          <w:tcPr>
            <w:tcW w:w="1080" w:type="dxa"/>
          </w:tcPr>
          <w:p w14:paraId="3E9A872B" w14:textId="29DAD0F0" w:rsidR="002077FA" w:rsidRPr="00487927" w:rsidRDefault="002077FA" w:rsidP="00000C3C">
            <w:pPr>
              <w:jc w:val="center"/>
              <w:rPr>
                <w:rFonts w:cstheme="minorHAnsi"/>
                <w:szCs w:val="20"/>
              </w:rPr>
            </w:pPr>
          </w:p>
        </w:tc>
        <w:tc>
          <w:tcPr>
            <w:tcW w:w="1080" w:type="dxa"/>
          </w:tcPr>
          <w:p w14:paraId="49404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863951" w14:textId="77777777" w:rsidR="002077FA" w:rsidRPr="00487927" w:rsidRDefault="002077FA" w:rsidP="00000C3C">
            <w:pPr>
              <w:jc w:val="center"/>
              <w:rPr>
                <w:rFonts w:cstheme="minorHAnsi"/>
                <w:szCs w:val="20"/>
              </w:rPr>
            </w:pPr>
          </w:p>
        </w:tc>
      </w:tr>
      <w:tr w:rsidR="002077FA" w:rsidRPr="00487927" w14:paraId="29946ABE" w14:textId="5751A06E" w:rsidTr="002077FA">
        <w:tc>
          <w:tcPr>
            <w:tcW w:w="1255" w:type="dxa"/>
          </w:tcPr>
          <w:p w14:paraId="29F11D1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2077FA" w:rsidRPr="00487927" w:rsidRDefault="002077FA" w:rsidP="00000C3C">
            <w:pPr>
              <w:jc w:val="center"/>
              <w:rPr>
                <w:rFonts w:cstheme="minorHAnsi"/>
                <w:szCs w:val="20"/>
              </w:rPr>
            </w:pPr>
          </w:p>
        </w:tc>
        <w:tc>
          <w:tcPr>
            <w:tcW w:w="1080" w:type="dxa"/>
          </w:tcPr>
          <w:p w14:paraId="21F6FA04" w14:textId="35A941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8B172" w14:textId="77777777" w:rsidR="002077FA" w:rsidRPr="00487927" w:rsidRDefault="002077FA" w:rsidP="00000C3C">
            <w:pPr>
              <w:jc w:val="center"/>
              <w:rPr>
                <w:rFonts w:cstheme="minorHAnsi"/>
                <w:szCs w:val="20"/>
              </w:rPr>
            </w:pPr>
          </w:p>
        </w:tc>
        <w:tc>
          <w:tcPr>
            <w:tcW w:w="1080" w:type="dxa"/>
          </w:tcPr>
          <w:p w14:paraId="61A24BAF" w14:textId="77777777" w:rsidR="002077FA" w:rsidRPr="00487927" w:rsidRDefault="002077FA" w:rsidP="00000C3C">
            <w:pPr>
              <w:jc w:val="center"/>
              <w:rPr>
                <w:rFonts w:cstheme="minorHAnsi"/>
                <w:szCs w:val="20"/>
              </w:rPr>
            </w:pPr>
          </w:p>
        </w:tc>
        <w:tc>
          <w:tcPr>
            <w:tcW w:w="1080" w:type="dxa"/>
          </w:tcPr>
          <w:p w14:paraId="1AE2376F" w14:textId="4F8CA4FD" w:rsidR="002077FA" w:rsidRPr="00487927" w:rsidRDefault="002077FA" w:rsidP="00000C3C">
            <w:pPr>
              <w:jc w:val="center"/>
              <w:rPr>
                <w:rFonts w:cstheme="minorHAnsi"/>
                <w:szCs w:val="20"/>
              </w:rPr>
            </w:pPr>
          </w:p>
        </w:tc>
        <w:tc>
          <w:tcPr>
            <w:tcW w:w="1080" w:type="dxa"/>
          </w:tcPr>
          <w:p w14:paraId="737557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848B27" w14:textId="77777777" w:rsidR="002077FA" w:rsidRPr="00487927" w:rsidRDefault="002077FA" w:rsidP="00000C3C">
            <w:pPr>
              <w:jc w:val="center"/>
              <w:rPr>
                <w:rFonts w:cstheme="minorHAnsi"/>
                <w:szCs w:val="20"/>
              </w:rPr>
            </w:pPr>
          </w:p>
        </w:tc>
      </w:tr>
      <w:tr w:rsidR="002077FA" w:rsidRPr="00487927" w14:paraId="018364ED" w14:textId="04DB464A" w:rsidTr="002077FA">
        <w:tc>
          <w:tcPr>
            <w:tcW w:w="1255" w:type="dxa"/>
          </w:tcPr>
          <w:p w14:paraId="2BC7314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2077FA" w:rsidRPr="00487927" w:rsidRDefault="002077FA" w:rsidP="00000C3C">
            <w:pPr>
              <w:jc w:val="center"/>
              <w:rPr>
                <w:rFonts w:cstheme="minorHAnsi"/>
                <w:szCs w:val="20"/>
              </w:rPr>
            </w:pPr>
          </w:p>
        </w:tc>
        <w:tc>
          <w:tcPr>
            <w:tcW w:w="1080" w:type="dxa"/>
          </w:tcPr>
          <w:p w14:paraId="13B9559F" w14:textId="61B3A0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ED157" w14:textId="77777777" w:rsidR="002077FA" w:rsidRPr="00487927" w:rsidRDefault="002077FA" w:rsidP="00000C3C">
            <w:pPr>
              <w:jc w:val="center"/>
              <w:rPr>
                <w:rFonts w:cstheme="minorHAnsi"/>
                <w:szCs w:val="20"/>
              </w:rPr>
            </w:pPr>
          </w:p>
        </w:tc>
        <w:tc>
          <w:tcPr>
            <w:tcW w:w="1080" w:type="dxa"/>
          </w:tcPr>
          <w:p w14:paraId="370B9A3A" w14:textId="77777777" w:rsidR="002077FA" w:rsidRPr="00487927" w:rsidRDefault="002077FA" w:rsidP="00000C3C">
            <w:pPr>
              <w:jc w:val="center"/>
              <w:rPr>
                <w:rFonts w:cstheme="minorHAnsi"/>
                <w:szCs w:val="20"/>
              </w:rPr>
            </w:pPr>
          </w:p>
        </w:tc>
        <w:tc>
          <w:tcPr>
            <w:tcW w:w="1080" w:type="dxa"/>
          </w:tcPr>
          <w:p w14:paraId="4816616B" w14:textId="2A3E673F" w:rsidR="002077FA" w:rsidRPr="00487927" w:rsidRDefault="002077FA" w:rsidP="00000C3C">
            <w:pPr>
              <w:jc w:val="center"/>
              <w:rPr>
                <w:rFonts w:cstheme="minorHAnsi"/>
                <w:szCs w:val="20"/>
              </w:rPr>
            </w:pPr>
          </w:p>
        </w:tc>
        <w:tc>
          <w:tcPr>
            <w:tcW w:w="1080" w:type="dxa"/>
          </w:tcPr>
          <w:p w14:paraId="1DA4299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2446BE" w14:textId="77777777" w:rsidR="002077FA" w:rsidRPr="00487927" w:rsidRDefault="002077FA" w:rsidP="00000C3C">
            <w:pPr>
              <w:jc w:val="center"/>
              <w:rPr>
                <w:rFonts w:cstheme="minorHAnsi"/>
                <w:szCs w:val="20"/>
              </w:rPr>
            </w:pPr>
          </w:p>
        </w:tc>
      </w:tr>
      <w:tr w:rsidR="002077FA" w:rsidRPr="00487927" w14:paraId="792926F5" w14:textId="69BADA43" w:rsidTr="002077FA">
        <w:tc>
          <w:tcPr>
            <w:tcW w:w="1255" w:type="dxa"/>
          </w:tcPr>
          <w:p w14:paraId="4C6D91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2077FA" w:rsidRPr="00487927" w:rsidRDefault="002077FA" w:rsidP="00000C3C">
            <w:pPr>
              <w:jc w:val="center"/>
              <w:rPr>
                <w:rFonts w:cstheme="minorHAnsi"/>
                <w:szCs w:val="20"/>
              </w:rPr>
            </w:pPr>
          </w:p>
        </w:tc>
        <w:tc>
          <w:tcPr>
            <w:tcW w:w="1080" w:type="dxa"/>
          </w:tcPr>
          <w:p w14:paraId="22690543" w14:textId="20C3B8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253C31" w14:textId="77777777" w:rsidR="002077FA" w:rsidRPr="00487927" w:rsidRDefault="002077FA" w:rsidP="00000C3C">
            <w:pPr>
              <w:jc w:val="center"/>
              <w:rPr>
                <w:rFonts w:cstheme="minorHAnsi"/>
                <w:szCs w:val="20"/>
              </w:rPr>
            </w:pPr>
          </w:p>
        </w:tc>
        <w:tc>
          <w:tcPr>
            <w:tcW w:w="1080" w:type="dxa"/>
          </w:tcPr>
          <w:p w14:paraId="5404C00A" w14:textId="77777777" w:rsidR="002077FA" w:rsidRPr="00487927" w:rsidRDefault="002077FA" w:rsidP="00000C3C">
            <w:pPr>
              <w:jc w:val="center"/>
              <w:rPr>
                <w:rFonts w:cstheme="minorHAnsi"/>
                <w:szCs w:val="20"/>
              </w:rPr>
            </w:pPr>
          </w:p>
        </w:tc>
        <w:tc>
          <w:tcPr>
            <w:tcW w:w="1080" w:type="dxa"/>
          </w:tcPr>
          <w:p w14:paraId="31FB8EBE" w14:textId="532881B4" w:rsidR="002077FA" w:rsidRPr="00487927" w:rsidRDefault="002077FA" w:rsidP="00000C3C">
            <w:pPr>
              <w:jc w:val="center"/>
              <w:rPr>
                <w:rFonts w:cstheme="minorHAnsi"/>
                <w:szCs w:val="20"/>
              </w:rPr>
            </w:pPr>
          </w:p>
        </w:tc>
        <w:tc>
          <w:tcPr>
            <w:tcW w:w="1080" w:type="dxa"/>
          </w:tcPr>
          <w:p w14:paraId="1A9FD9B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42444" w14:textId="77777777" w:rsidR="002077FA" w:rsidRPr="00487927" w:rsidRDefault="002077FA" w:rsidP="00000C3C">
            <w:pPr>
              <w:jc w:val="center"/>
              <w:rPr>
                <w:rFonts w:cstheme="minorHAnsi"/>
                <w:szCs w:val="20"/>
              </w:rPr>
            </w:pPr>
          </w:p>
        </w:tc>
      </w:tr>
      <w:tr w:rsidR="002077FA" w:rsidRPr="00487927" w14:paraId="6400C72B" w14:textId="77001C11" w:rsidTr="002077FA">
        <w:tc>
          <w:tcPr>
            <w:tcW w:w="1255" w:type="dxa"/>
          </w:tcPr>
          <w:p w14:paraId="1457B4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2077FA" w:rsidRPr="00487927" w:rsidRDefault="002077FA" w:rsidP="00000C3C">
            <w:pPr>
              <w:jc w:val="center"/>
              <w:rPr>
                <w:rFonts w:cstheme="minorHAnsi"/>
                <w:szCs w:val="20"/>
              </w:rPr>
            </w:pPr>
          </w:p>
        </w:tc>
        <w:tc>
          <w:tcPr>
            <w:tcW w:w="1080" w:type="dxa"/>
          </w:tcPr>
          <w:p w14:paraId="03A593FB" w14:textId="4DC0B3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9AA42F" w14:textId="77777777" w:rsidR="002077FA" w:rsidRPr="00487927" w:rsidRDefault="002077FA" w:rsidP="00000C3C">
            <w:pPr>
              <w:jc w:val="center"/>
              <w:rPr>
                <w:rFonts w:cstheme="minorHAnsi"/>
                <w:szCs w:val="20"/>
              </w:rPr>
            </w:pPr>
          </w:p>
        </w:tc>
        <w:tc>
          <w:tcPr>
            <w:tcW w:w="1080" w:type="dxa"/>
          </w:tcPr>
          <w:p w14:paraId="4AACC121" w14:textId="77777777" w:rsidR="002077FA" w:rsidRPr="00487927" w:rsidRDefault="002077FA" w:rsidP="00000C3C">
            <w:pPr>
              <w:jc w:val="center"/>
              <w:rPr>
                <w:rFonts w:cstheme="minorHAnsi"/>
                <w:szCs w:val="20"/>
              </w:rPr>
            </w:pPr>
          </w:p>
        </w:tc>
        <w:tc>
          <w:tcPr>
            <w:tcW w:w="1080" w:type="dxa"/>
          </w:tcPr>
          <w:p w14:paraId="022AB6B0" w14:textId="55481DD1" w:rsidR="002077FA" w:rsidRPr="00487927" w:rsidRDefault="002077FA" w:rsidP="00000C3C">
            <w:pPr>
              <w:jc w:val="center"/>
              <w:rPr>
                <w:rFonts w:cstheme="minorHAnsi"/>
                <w:szCs w:val="20"/>
              </w:rPr>
            </w:pPr>
          </w:p>
        </w:tc>
        <w:tc>
          <w:tcPr>
            <w:tcW w:w="1080" w:type="dxa"/>
          </w:tcPr>
          <w:p w14:paraId="3BAF41C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41B06F" w14:textId="77777777" w:rsidR="002077FA" w:rsidRPr="00487927" w:rsidRDefault="002077FA" w:rsidP="00000C3C">
            <w:pPr>
              <w:jc w:val="center"/>
              <w:rPr>
                <w:rFonts w:cstheme="minorHAnsi"/>
                <w:szCs w:val="20"/>
              </w:rPr>
            </w:pPr>
          </w:p>
        </w:tc>
      </w:tr>
      <w:tr w:rsidR="002077FA" w:rsidRPr="00487927" w14:paraId="25AD6642" w14:textId="251A80B2" w:rsidTr="002077FA">
        <w:tc>
          <w:tcPr>
            <w:tcW w:w="1255" w:type="dxa"/>
          </w:tcPr>
          <w:p w14:paraId="25C267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2077FA" w:rsidRPr="00487927" w:rsidRDefault="002077FA" w:rsidP="00000C3C">
            <w:pPr>
              <w:jc w:val="center"/>
              <w:rPr>
                <w:rFonts w:cstheme="minorHAnsi"/>
                <w:szCs w:val="20"/>
              </w:rPr>
            </w:pPr>
          </w:p>
        </w:tc>
        <w:tc>
          <w:tcPr>
            <w:tcW w:w="1080" w:type="dxa"/>
          </w:tcPr>
          <w:p w14:paraId="2E06E478" w14:textId="07D85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C1AB3F" w14:textId="77777777" w:rsidR="002077FA" w:rsidRPr="00487927" w:rsidRDefault="002077FA" w:rsidP="00000C3C">
            <w:pPr>
              <w:jc w:val="center"/>
              <w:rPr>
                <w:rFonts w:cstheme="minorHAnsi"/>
                <w:szCs w:val="20"/>
              </w:rPr>
            </w:pPr>
          </w:p>
        </w:tc>
        <w:tc>
          <w:tcPr>
            <w:tcW w:w="1080" w:type="dxa"/>
          </w:tcPr>
          <w:p w14:paraId="3E816EB9" w14:textId="77777777" w:rsidR="002077FA" w:rsidRPr="00487927" w:rsidRDefault="002077FA" w:rsidP="00000C3C">
            <w:pPr>
              <w:jc w:val="center"/>
              <w:rPr>
                <w:rFonts w:cstheme="minorHAnsi"/>
                <w:szCs w:val="20"/>
              </w:rPr>
            </w:pPr>
          </w:p>
        </w:tc>
        <w:tc>
          <w:tcPr>
            <w:tcW w:w="1080" w:type="dxa"/>
          </w:tcPr>
          <w:p w14:paraId="59778C96" w14:textId="6079DF89" w:rsidR="002077FA" w:rsidRPr="00487927" w:rsidRDefault="002077FA" w:rsidP="00000C3C">
            <w:pPr>
              <w:jc w:val="center"/>
              <w:rPr>
                <w:rFonts w:cstheme="minorHAnsi"/>
                <w:szCs w:val="20"/>
              </w:rPr>
            </w:pPr>
          </w:p>
        </w:tc>
        <w:tc>
          <w:tcPr>
            <w:tcW w:w="1080" w:type="dxa"/>
          </w:tcPr>
          <w:p w14:paraId="5A592A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C7F580" w14:textId="77777777" w:rsidR="002077FA" w:rsidRPr="00487927" w:rsidRDefault="002077FA" w:rsidP="00000C3C">
            <w:pPr>
              <w:jc w:val="center"/>
              <w:rPr>
                <w:rFonts w:cstheme="minorHAnsi"/>
                <w:szCs w:val="20"/>
              </w:rPr>
            </w:pPr>
          </w:p>
        </w:tc>
      </w:tr>
      <w:tr w:rsidR="002077FA" w:rsidRPr="00487927" w14:paraId="73CF302E" w14:textId="0621D1E5" w:rsidTr="002077FA">
        <w:tc>
          <w:tcPr>
            <w:tcW w:w="1255" w:type="dxa"/>
          </w:tcPr>
          <w:p w14:paraId="1BDE3A9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2077FA" w:rsidRPr="00487927" w:rsidRDefault="002077FA" w:rsidP="00000C3C">
            <w:pPr>
              <w:jc w:val="center"/>
              <w:rPr>
                <w:rFonts w:cstheme="minorHAnsi"/>
                <w:szCs w:val="20"/>
              </w:rPr>
            </w:pPr>
          </w:p>
        </w:tc>
        <w:tc>
          <w:tcPr>
            <w:tcW w:w="1080" w:type="dxa"/>
          </w:tcPr>
          <w:p w14:paraId="377A491C" w14:textId="59B59D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CA39FF" w14:textId="77777777" w:rsidR="002077FA" w:rsidRPr="00487927" w:rsidRDefault="002077FA" w:rsidP="00000C3C">
            <w:pPr>
              <w:jc w:val="center"/>
              <w:rPr>
                <w:rFonts w:cstheme="minorHAnsi"/>
                <w:szCs w:val="20"/>
              </w:rPr>
            </w:pPr>
          </w:p>
        </w:tc>
        <w:tc>
          <w:tcPr>
            <w:tcW w:w="1080" w:type="dxa"/>
          </w:tcPr>
          <w:p w14:paraId="34398E99" w14:textId="77777777" w:rsidR="002077FA" w:rsidRPr="00487927" w:rsidRDefault="002077FA" w:rsidP="00000C3C">
            <w:pPr>
              <w:jc w:val="center"/>
              <w:rPr>
                <w:rFonts w:cstheme="minorHAnsi"/>
                <w:szCs w:val="20"/>
              </w:rPr>
            </w:pPr>
          </w:p>
        </w:tc>
        <w:tc>
          <w:tcPr>
            <w:tcW w:w="1080" w:type="dxa"/>
          </w:tcPr>
          <w:p w14:paraId="69538EFC" w14:textId="068194E3" w:rsidR="002077FA" w:rsidRPr="00487927" w:rsidRDefault="002077FA" w:rsidP="00000C3C">
            <w:pPr>
              <w:jc w:val="center"/>
              <w:rPr>
                <w:rFonts w:cstheme="minorHAnsi"/>
                <w:szCs w:val="20"/>
              </w:rPr>
            </w:pPr>
          </w:p>
        </w:tc>
        <w:tc>
          <w:tcPr>
            <w:tcW w:w="1080" w:type="dxa"/>
          </w:tcPr>
          <w:p w14:paraId="45A155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A7DFFFA" w14:textId="77777777" w:rsidR="002077FA" w:rsidRPr="00487927" w:rsidRDefault="002077FA" w:rsidP="00000C3C">
            <w:pPr>
              <w:jc w:val="center"/>
              <w:rPr>
                <w:rFonts w:cstheme="minorHAnsi"/>
                <w:szCs w:val="20"/>
              </w:rPr>
            </w:pPr>
          </w:p>
        </w:tc>
      </w:tr>
      <w:tr w:rsidR="002077FA" w:rsidRPr="00487927" w14:paraId="5831F787" w14:textId="2ED20618" w:rsidTr="002077FA">
        <w:tc>
          <w:tcPr>
            <w:tcW w:w="1255" w:type="dxa"/>
          </w:tcPr>
          <w:p w14:paraId="0BCB146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2077FA" w:rsidRPr="00487927" w:rsidRDefault="002077FA" w:rsidP="00000C3C">
            <w:pPr>
              <w:jc w:val="center"/>
              <w:rPr>
                <w:rFonts w:cstheme="minorHAnsi"/>
                <w:szCs w:val="20"/>
              </w:rPr>
            </w:pPr>
          </w:p>
        </w:tc>
        <w:tc>
          <w:tcPr>
            <w:tcW w:w="1080" w:type="dxa"/>
          </w:tcPr>
          <w:p w14:paraId="08DA627A" w14:textId="535401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F8BEB5" w14:textId="77777777" w:rsidR="002077FA" w:rsidRPr="00487927" w:rsidRDefault="002077FA" w:rsidP="00000C3C">
            <w:pPr>
              <w:jc w:val="center"/>
              <w:rPr>
                <w:rFonts w:cstheme="minorHAnsi"/>
                <w:szCs w:val="20"/>
              </w:rPr>
            </w:pPr>
          </w:p>
        </w:tc>
        <w:tc>
          <w:tcPr>
            <w:tcW w:w="1080" w:type="dxa"/>
          </w:tcPr>
          <w:p w14:paraId="37C3C8DF" w14:textId="77777777" w:rsidR="002077FA" w:rsidRPr="00487927" w:rsidRDefault="002077FA" w:rsidP="00000C3C">
            <w:pPr>
              <w:jc w:val="center"/>
              <w:rPr>
                <w:rFonts w:cstheme="minorHAnsi"/>
                <w:szCs w:val="20"/>
              </w:rPr>
            </w:pPr>
          </w:p>
        </w:tc>
        <w:tc>
          <w:tcPr>
            <w:tcW w:w="1080" w:type="dxa"/>
          </w:tcPr>
          <w:p w14:paraId="3D00987E" w14:textId="1F205E06" w:rsidR="002077FA" w:rsidRPr="00487927" w:rsidRDefault="002077FA" w:rsidP="00000C3C">
            <w:pPr>
              <w:jc w:val="center"/>
              <w:rPr>
                <w:rFonts w:cstheme="minorHAnsi"/>
                <w:szCs w:val="20"/>
              </w:rPr>
            </w:pPr>
          </w:p>
        </w:tc>
        <w:tc>
          <w:tcPr>
            <w:tcW w:w="1080" w:type="dxa"/>
          </w:tcPr>
          <w:p w14:paraId="5AE700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408C40" w14:textId="77777777" w:rsidR="002077FA" w:rsidRPr="00487927" w:rsidRDefault="002077FA" w:rsidP="00000C3C">
            <w:pPr>
              <w:jc w:val="center"/>
              <w:rPr>
                <w:rFonts w:cstheme="minorHAnsi"/>
                <w:szCs w:val="20"/>
              </w:rPr>
            </w:pPr>
          </w:p>
        </w:tc>
      </w:tr>
      <w:tr w:rsidR="002077FA" w:rsidRPr="00487927" w14:paraId="2996E10B" w14:textId="295162AC" w:rsidTr="002077FA">
        <w:tc>
          <w:tcPr>
            <w:tcW w:w="1255" w:type="dxa"/>
          </w:tcPr>
          <w:p w14:paraId="16A631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2077FA" w:rsidRPr="00487927" w:rsidRDefault="002077FA" w:rsidP="00000C3C">
            <w:pPr>
              <w:jc w:val="center"/>
              <w:rPr>
                <w:rFonts w:cstheme="minorHAnsi"/>
                <w:szCs w:val="20"/>
              </w:rPr>
            </w:pPr>
          </w:p>
        </w:tc>
        <w:tc>
          <w:tcPr>
            <w:tcW w:w="1080" w:type="dxa"/>
          </w:tcPr>
          <w:p w14:paraId="00D026A4" w14:textId="2152F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32A3E" w14:textId="77777777" w:rsidR="002077FA" w:rsidRPr="00487927" w:rsidRDefault="002077FA" w:rsidP="00000C3C">
            <w:pPr>
              <w:jc w:val="center"/>
              <w:rPr>
                <w:rFonts w:cstheme="minorHAnsi"/>
                <w:szCs w:val="20"/>
              </w:rPr>
            </w:pPr>
          </w:p>
        </w:tc>
        <w:tc>
          <w:tcPr>
            <w:tcW w:w="1080" w:type="dxa"/>
          </w:tcPr>
          <w:p w14:paraId="6531F054" w14:textId="77777777" w:rsidR="002077FA" w:rsidRPr="00487927" w:rsidRDefault="002077FA" w:rsidP="00000C3C">
            <w:pPr>
              <w:jc w:val="center"/>
              <w:rPr>
                <w:rFonts w:cstheme="minorHAnsi"/>
                <w:szCs w:val="20"/>
              </w:rPr>
            </w:pPr>
          </w:p>
        </w:tc>
        <w:tc>
          <w:tcPr>
            <w:tcW w:w="1080" w:type="dxa"/>
          </w:tcPr>
          <w:p w14:paraId="4C67246A" w14:textId="6CFDF1CB" w:rsidR="002077FA" w:rsidRPr="00487927" w:rsidRDefault="002077FA" w:rsidP="00000C3C">
            <w:pPr>
              <w:jc w:val="center"/>
              <w:rPr>
                <w:rFonts w:cstheme="minorHAnsi"/>
                <w:szCs w:val="20"/>
              </w:rPr>
            </w:pPr>
          </w:p>
        </w:tc>
        <w:tc>
          <w:tcPr>
            <w:tcW w:w="1080" w:type="dxa"/>
          </w:tcPr>
          <w:p w14:paraId="2BECD1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4317C8" w14:textId="77777777" w:rsidR="002077FA" w:rsidRPr="00487927" w:rsidRDefault="002077FA" w:rsidP="00000C3C">
            <w:pPr>
              <w:jc w:val="center"/>
              <w:rPr>
                <w:rFonts w:cstheme="minorHAnsi"/>
                <w:szCs w:val="20"/>
              </w:rPr>
            </w:pPr>
          </w:p>
        </w:tc>
      </w:tr>
      <w:tr w:rsidR="002077FA" w:rsidRPr="00487927" w14:paraId="55251216" w14:textId="52F42F71" w:rsidTr="002077FA">
        <w:tc>
          <w:tcPr>
            <w:tcW w:w="1255" w:type="dxa"/>
          </w:tcPr>
          <w:p w14:paraId="146F0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2077FA" w:rsidRPr="00487927" w:rsidRDefault="002077FA" w:rsidP="00000C3C">
            <w:pPr>
              <w:jc w:val="center"/>
              <w:rPr>
                <w:rFonts w:cstheme="minorHAnsi"/>
                <w:szCs w:val="20"/>
              </w:rPr>
            </w:pPr>
          </w:p>
        </w:tc>
        <w:tc>
          <w:tcPr>
            <w:tcW w:w="1080" w:type="dxa"/>
          </w:tcPr>
          <w:p w14:paraId="0394110F" w14:textId="479571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AD1303" w14:textId="77777777" w:rsidR="002077FA" w:rsidRPr="00487927" w:rsidRDefault="002077FA" w:rsidP="00000C3C">
            <w:pPr>
              <w:jc w:val="center"/>
              <w:rPr>
                <w:rFonts w:cstheme="minorHAnsi"/>
                <w:szCs w:val="20"/>
              </w:rPr>
            </w:pPr>
          </w:p>
        </w:tc>
        <w:tc>
          <w:tcPr>
            <w:tcW w:w="1080" w:type="dxa"/>
          </w:tcPr>
          <w:p w14:paraId="2187D93E" w14:textId="77777777" w:rsidR="002077FA" w:rsidRPr="00487927" w:rsidRDefault="002077FA" w:rsidP="00000C3C">
            <w:pPr>
              <w:jc w:val="center"/>
              <w:rPr>
                <w:rFonts w:cstheme="minorHAnsi"/>
                <w:szCs w:val="20"/>
              </w:rPr>
            </w:pPr>
          </w:p>
        </w:tc>
        <w:tc>
          <w:tcPr>
            <w:tcW w:w="1080" w:type="dxa"/>
          </w:tcPr>
          <w:p w14:paraId="625F195E" w14:textId="47DDC2D2" w:rsidR="002077FA" w:rsidRPr="00487927" w:rsidRDefault="002077FA" w:rsidP="00000C3C">
            <w:pPr>
              <w:jc w:val="center"/>
              <w:rPr>
                <w:rFonts w:cstheme="minorHAnsi"/>
                <w:szCs w:val="20"/>
              </w:rPr>
            </w:pPr>
          </w:p>
        </w:tc>
        <w:tc>
          <w:tcPr>
            <w:tcW w:w="1080" w:type="dxa"/>
          </w:tcPr>
          <w:p w14:paraId="755D14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CCEF71" w14:textId="77777777" w:rsidR="002077FA" w:rsidRPr="00487927" w:rsidRDefault="002077FA" w:rsidP="00000C3C">
            <w:pPr>
              <w:jc w:val="center"/>
              <w:rPr>
                <w:rFonts w:cstheme="minorHAnsi"/>
                <w:szCs w:val="20"/>
              </w:rPr>
            </w:pPr>
          </w:p>
        </w:tc>
      </w:tr>
      <w:tr w:rsidR="002077FA" w:rsidRPr="00487927" w14:paraId="39BACF0B" w14:textId="5D0AC9BF" w:rsidTr="002077FA">
        <w:tc>
          <w:tcPr>
            <w:tcW w:w="1255" w:type="dxa"/>
          </w:tcPr>
          <w:p w14:paraId="218876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2077FA" w:rsidRPr="00487927" w:rsidRDefault="002077FA" w:rsidP="00000C3C">
            <w:pPr>
              <w:jc w:val="center"/>
              <w:rPr>
                <w:rFonts w:cstheme="minorHAnsi"/>
                <w:szCs w:val="20"/>
              </w:rPr>
            </w:pPr>
          </w:p>
        </w:tc>
        <w:tc>
          <w:tcPr>
            <w:tcW w:w="1080" w:type="dxa"/>
          </w:tcPr>
          <w:p w14:paraId="0B378484" w14:textId="3CDA2AC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DFEC35" w14:textId="77777777" w:rsidR="002077FA" w:rsidRPr="00487927" w:rsidRDefault="002077FA" w:rsidP="00000C3C">
            <w:pPr>
              <w:jc w:val="center"/>
              <w:rPr>
                <w:rFonts w:cstheme="minorHAnsi"/>
                <w:szCs w:val="20"/>
              </w:rPr>
            </w:pPr>
          </w:p>
        </w:tc>
        <w:tc>
          <w:tcPr>
            <w:tcW w:w="1080" w:type="dxa"/>
          </w:tcPr>
          <w:p w14:paraId="3EE992A7" w14:textId="77777777" w:rsidR="002077FA" w:rsidRPr="00487927" w:rsidRDefault="002077FA" w:rsidP="00000C3C">
            <w:pPr>
              <w:jc w:val="center"/>
              <w:rPr>
                <w:rFonts w:cstheme="minorHAnsi"/>
                <w:szCs w:val="20"/>
              </w:rPr>
            </w:pPr>
          </w:p>
        </w:tc>
        <w:tc>
          <w:tcPr>
            <w:tcW w:w="1080" w:type="dxa"/>
          </w:tcPr>
          <w:p w14:paraId="6BE37845" w14:textId="73A5E906" w:rsidR="002077FA" w:rsidRPr="00487927" w:rsidRDefault="002077FA" w:rsidP="00000C3C">
            <w:pPr>
              <w:jc w:val="center"/>
              <w:rPr>
                <w:rFonts w:cstheme="minorHAnsi"/>
                <w:szCs w:val="20"/>
              </w:rPr>
            </w:pPr>
          </w:p>
        </w:tc>
        <w:tc>
          <w:tcPr>
            <w:tcW w:w="1080" w:type="dxa"/>
          </w:tcPr>
          <w:p w14:paraId="1089D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EA7C6E" w14:textId="77777777" w:rsidR="002077FA" w:rsidRPr="00487927" w:rsidRDefault="002077FA" w:rsidP="00000C3C">
            <w:pPr>
              <w:jc w:val="center"/>
              <w:rPr>
                <w:rFonts w:cstheme="minorHAnsi"/>
                <w:szCs w:val="20"/>
              </w:rPr>
            </w:pPr>
          </w:p>
        </w:tc>
      </w:tr>
      <w:tr w:rsidR="002077FA" w:rsidRPr="00487927" w14:paraId="6E180480" w14:textId="1BB44BD9" w:rsidTr="002077FA">
        <w:tc>
          <w:tcPr>
            <w:tcW w:w="1255" w:type="dxa"/>
          </w:tcPr>
          <w:p w14:paraId="47DF4D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2077FA" w:rsidRPr="00487927" w:rsidRDefault="002077FA" w:rsidP="00000C3C">
            <w:pPr>
              <w:jc w:val="center"/>
              <w:rPr>
                <w:rFonts w:cstheme="minorHAnsi"/>
                <w:szCs w:val="20"/>
              </w:rPr>
            </w:pPr>
          </w:p>
        </w:tc>
        <w:tc>
          <w:tcPr>
            <w:tcW w:w="1080" w:type="dxa"/>
          </w:tcPr>
          <w:p w14:paraId="5CAC6FAD" w14:textId="24F358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AAA4FB" w14:textId="77777777" w:rsidR="002077FA" w:rsidRPr="00487927" w:rsidRDefault="002077FA" w:rsidP="00000C3C">
            <w:pPr>
              <w:jc w:val="center"/>
              <w:rPr>
                <w:rFonts w:cstheme="minorHAnsi"/>
                <w:szCs w:val="20"/>
              </w:rPr>
            </w:pPr>
          </w:p>
        </w:tc>
        <w:tc>
          <w:tcPr>
            <w:tcW w:w="1080" w:type="dxa"/>
          </w:tcPr>
          <w:p w14:paraId="57E67636" w14:textId="77777777" w:rsidR="002077FA" w:rsidRPr="00487927" w:rsidRDefault="002077FA" w:rsidP="00000C3C">
            <w:pPr>
              <w:jc w:val="center"/>
              <w:rPr>
                <w:rFonts w:cstheme="minorHAnsi"/>
                <w:szCs w:val="20"/>
              </w:rPr>
            </w:pPr>
          </w:p>
        </w:tc>
        <w:tc>
          <w:tcPr>
            <w:tcW w:w="1080" w:type="dxa"/>
          </w:tcPr>
          <w:p w14:paraId="5E4533AF" w14:textId="21ABD3BB" w:rsidR="002077FA" w:rsidRPr="00487927" w:rsidRDefault="002077FA" w:rsidP="00000C3C">
            <w:pPr>
              <w:jc w:val="center"/>
              <w:rPr>
                <w:rFonts w:cstheme="minorHAnsi"/>
                <w:szCs w:val="20"/>
              </w:rPr>
            </w:pPr>
          </w:p>
        </w:tc>
        <w:tc>
          <w:tcPr>
            <w:tcW w:w="1080" w:type="dxa"/>
          </w:tcPr>
          <w:p w14:paraId="1FDCB9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CE8D09" w14:textId="77777777" w:rsidR="002077FA" w:rsidRPr="00487927" w:rsidRDefault="002077FA" w:rsidP="00000C3C">
            <w:pPr>
              <w:jc w:val="center"/>
              <w:rPr>
                <w:rFonts w:cstheme="minorHAnsi"/>
                <w:szCs w:val="20"/>
              </w:rPr>
            </w:pPr>
          </w:p>
        </w:tc>
      </w:tr>
      <w:tr w:rsidR="002077FA" w:rsidRPr="00487927" w14:paraId="0D1D64DE" w14:textId="050594E0" w:rsidTr="002077FA">
        <w:tc>
          <w:tcPr>
            <w:tcW w:w="1255" w:type="dxa"/>
          </w:tcPr>
          <w:p w14:paraId="35996BE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2077FA" w:rsidRPr="00487927" w:rsidRDefault="002077FA" w:rsidP="00000C3C">
            <w:pPr>
              <w:jc w:val="center"/>
              <w:rPr>
                <w:rFonts w:cstheme="minorHAnsi"/>
                <w:szCs w:val="20"/>
              </w:rPr>
            </w:pPr>
          </w:p>
        </w:tc>
        <w:tc>
          <w:tcPr>
            <w:tcW w:w="1080" w:type="dxa"/>
          </w:tcPr>
          <w:p w14:paraId="59CCF80C" w14:textId="416CDC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E1445" w14:textId="77777777" w:rsidR="002077FA" w:rsidRPr="00487927" w:rsidRDefault="002077FA" w:rsidP="00000C3C">
            <w:pPr>
              <w:jc w:val="center"/>
              <w:rPr>
                <w:rFonts w:cstheme="minorHAnsi"/>
                <w:szCs w:val="20"/>
              </w:rPr>
            </w:pPr>
          </w:p>
        </w:tc>
        <w:tc>
          <w:tcPr>
            <w:tcW w:w="1080" w:type="dxa"/>
          </w:tcPr>
          <w:p w14:paraId="44452280" w14:textId="77777777" w:rsidR="002077FA" w:rsidRPr="00487927" w:rsidRDefault="002077FA" w:rsidP="00000C3C">
            <w:pPr>
              <w:jc w:val="center"/>
              <w:rPr>
                <w:rFonts w:cstheme="minorHAnsi"/>
                <w:szCs w:val="20"/>
              </w:rPr>
            </w:pPr>
          </w:p>
        </w:tc>
        <w:tc>
          <w:tcPr>
            <w:tcW w:w="1080" w:type="dxa"/>
          </w:tcPr>
          <w:p w14:paraId="2754C59E" w14:textId="3F51E82F" w:rsidR="002077FA" w:rsidRPr="00487927" w:rsidRDefault="002077FA" w:rsidP="00000C3C">
            <w:pPr>
              <w:jc w:val="center"/>
              <w:rPr>
                <w:rFonts w:cstheme="minorHAnsi"/>
                <w:szCs w:val="20"/>
              </w:rPr>
            </w:pPr>
          </w:p>
        </w:tc>
        <w:tc>
          <w:tcPr>
            <w:tcW w:w="1080" w:type="dxa"/>
          </w:tcPr>
          <w:p w14:paraId="7A2E0F6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22CF991" w14:textId="77777777" w:rsidR="002077FA" w:rsidRPr="00487927" w:rsidRDefault="002077FA" w:rsidP="00000C3C">
            <w:pPr>
              <w:jc w:val="center"/>
              <w:rPr>
                <w:rFonts w:cstheme="minorHAnsi"/>
                <w:szCs w:val="20"/>
              </w:rPr>
            </w:pPr>
          </w:p>
        </w:tc>
      </w:tr>
      <w:tr w:rsidR="002077FA" w:rsidRPr="00487927" w14:paraId="5A3C5058" w14:textId="526EFF40" w:rsidTr="002077FA">
        <w:tc>
          <w:tcPr>
            <w:tcW w:w="1255" w:type="dxa"/>
          </w:tcPr>
          <w:p w14:paraId="3EE16E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2077FA" w:rsidRPr="00487927" w:rsidRDefault="002077FA" w:rsidP="00000C3C">
            <w:pPr>
              <w:jc w:val="center"/>
              <w:rPr>
                <w:rFonts w:cstheme="minorHAnsi"/>
                <w:szCs w:val="20"/>
              </w:rPr>
            </w:pPr>
          </w:p>
        </w:tc>
        <w:tc>
          <w:tcPr>
            <w:tcW w:w="1080" w:type="dxa"/>
          </w:tcPr>
          <w:p w14:paraId="69598C40" w14:textId="0FB4DE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8E82F4" w14:textId="77777777" w:rsidR="002077FA" w:rsidRPr="00487927" w:rsidRDefault="002077FA" w:rsidP="00000C3C">
            <w:pPr>
              <w:jc w:val="center"/>
              <w:rPr>
                <w:rFonts w:cstheme="minorHAnsi"/>
                <w:szCs w:val="20"/>
              </w:rPr>
            </w:pPr>
          </w:p>
        </w:tc>
        <w:tc>
          <w:tcPr>
            <w:tcW w:w="1080" w:type="dxa"/>
          </w:tcPr>
          <w:p w14:paraId="36A813CD" w14:textId="77777777" w:rsidR="002077FA" w:rsidRPr="00487927" w:rsidRDefault="002077FA" w:rsidP="00000C3C">
            <w:pPr>
              <w:jc w:val="center"/>
              <w:rPr>
                <w:rFonts w:cstheme="minorHAnsi"/>
                <w:szCs w:val="20"/>
              </w:rPr>
            </w:pPr>
          </w:p>
        </w:tc>
        <w:tc>
          <w:tcPr>
            <w:tcW w:w="1080" w:type="dxa"/>
          </w:tcPr>
          <w:p w14:paraId="2B666C56" w14:textId="2B4950A8" w:rsidR="002077FA" w:rsidRPr="00487927" w:rsidRDefault="002077FA" w:rsidP="00000C3C">
            <w:pPr>
              <w:jc w:val="center"/>
              <w:rPr>
                <w:rFonts w:cstheme="minorHAnsi"/>
                <w:szCs w:val="20"/>
              </w:rPr>
            </w:pPr>
          </w:p>
        </w:tc>
        <w:tc>
          <w:tcPr>
            <w:tcW w:w="1080" w:type="dxa"/>
          </w:tcPr>
          <w:p w14:paraId="1356E7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7431059" w14:textId="77777777" w:rsidR="002077FA" w:rsidRPr="00487927" w:rsidRDefault="002077FA" w:rsidP="00000C3C">
            <w:pPr>
              <w:jc w:val="center"/>
              <w:rPr>
                <w:rFonts w:cstheme="minorHAnsi"/>
                <w:szCs w:val="20"/>
              </w:rPr>
            </w:pPr>
          </w:p>
        </w:tc>
      </w:tr>
      <w:tr w:rsidR="002077FA" w:rsidRPr="00487927" w14:paraId="6F1A600A" w14:textId="32D6CE7F" w:rsidTr="002077FA">
        <w:tc>
          <w:tcPr>
            <w:tcW w:w="1255" w:type="dxa"/>
          </w:tcPr>
          <w:p w14:paraId="461CB32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2077FA" w:rsidRPr="00487927" w:rsidRDefault="002077FA" w:rsidP="00000C3C">
            <w:pPr>
              <w:jc w:val="center"/>
              <w:rPr>
                <w:rFonts w:cstheme="minorHAnsi"/>
                <w:szCs w:val="20"/>
              </w:rPr>
            </w:pPr>
          </w:p>
        </w:tc>
        <w:tc>
          <w:tcPr>
            <w:tcW w:w="1080" w:type="dxa"/>
          </w:tcPr>
          <w:p w14:paraId="5611B9D5" w14:textId="62DC3F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2C53BB" w14:textId="77777777" w:rsidR="002077FA" w:rsidRPr="00487927" w:rsidRDefault="002077FA" w:rsidP="00000C3C">
            <w:pPr>
              <w:jc w:val="center"/>
              <w:rPr>
                <w:rFonts w:cstheme="minorHAnsi"/>
                <w:szCs w:val="20"/>
              </w:rPr>
            </w:pPr>
          </w:p>
        </w:tc>
        <w:tc>
          <w:tcPr>
            <w:tcW w:w="1080" w:type="dxa"/>
          </w:tcPr>
          <w:p w14:paraId="1ACB2F73" w14:textId="77777777" w:rsidR="002077FA" w:rsidRPr="00487927" w:rsidRDefault="002077FA" w:rsidP="00000C3C">
            <w:pPr>
              <w:jc w:val="center"/>
              <w:rPr>
                <w:rFonts w:cstheme="minorHAnsi"/>
                <w:szCs w:val="20"/>
              </w:rPr>
            </w:pPr>
          </w:p>
        </w:tc>
        <w:tc>
          <w:tcPr>
            <w:tcW w:w="1080" w:type="dxa"/>
          </w:tcPr>
          <w:p w14:paraId="0112F1FB" w14:textId="690C5FFC" w:rsidR="002077FA" w:rsidRPr="00487927" w:rsidRDefault="002077FA" w:rsidP="00000C3C">
            <w:pPr>
              <w:jc w:val="center"/>
              <w:rPr>
                <w:rFonts w:cstheme="minorHAnsi"/>
                <w:szCs w:val="20"/>
              </w:rPr>
            </w:pPr>
          </w:p>
        </w:tc>
        <w:tc>
          <w:tcPr>
            <w:tcW w:w="1080" w:type="dxa"/>
          </w:tcPr>
          <w:p w14:paraId="4ED9D63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BC9F65" w14:textId="77777777" w:rsidR="002077FA" w:rsidRPr="00487927" w:rsidRDefault="002077FA" w:rsidP="00000C3C">
            <w:pPr>
              <w:jc w:val="center"/>
              <w:rPr>
                <w:rFonts w:cstheme="minorHAnsi"/>
                <w:szCs w:val="20"/>
              </w:rPr>
            </w:pPr>
          </w:p>
        </w:tc>
      </w:tr>
      <w:tr w:rsidR="002077FA" w:rsidRPr="00487927" w14:paraId="506047D6" w14:textId="603BEDE9" w:rsidTr="002077FA">
        <w:tc>
          <w:tcPr>
            <w:tcW w:w="1255" w:type="dxa"/>
          </w:tcPr>
          <w:p w14:paraId="059D0D90"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508_13</w:t>
            </w:r>
          </w:p>
        </w:tc>
        <w:tc>
          <w:tcPr>
            <w:tcW w:w="1080" w:type="dxa"/>
          </w:tcPr>
          <w:p w14:paraId="632CC469" w14:textId="77777777" w:rsidR="002077FA" w:rsidRPr="00487927" w:rsidRDefault="002077FA" w:rsidP="00000C3C">
            <w:pPr>
              <w:jc w:val="center"/>
              <w:rPr>
                <w:rFonts w:cstheme="minorHAnsi"/>
                <w:szCs w:val="20"/>
              </w:rPr>
            </w:pPr>
          </w:p>
        </w:tc>
        <w:tc>
          <w:tcPr>
            <w:tcW w:w="1080" w:type="dxa"/>
          </w:tcPr>
          <w:p w14:paraId="751E05BB" w14:textId="2A6AED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4A06A6" w14:textId="77777777" w:rsidR="002077FA" w:rsidRPr="00487927" w:rsidRDefault="002077FA" w:rsidP="00000C3C">
            <w:pPr>
              <w:jc w:val="center"/>
              <w:rPr>
                <w:rFonts w:cstheme="minorHAnsi"/>
                <w:szCs w:val="20"/>
              </w:rPr>
            </w:pPr>
          </w:p>
        </w:tc>
        <w:tc>
          <w:tcPr>
            <w:tcW w:w="1080" w:type="dxa"/>
          </w:tcPr>
          <w:p w14:paraId="046035A2" w14:textId="77777777" w:rsidR="002077FA" w:rsidRPr="00487927" w:rsidRDefault="002077FA" w:rsidP="00000C3C">
            <w:pPr>
              <w:jc w:val="center"/>
              <w:rPr>
                <w:rFonts w:cstheme="minorHAnsi"/>
                <w:szCs w:val="20"/>
              </w:rPr>
            </w:pPr>
          </w:p>
        </w:tc>
        <w:tc>
          <w:tcPr>
            <w:tcW w:w="1080" w:type="dxa"/>
          </w:tcPr>
          <w:p w14:paraId="1BCECE86" w14:textId="7FE80DA3" w:rsidR="002077FA" w:rsidRPr="00487927" w:rsidRDefault="002077FA" w:rsidP="00000C3C">
            <w:pPr>
              <w:jc w:val="center"/>
              <w:rPr>
                <w:rFonts w:cstheme="minorHAnsi"/>
                <w:szCs w:val="20"/>
              </w:rPr>
            </w:pPr>
          </w:p>
        </w:tc>
        <w:tc>
          <w:tcPr>
            <w:tcW w:w="1080" w:type="dxa"/>
          </w:tcPr>
          <w:p w14:paraId="67D59A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22E62C" w14:textId="77777777" w:rsidR="002077FA" w:rsidRPr="00487927" w:rsidRDefault="002077FA" w:rsidP="00000C3C">
            <w:pPr>
              <w:jc w:val="center"/>
              <w:rPr>
                <w:rFonts w:cstheme="minorHAnsi"/>
                <w:szCs w:val="20"/>
              </w:rPr>
            </w:pPr>
          </w:p>
        </w:tc>
      </w:tr>
      <w:tr w:rsidR="002077FA" w:rsidRPr="00487927" w14:paraId="7F9DEE39" w14:textId="33E520B8" w:rsidTr="002077FA">
        <w:tc>
          <w:tcPr>
            <w:tcW w:w="1255" w:type="dxa"/>
          </w:tcPr>
          <w:p w14:paraId="59DE4E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2077FA" w:rsidRPr="00487927" w:rsidRDefault="002077FA" w:rsidP="00000C3C">
            <w:pPr>
              <w:jc w:val="center"/>
              <w:rPr>
                <w:rFonts w:cstheme="minorHAnsi"/>
                <w:szCs w:val="20"/>
              </w:rPr>
            </w:pPr>
          </w:p>
        </w:tc>
        <w:tc>
          <w:tcPr>
            <w:tcW w:w="1080" w:type="dxa"/>
          </w:tcPr>
          <w:p w14:paraId="4066C57C" w14:textId="4777E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DE65E3" w14:textId="77777777" w:rsidR="002077FA" w:rsidRPr="00487927" w:rsidRDefault="002077FA" w:rsidP="00000C3C">
            <w:pPr>
              <w:jc w:val="center"/>
              <w:rPr>
                <w:rFonts w:cstheme="minorHAnsi"/>
                <w:szCs w:val="20"/>
              </w:rPr>
            </w:pPr>
          </w:p>
        </w:tc>
        <w:tc>
          <w:tcPr>
            <w:tcW w:w="1080" w:type="dxa"/>
          </w:tcPr>
          <w:p w14:paraId="74606D6E" w14:textId="77777777" w:rsidR="002077FA" w:rsidRPr="00487927" w:rsidRDefault="002077FA" w:rsidP="00000C3C">
            <w:pPr>
              <w:jc w:val="center"/>
              <w:rPr>
                <w:rFonts w:cstheme="minorHAnsi"/>
                <w:szCs w:val="20"/>
              </w:rPr>
            </w:pPr>
          </w:p>
        </w:tc>
        <w:tc>
          <w:tcPr>
            <w:tcW w:w="1080" w:type="dxa"/>
          </w:tcPr>
          <w:p w14:paraId="41B30CEC" w14:textId="79F62E70" w:rsidR="002077FA" w:rsidRPr="00487927" w:rsidRDefault="002077FA" w:rsidP="00000C3C">
            <w:pPr>
              <w:jc w:val="center"/>
              <w:rPr>
                <w:rFonts w:cstheme="minorHAnsi"/>
                <w:szCs w:val="20"/>
              </w:rPr>
            </w:pPr>
          </w:p>
        </w:tc>
        <w:tc>
          <w:tcPr>
            <w:tcW w:w="1080" w:type="dxa"/>
          </w:tcPr>
          <w:p w14:paraId="0D03A2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24FAB2" w14:textId="77777777" w:rsidR="002077FA" w:rsidRPr="00487927" w:rsidRDefault="002077FA" w:rsidP="00000C3C">
            <w:pPr>
              <w:jc w:val="center"/>
              <w:rPr>
                <w:rFonts w:cstheme="minorHAnsi"/>
                <w:szCs w:val="20"/>
              </w:rPr>
            </w:pPr>
          </w:p>
        </w:tc>
      </w:tr>
      <w:tr w:rsidR="002077FA" w:rsidRPr="00487927" w14:paraId="13D67A44" w14:textId="3DB28649" w:rsidTr="002077FA">
        <w:tc>
          <w:tcPr>
            <w:tcW w:w="1255" w:type="dxa"/>
          </w:tcPr>
          <w:p w14:paraId="5DDA20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2077FA" w:rsidRPr="00487927" w:rsidRDefault="002077FA" w:rsidP="00000C3C">
            <w:pPr>
              <w:jc w:val="center"/>
              <w:rPr>
                <w:rFonts w:cstheme="minorHAnsi"/>
                <w:szCs w:val="20"/>
              </w:rPr>
            </w:pPr>
          </w:p>
        </w:tc>
        <w:tc>
          <w:tcPr>
            <w:tcW w:w="1080" w:type="dxa"/>
          </w:tcPr>
          <w:p w14:paraId="1413AF50" w14:textId="425D10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E4CB1B" w14:textId="77777777" w:rsidR="002077FA" w:rsidRPr="00487927" w:rsidRDefault="002077FA" w:rsidP="00000C3C">
            <w:pPr>
              <w:jc w:val="center"/>
              <w:rPr>
                <w:rFonts w:cstheme="minorHAnsi"/>
                <w:szCs w:val="20"/>
              </w:rPr>
            </w:pPr>
          </w:p>
        </w:tc>
        <w:tc>
          <w:tcPr>
            <w:tcW w:w="1080" w:type="dxa"/>
          </w:tcPr>
          <w:p w14:paraId="3551E12F" w14:textId="77777777" w:rsidR="002077FA" w:rsidRPr="00487927" w:rsidRDefault="002077FA" w:rsidP="00000C3C">
            <w:pPr>
              <w:jc w:val="center"/>
              <w:rPr>
                <w:rFonts w:cstheme="minorHAnsi"/>
                <w:szCs w:val="20"/>
              </w:rPr>
            </w:pPr>
          </w:p>
        </w:tc>
        <w:tc>
          <w:tcPr>
            <w:tcW w:w="1080" w:type="dxa"/>
          </w:tcPr>
          <w:p w14:paraId="523939CC" w14:textId="325300C9" w:rsidR="002077FA" w:rsidRPr="00487927" w:rsidRDefault="002077FA" w:rsidP="00000C3C">
            <w:pPr>
              <w:jc w:val="center"/>
              <w:rPr>
                <w:rFonts w:cstheme="minorHAnsi"/>
                <w:szCs w:val="20"/>
              </w:rPr>
            </w:pPr>
          </w:p>
        </w:tc>
        <w:tc>
          <w:tcPr>
            <w:tcW w:w="1080" w:type="dxa"/>
          </w:tcPr>
          <w:p w14:paraId="786B279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4D66FAC" w14:textId="77777777" w:rsidR="002077FA" w:rsidRPr="00487927" w:rsidRDefault="002077FA" w:rsidP="00000C3C">
            <w:pPr>
              <w:jc w:val="center"/>
              <w:rPr>
                <w:rFonts w:cstheme="minorHAnsi"/>
                <w:szCs w:val="20"/>
              </w:rPr>
            </w:pPr>
          </w:p>
        </w:tc>
      </w:tr>
      <w:tr w:rsidR="002077FA" w:rsidRPr="00487927" w14:paraId="016A489B" w14:textId="3186C219" w:rsidTr="002077FA">
        <w:tc>
          <w:tcPr>
            <w:tcW w:w="1255" w:type="dxa"/>
          </w:tcPr>
          <w:p w14:paraId="621329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2077FA" w:rsidRPr="00487927" w:rsidRDefault="002077FA" w:rsidP="00000C3C">
            <w:pPr>
              <w:jc w:val="center"/>
              <w:rPr>
                <w:rFonts w:cstheme="minorHAnsi"/>
                <w:szCs w:val="20"/>
              </w:rPr>
            </w:pPr>
          </w:p>
        </w:tc>
        <w:tc>
          <w:tcPr>
            <w:tcW w:w="1080" w:type="dxa"/>
          </w:tcPr>
          <w:p w14:paraId="14287691" w14:textId="6A6528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D779E6" w14:textId="77777777" w:rsidR="002077FA" w:rsidRPr="00487927" w:rsidRDefault="002077FA" w:rsidP="00000C3C">
            <w:pPr>
              <w:jc w:val="center"/>
              <w:rPr>
                <w:rFonts w:cstheme="minorHAnsi"/>
                <w:szCs w:val="20"/>
              </w:rPr>
            </w:pPr>
          </w:p>
        </w:tc>
        <w:tc>
          <w:tcPr>
            <w:tcW w:w="1080" w:type="dxa"/>
          </w:tcPr>
          <w:p w14:paraId="1124A829" w14:textId="77777777" w:rsidR="002077FA" w:rsidRPr="00487927" w:rsidRDefault="002077FA" w:rsidP="00000C3C">
            <w:pPr>
              <w:jc w:val="center"/>
              <w:rPr>
                <w:rFonts w:cstheme="minorHAnsi"/>
                <w:szCs w:val="20"/>
              </w:rPr>
            </w:pPr>
          </w:p>
        </w:tc>
        <w:tc>
          <w:tcPr>
            <w:tcW w:w="1080" w:type="dxa"/>
          </w:tcPr>
          <w:p w14:paraId="6F594ED9" w14:textId="21388A77" w:rsidR="002077FA" w:rsidRPr="00487927" w:rsidRDefault="002077FA" w:rsidP="00000C3C">
            <w:pPr>
              <w:jc w:val="center"/>
              <w:rPr>
                <w:rFonts w:cstheme="minorHAnsi"/>
                <w:szCs w:val="20"/>
              </w:rPr>
            </w:pPr>
          </w:p>
        </w:tc>
        <w:tc>
          <w:tcPr>
            <w:tcW w:w="1080" w:type="dxa"/>
          </w:tcPr>
          <w:p w14:paraId="5032C1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D0FDCB" w14:textId="77777777" w:rsidR="002077FA" w:rsidRPr="00487927" w:rsidRDefault="002077FA" w:rsidP="00000C3C">
            <w:pPr>
              <w:jc w:val="center"/>
              <w:rPr>
                <w:rFonts w:cstheme="minorHAnsi"/>
                <w:szCs w:val="20"/>
              </w:rPr>
            </w:pPr>
          </w:p>
        </w:tc>
      </w:tr>
      <w:tr w:rsidR="002077FA" w:rsidRPr="00487927" w14:paraId="44693AAB" w14:textId="01A51DE1" w:rsidTr="002077FA">
        <w:tc>
          <w:tcPr>
            <w:tcW w:w="1255" w:type="dxa"/>
          </w:tcPr>
          <w:p w14:paraId="2CFA10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2077FA" w:rsidRPr="00487927" w:rsidRDefault="002077FA" w:rsidP="00000C3C">
            <w:pPr>
              <w:jc w:val="center"/>
              <w:rPr>
                <w:rFonts w:cstheme="minorHAnsi"/>
                <w:szCs w:val="20"/>
              </w:rPr>
            </w:pPr>
          </w:p>
        </w:tc>
        <w:tc>
          <w:tcPr>
            <w:tcW w:w="1080" w:type="dxa"/>
          </w:tcPr>
          <w:p w14:paraId="10488A6B" w14:textId="235BF6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7FFFCB" w14:textId="77777777" w:rsidR="002077FA" w:rsidRPr="00487927" w:rsidRDefault="002077FA" w:rsidP="00000C3C">
            <w:pPr>
              <w:jc w:val="center"/>
              <w:rPr>
                <w:rFonts w:cstheme="minorHAnsi"/>
                <w:szCs w:val="20"/>
              </w:rPr>
            </w:pPr>
          </w:p>
        </w:tc>
        <w:tc>
          <w:tcPr>
            <w:tcW w:w="1080" w:type="dxa"/>
          </w:tcPr>
          <w:p w14:paraId="1E5725B5" w14:textId="77777777" w:rsidR="002077FA" w:rsidRPr="00487927" w:rsidRDefault="002077FA" w:rsidP="00000C3C">
            <w:pPr>
              <w:jc w:val="center"/>
              <w:rPr>
                <w:rFonts w:cstheme="minorHAnsi"/>
                <w:szCs w:val="20"/>
              </w:rPr>
            </w:pPr>
          </w:p>
        </w:tc>
        <w:tc>
          <w:tcPr>
            <w:tcW w:w="1080" w:type="dxa"/>
          </w:tcPr>
          <w:p w14:paraId="49F2DD99" w14:textId="4653F7D3" w:rsidR="002077FA" w:rsidRPr="00487927" w:rsidRDefault="002077FA" w:rsidP="00000C3C">
            <w:pPr>
              <w:jc w:val="center"/>
              <w:rPr>
                <w:rFonts w:cstheme="minorHAnsi"/>
                <w:szCs w:val="20"/>
              </w:rPr>
            </w:pPr>
          </w:p>
        </w:tc>
        <w:tc>
          <w:tcPr>
            <w:tcW w:w="1080" w:type="dxa"/>
          </w:tcPr>
          <w:p w14:paraId="052C0F4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7FF01" w14:textId="77777777" w:rsidR="002077FA" w:rsidRPr="00487927" w:rsidRDefault="002077FA" w:rsidP="00000C3C">
            <w:pPr>
              <w:jc w:val="center"/>
              <w:rPr>
                <w:rFonts w:cstheme="minorHAnsi"/>
                <w:szCs w:val="20"/>
              </w:rPr>
            </w:pPr>
          </w:p>
        </w:tc>
      </w:tr>
      <w:tr w:rsidR="002077FA" w:rsidRPr="00487927" w14:paraId="6E6A5BA8" w14:textId="347EA108" w:rsidTr="002077FA">
        <w:tc>
          <w:tcPr>
            <w:tcW w:w="1255" w:type="dxa"/>
          </w:tcPr>
          <w:p w14:paraId="38B6C16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2077FA" w:rsidRPr="00487927" w:rsidRDefault="002077FA" w:rsidP="00000C3C">
            <w:pPr>
              <w:jc w:val="center"/>
              <w:rPr>
                <w:rFonts w:cstheme="minorHAnsi"/>
                <w:szCs w:val="20"/>
              </w:rPr>
            </w:pPr>
          </w:p>
        </w:tc>
        <w:tc>
          <w:tcPr>
            <w:tcW w:w="1080" w:type="dxa"/>
          </w:tcPr>
          <w:p w14:paraId="56257E47" w14:textId="53E150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EFB343" w14:textId="77777777" w:rsidR="002077FA" w:rsidRPr="00487927" w:rsidRDefault="002077FA" w:rsidP="00000C3C">
            <w:pPr>
              <w:jc w:val="center"/>
              <w:rPr>
                <w:rFonts w:cstheme="minorHAnsi"/>
                <w:szCs w:val="20"/>
              </w:rPr>
            </w:pPr>
          </w:p>
        </w:tc>
        <w:tc>
          <w:tcPr>
            <w:tcW w:w="1080" w:type="dxa"/>
          </w:tcPr>
          <w:p w14:paraId="27B5E4EC" w14:textId="77777777" w:rsidR="002077FA" w:rsidRPr="00487927" w:rsidRDefault="002077FA" w:rsidP="00000C3C">
            <w:pPr>
              <w:jc w:val="center"/>
              <w:rPr>
                <w:rFonts w:cstheme="minorHAnsi"/>
                <w:szCs w:val="20"/>
              </w:rPr>
            </w:pPr>
          </w:p>
        </w:tc>
        <w:tc>
          <w:tcPr>
            <w:tcW w:w="1080" w:type="dxa"/>
          </w:tcPr>
          <w:p w14:paraId="776A540A" w14:textId="104E523F" w:rsidR="002077FA" w:rsidRPr="00487927" w:rsidRDefault="002077FA" w:rsidP="00000C3C">
            <w:pPr>
              <w:jc w:val="center"/>
              <w:rPr>
                <w:rFonts w:cstheme="minorHAnsi"/>
                <w:szCs w:val="20"/>
              </w:rPr>
            </w:pPr>
          </w:p>
        </w:tc>
        <w:tc>
          <w:tcPr>
            <w:tcW w:w="1080" w:type="dxa"/>
          </w:tcPr>
          <w:p w14:paraId="4526F3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8F482C6" w14:textId="77777777" w:rsidR="002077FA" w:rsidRPr="00487927" w:rsidRDefault="002077FA" w:rsidP="00000C3C">
            <w:pPr>
              <w:jc w:val="center"/>
              <w:rPr>
                <w:rFonts w:cstheme="minorHAnsi"/>
                <w:szCs w:val="20"/>
              </w:rPr>
            </w:pPr>
          </w:p>
        </w:tc>
      </w:tr>
      <w:tr w:rsidR="002077FA" w:rsidRPr="00487927" w14:paraId="419F85D6" w14:textId="5749E216" w:rsidTr="002077FA">
        <w:tc>
          <w:tcPr>
            <w:tcW w:w="1255" w:type="dxa"/>
          </w:tcPr>
          <w:p w14:paraId="389D86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2077FA" w:rsidRPr="00487927" w:rsidRDefault="002077FA" w:rsidP="00000C3C">
            <w:pPr>
              <w:jc w:val="center"/>
              <w:rPr>
                <w:rFonts w:cstheme="minorHAnsi"/>
                <w:szCs w:val="20"/>
              </w:rPr>
            </w:pPr>
          </w:p>
        </w:tc>
        <w:tc>
          <w:tcPr>
            <w:tcW w:w="1080" w:type="dxa"/>
          </w:tcPr>
          <w:p w14:paraId="0E3E3559" w14:textId="78EB98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3607D2" w14:textId="77777777" w:rsidR="002077FA" w:rsidRPr="00487927" w:rsidRDefault="002077FA" w:rsidP="00000C3C">
            <w:pPr>
              <w:jc w:val="center"/>
              <w:rPr>
                <w:rFonts w:cstheme="minorHAnsi"/>
                <w:szCs w:val="20"/>
              </w:rPr>
            </w:pPr>
          </w:p>
        </w:tc>
        <w:tc>
          <w:tcPr>
            <w:tcW w:w="1080" w:type="dxa"/>
          </w:tcPr>
          <w:p w14:paraId="36623EAC" w14:textId="77777777" w:rsidR="002077FA" w:rsidRPr="00487927" w:rsidRDefault="002077FA" w:rsidP="00000C3C">
            <w:pPr>
              <w:jc w:val="center"/>
              <w:rPr>
                <w:rFonts w:cstheme="minorHAnsi"/>
                <w:szCs w:val="20"/>
              </w:rPr>
            </w:pPr>
          </w:p>
        </w:tc>
        <w:tc>
          <w:tcPr>
            <w:tcW w:w="1080" w:type="dxa"/>
          </w:tcPr>
          <w:p w14:paraId="03913E13" w14:textId="081C07C1" w:rsidR="002077FA" w:rsidRPr="00487927" w:rsidRDefault="002077FA" w:rsidP="00000C3C">
            <w:pPr>
              <w:jc w:val="center"/>
              <w:rPr>
                <w:rFonts w:cstheme="minorHAnsi"/>
                <w:szCs w:val="20"/>
              </w:rPr>
            </w:pPr>
          </w:p>
        </w:tc>
        <w:tc>
          <w:tcPr>
            <w:tcW w:w="1080" w:type="dxa"/>
          </w:tcPr>
          <w:p w14:paraId="76070E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733F15" w14:textId="77777777" w:rsidR="002077FA" w:rsidRPr="00487927" w:rsidRDefault="002077FA" w:rsidP="00000C3C">
            <w:pPr>
              <w:jc w:val="center"/>
              <w:rPr>
                <w:rFonts w:cstheme="minorHAnsi"/>
                <w:szCs w:val="20"/>
              </w:rPr>
            </w:pPr>
          </w:p>
        </w:tc>
      </w:tr>
      <w:tr w:rsidR="002077FA" w:rsidRPr="00487927" w14:paraId="17B7535B" w14:textId="0847E159" w:rsidTr="002077FA">
        <w:tc>
          <w:tcPr>
            <w:tcW w:w="1255" w:type="dxa"/>
          </w:tcPr>
          <w:p w14:paraId="44BEBB1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2077FA" w:rsidRPr="00487927" w:rsidRDefault="002077FA" w:rsidP="00000C3C">
            <w:pPr>
              <w:jc w:val="center"/>
              <w:rPr>
                <w:rFonts w:cstheme="minorHAnsi"/>
                <w:szCs w:val="20"/>
              </w:rPr>
            </w:pPr>
          </w:p>
        </w:tc>
        <w:tc>
          <w:tcPr>
            <w:tcW w:w="1080" w:type="dxa"/>
          </w:tcPr>
          <w:p w14:paraId="641C08B1" w14:textId="5C702F5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41946C" w14:textId="77777777" w:rsidR="002077FA" w:rsidRPr="00487927" w:rsidRDefault="002077FA" w:rsidP="00000C3C">
            <w:pPr>
              <w:jc w:val="center"/>
              <w:rPr>
                <w:rFonts w:cstheme="minorHAnsi"/>
                <w:szCs w:val="20"/>
              </w:rPr>
            </w:pPr>
          </w:p>
        </w:tc>
        <w:tc>
          <w:tcPr>
            <w:tcW w:w="1080" w:type="dxa"/>
          </w:tcPr>
          <w:p w14:paraId="2DB95322" w14:textId="77777777" w:rsidR="002077FA" w:rsidRPr="00487927" w:rsidRDefault="002077FA" w:rsidP="00000C3C">
            <w:pPr>
              <w:jc w:val="center"/>
              <w:rPr>
                <w:rFonts w:cstheme="minorHAnsi"/>
                <w:szCs w:val="20"/>
              </w:rPr>
            </w:pPr>
          </w:p>
        </w:tc>
        <w:tc>
          <w:tcPr>
            <w:tcW w:w="1080" w:type="dxa"/>
          </w:tcPr>
          <w:p w14:paraId="22865601" w14:textId="720B11DE" w:rsidR="002077FA" w:rsidRPr="00487927" w:rsidRDefault="002077FA" w:rsidP="00000C3C">
            <w:pPr>
              <w:jc w:val="center"/>
              <w:rPr>
                <w:rFonts w:cstheme="minorHAnsi"/>
                <w:szCs w:val="20"/>
              </w:rPr>
            </w:pPr>
          </w:p>
        </w:tc>
        <w:tc>
          <w:tcPr>
            <w:tcW w:w="1080" w:type="dxa"/>
          </w:tcPr>
          <w:p w14:paraId="169E26D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9CC935" w14:textId="77777777" w:rsidR="002077FA" w:rsidRPr="00487927" w:rsidRDefault="002077FA" w:rsidP="00000C3C">
            <w:pPr>
              <w:jc w:val="center"/>
              <w:rPr>
                <w:rFonts w:cstheme="minorHAnsi"/>
                <w:szCs w:val="20"/>
              </w:rPr>
            </w:pPr>
          </w:p>
        </w:tc>
      </w:tr>
      <w:tr w:rsidR="002077FA" w:rsidRPr="00487927" w14:paraId="7D998E63" w14:textId="41DFC0BC" w:rsidTr="002077FA">
        <w:tc>
          <w:tcPr>
            <w:tcW w:w="1255" w:type="dxa"/>
          </w:tcPr>
          <w:p w14:paraId="437485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2077FA" w:rsidRPr="00487927" w:rsidRDefault="002077FA" w:rsidP="00000C3C">
            <w:pPr>
              <w:jc w:val="center"/>
              <w:rPr>
                <w:rFonts w:cstheme="minorHAnsi"/>
                <w:szCs w:val="20"/>
              </w:rPr>
            </w:pPr>
          </w:p>
        </w:tc>
        <w:tc>
          <w:tcPr>
            <w:tcW w:w="1080" w:type="dxa"/>
          </w:tcPr>
          <w:p w14:paraId="68450037" w14:textId="439D69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718914" w14:textId="77777777" w:rsidR="002077FA" w:rsidRPr="00487927" w:rsidRDefault="002077FA" w:rsidP="00000C3C">
            <w:pPr>
              <w:jc w:val="center"/>
              <w:rPr>
                <w:rFonts w:cstheme="minorHAnsi"/>
                <w:szCs w:val="20"/>
              </w:rPr>
            </w:pPr>
          </w:p>
        </w:tc>
        <w:tc>
          <w:tcPr>
            <w:tcW w:w="1080" w:type="dxa"/>
          </w:tcPr>
          <w:p w14:paraId="3C602BBD" w14:textId="77777777" w:rsidR="002077FA" w:rsidRPr="00487927" w:rsidRDefault="002077FA" w:rsidP="00000C3C">
            <w:pPr>
              <w:jc w:val="center"/>
              <w:rPr>
                <w:rFonts w:cstheme="minorHAnsi"/>
                <w:szCs w:val="20"/>
              </w:rPr>
            </w:pPr>
          </w:p>
        </w:tc>
        <w:tc>
          <w:tcPr>
            <w:tcW w:w="1080" w:type="dxa"/>
          </w:tcPr>
          <w:p w14:paraId="3A263EDC" w14:textId="39B6FEF7" w:rsidR="002077FA" w:rsidRPr="00487927" w:rsidRDefault="002077FA" w:rsidP="00000C3C">
            <w:pPr>
              <w:jc w:val="center"/>
              <w:rPr>
                <w:rFonts w:cstheme="minorHAnsi"/>
                <w:szCs w:val="20"/>
              </w:rPr>
            </w:pPr>
          </w:p>
        </w:tc>
        <w:tc>
          <w:tcPr>
            <w:tcW w:w="1080" w:type="dxa"/>
          </w:tcPr>
          <w:p w14:paraId="684641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FF1B4E7" w14:textId="77777777" w:rsidR="002077FA" w:rsidRPr="00487927" w:rsidRDefault="002077FA" w:rsidP="00000C3C">
            <w:pPr>
              <w:jc w:val="center"/>
              <w:rPr>
                <w:rFonts w:cstheme="minorHAnsi"/>
                <w:szCs w:val="20"/>
              </w:rPr>
            </w:pPr>
          </w:p>
        </w:tc>
      </w:tr>
      <w:tr w:rsidR="002077FA" w:rsidRPr="00487927" w14:paraId="6EB84107" w14:textId="36B5DC22" w:rsidTr="002077FA">
        <w:tc>
          <w:tcPr>
            <w:tcW w:w="1255" w:type="dxa"/>
          </w:tcPr>
          <w:p w14:paraId="540231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511_03</w:t>
            </w:r>
          </w:p>
        </w:tc>
        <w:tc>
          <w:tcPr>
            <w:tcW w:w="1080" w:type="dxa"/>
          </w:tcPr>
          <w:p w14:paraId="4FC39416" w14:textId="77777777" w:rsidR="002077FA" w:rsidRPr="00487927" w:rsidRDefault="002077FA" w:rsidP="00000C3C">
            <w:pPr>
              <w:jc w:val="center"/>
              <w:rPr>
                <w:rFonts w:cstheme="minorHAnsi"/>
                <w:szCs w:val="20"/>
              </w:rPr>
            </w:pPr>
          </w:p>
        </w:tc>
        <w:tc>
          <w:tcPr>
            <w:tcW w:w="1080" w:type="dxa"/>
          </w:tcPr>
          <w:p w14:paraId="7322D9D5" w14:textId="7E4FA0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2145A3" w14:textId="77777777" w:rsidR="002077FA" w:rsidRPr="00487927" w:rsidRDefault="002077FA" w:rsidP="00000C3C">
            <w:pPr>
              <w:jc w:val="center"/>
              <w:rPr>
                <w:rFonts w:cstheme="minorHAnsi"/>
                <w:szCs w:val="20"/>
              </w:rPr>
            </w:pPr>
          </w:p>
        </w:tc>
        <w:tc>
          <w:tcPr>
            <w:tcW w:w="1080" w:type="dxa"/>
          </w:tcPr>
          <w:p w14:paraId="0F7C5A98" w14:textId="77777777" w:rsidR="002077FA" w:rsidRPr="00487927" w:rsidRDefault="002077FA" w:rsidP="00000C3C">
            <w:pPr>
              <w:jc w:val="center"/>
              <w:rPr>
                <w:rFonts w:cstheme="minorHAnsi"/>
                <w:szCs w:val="20"/>
              </w:rPr>
            </w:pPr>
          </w:p>
        </w:tc>
        <w:tc>
          <w:tcPr>
            <w:tcW w:w="1080" w:type="dxa"/>
          </w:tcPr>
          <w:p w14:paraId="1B0BB857" w14:textId="507ABB9D" w:rsidR="002077FA" w:rsidRPr="00487927" w:rsidRDefault="002077FA" w:rsidP="00000C3C">
            <w:pPr>
              <w:jc w:val="center"/>
              <w:rPr>
                <w:rFonts w:cstheme="minorHAnsi"/>
                <w:szCs w:val="20"/>
              </w:rPr>
            </w:pPr>
          </w:p>
        </w:tc>
        <w:tc>
          <w:tcPr>
            <w:tcW w:w="1080" w:type="dxa"/>
          </w:tcPr>
          <w:p w14:paraId="2BABB41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CAD280" w14:textId="77777777" w:rsidR="002077FA" w:rsidRPr="00487927" w:rsidRDefault="002077FA" w:rsidP="00000C3C">
            <w:pPr>
              <w:jc w:val="center"/>
              <w:rPr>
                <w:rFonts w:cstheme="minorHAnsi"/>
                <w:szCs w:val="20"/>
              </w:rPr>
            </w:pPr>
          </w:p>
        </w:tc>
      </w:tr>
      <w:tr w:rsidR="002077FA" w:rsidRPr="00487927" w14:paraId="32F4DA45" w14:textId="74FA63A5" w:rsidTr="002077FA">
        <w:tc>
          <w:tcPr>
            <w:tcW w:w="1255" w:type="dxa"/>
          </w:tcPr>
          <w:p w14:paraId="3F4A81F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2077FA" w:rsidRPr="00487927" w:rsidRDefault="002077FA" w:rsidP="00000C3C">
            <w:pPr>
              <w:jc w:val="center"/>
              <w:rPr>
                <w:rFonts w:cstheme="minorHAnsi"/>
                <w:szCs w:val="20"/>
              </w:rPr>
            </w:pPr>
          </w:p>
        </w:tc>
        <w:tc>
          <w:tcPr>
            <w:tcW w:w="1080" w:type="dxa"/>
          </w:tcPr>
          <w:p w14:paraId="2869876D" w14:textId="1D14EB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B64200" w14:textId="77777777" w:rsidR="002077FA" w:rsidRPr="00487927" w:rsidRDefault="002077FA" w:rsidP="00000C3C">
            <w:pPr>
              <w:jc w:val="center"/>
              <w:rPr>
                <w:rFonts w:cstheme="minorHAnsi"/>
                <w:szCs w:val="20"/>
              </w:rPr>
            </w:pPr>
          </w:p>
        </w:tc>
        <w:tc>
          <w:tcPr>
            <w:tcW w:w="1080" w:type="dxa"/>
          </w:tcPr>
          <w:p w14:paraId="56DCCA1D" w14:textId="77777777" w:rsidR="002077FA" w:rsidRPr="00487927" w:rsidRDefault="002077FA" w:rsidP="00000C3C">
            <w:pPr>
              <w:jc w:val="center"/>
              <w:rPr>
                <w:rFonts w:cstheme="minorHAnsi"/>
                <w:szCs w:val="20"/>
              </w:rPr>
            </w:pPr>
          </w:p>
        </w:tc>
        <w:tc>
          <w:tcPr>
            <w:tcW w:w="1080" w:type="dxa"/>
          </w:tcPr>
          <w:p w14:paraId="737D2322" w14:textId="30AC238E" w:rsidR="002077FA" w:rsidRPr="00487927" w:rsidRDefault="002077FA" w:rsidP="00000C3C">
            <w:pPr>
              <w:jc w:val="center"/>
              <w:rPr>
                <w:rFonts w:cstheme="minorHAnsi"/>
                <w:szCs w:val="20"/>
              </w:rPr>
            </w:pPr>
          </w:p>
        </w:tc>
        <w:tc>
          <w:tcPr>
            <w:tcW w:w="1080" w:type="dxa"/>
          </w:tcPr>
          <w:p w14:paraId="22B9B4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CDA78E" w14:textId="77777777" w:rsidR="002077FA" w:rsidRPr="00487927" w:rsidRDefault="002077FA" w:rsidP="00000C3C">
            <w:pPr>
              <w:jc w:val="center"/>
              <w:rPr>
                <w:rFonts w:cstheme="minorHAnsi"/>
                <w:szCs w:val="20"/>
              </w:rPr>
            </w:pPr>
          </w:p>
        </w:tc>
      </w:tr>
      <w:tr w:rsidR="002077FA" w:rsidRPr="00487927" w14:paraId="3622F4B9" w14:textId="20A1BABE" w:rsidTr="002077FA">
        <w:tc>
          <w:tcPr>
            <w:tcW w:w="1255" w:type="dxa"/>
          </w:tcPr>
          <w:p w14:paraId="5D170C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2077FA" w:rsidRPr="00487927" w:rsidRDefault="002077FA" w:rsidP="00000C3C">
            <w:pPr>
              <w:jc w:val="center"/>
              <w:rPr>
                <w:rFonts w:cstheme="minorHAnsi"/>
                <w:szCs w:val="20"/>
              </w:rPr>
            </w:pPr>
          </w:p>
        </w:tc>
        <w:tc>
          <w:tcPr>
            <w:tcW w:w="1080" w:type="dxa"/>
          </w:tcPr>
          <w:p w14:paraId="5840A7F0" w14:textId="4A80FB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1BB0B8" w14:textId="77777777" w:rsidR="002077FA" w:rsidRPr="00487927" w:rsidRDefault="002077FA" w:rsidP="00000C3C">
            <w:pPr>
              <w:jc w:val="center"/>
              <w:rPr>
                <w:rFonts w:cstheme="minorHAnsi"/>
                <w:szCs w:val="20"/>
              </w:rPr>
            </w:pPr>
          </w:p>
        </w:tc>
        <w:tc>
          <w:tcPr>
            <w:tcW w:w="1080" w:type="dxa"/>
          </w:tcPr>
          <w:p w14:paraId="68CCF256" w14:textId="77777777" w:rsidR="002077FA" w:rsidRPr="00487927" w:rsidRDefault="002077FA" w:rsidP="00000C3C">
            <w:pPr>
              <w:jc w:val="center"/>
              <w:rPr>
                <w:rFonts w:cstheme="minorHAnsi"/>
                <w:szCs w:val="20"/>
              </w:rPr>
            </w:pPr>
          </w:p>
        </w:tc>
        <w:tc>
          <w:tcPr>
            <w:tcW w:w="1080" w:type="dxa"/>
          </w:tcPr>
          <w:p w14:paraId="43778F95" w14:textId="6F4297F8" w:rsidR="002077FA" w:rsidRPr="00487927" w:rsidRDefault="002077FA" w:rsidP="00000C3C">
            <w:pPr>
              <w:jc w:val="center"/>
              <w:rPr>
                <w:rFonts w:cstheme="minorHAnsi"/>
                <w:szCs w:val="20"/>
              </w:rPr>
            </w:pPr>
          </w:p>
        </w:tc>
        <w:tc>
          <w:tcPr>
            <w:tcW w:w="1080" w:type="dxa"/>
          </w:tcPr>
          <w:p w14:paraId="5CCC28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85E1CA" w14:textId="77777777" w:rsidR="002077FA" w:rsidRPr="00487927" w:rsidRDefault="002077FA" w:rsidP="00000C3C">
            <w:pPr>
              <w:jc w:val="center"/>
              <w:rPr>
                <w:rFonts w:cstheme="minorHAnsi"/>
                <w:szCs w:val="20"/>
              </w:rPr>
            </w:pPr>
          </w:p>
        </w:tc>
      </w:tr>
      <w:tr w:rsidR="002077FA" w:rsidRPr="00487927" w14:paraId="5A0577D9" w14:textId="6633E942" w:rsidTr="002077FA">
        <w:tc>
          <w:tcPr>
            <w:tcW w:w="1255" w:type="dxa"/>
          </w:tcPr>
          <w:p w14:paraId="654B581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2077FA" w:rsidRPr="00487927" w:rsidRDefault="002077FA" w:rsidP="00000C3C">
            <w:pPr>
              <w:jc w:val="center"/>
              <w:rPr>
                <w:rFonts w:cstheme="minorHAnsi"/>
                <w:szCs w:val="20"/>
              </w:rPr>
            </w:pPr>
          </w:p>
        </w:tc>
        <w:tc>
          <w:tcPr>
            <w:tcW w:w="1080" w:type="dxa"/>
          </w:tcPr>
          <w:p w14:paraId="167FED89" w14:textId="1F3376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8AF4DF" w14:textId="77777777" w:rsidR="002077FA" w:rsidRPr="00487927" w:rsidRDefault="002077FA" w:rsidP="00000C3C">
            <w:pPr>
              <w:jc w:val="center"/>
              <w:rPr>
                <w:rFonts w:cstheme="minorHAnsi"/>
                <w:szCs w:val="20"/>
              </w:rPr>
            </w:pPr>
          </w:p>
        </w:tc>
        <w:tc>
          <w:tcPr>
            <w:tcW w:w="1080" w:type="dxa"/>
          </w:tcPr>
          <w:p w14:paraId="6FD9EAF2" w14:textId="77777777" w:rsidR="002077FA" w:rsidRPr="00487927" w:rsidRDefault="002077FA" w:rsidP="00000C3C">
            <w:pPr>
              <w:jc w:val="center"/>
              <w:rPr>
                <w:rFonts w:cstheme="minorHAnsi"/>
                <w:szCs w:val="20"/>
              </w:rPr>
            </w:pPr>
          </w:p>
        </w:tc>
        <w:tc>
          <w:tcPr>
            <w:tcW w:w="1080" w:type="dxa"/>
          </w:tcPr>
          <w:p w14:paraId="44C85F8F" w14:textId="1979C727" w:rsidR="002077FA" w:rsidRPr="00487927" w:rsidRDefault="002077FA" w:rsidP="00000C3C">
            <w:pPr>
              <w:jc w:val="center"/>
              <w:rPr>
                <w:rFonts w:cstheme="minorHAnsi"/>
                <w:szCs w:val="20"/>
              </w:rPr>
            </w:pPr>
          </w:p>
        </w:tc>
        <w:tc>
          <w:tcPr>
            <w:tcW w:w="1080" w:type="dxa"/>
          </w:tcPr>
          <w:p w14:paraId="5606D3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871F3" w14:textId="77777777" w:rsidR="002077FA" w:rsidRPr="00487927" w:rsidRDefault="002077FA" w:rsidP="00000C3C">
            <w:pPr>
              <w:jc w:val="center"/>
              <w:rPr>
                <w:rFonts w:cstheme="minorHAnsi"/>
                <w:szCs w:val="20"/>
              </w:rPr>
            </w:pPr>
          </w:p>
        </w:tc>
      </w:tr>
      <w:tr w:rsidR="002077FA" w:rsidRPr="00487927" w14:paraId="3E78254F" w14:textId="3D886379" w:rsidTr="002077FA">
        <w:tc>
          <w:tcPr>
            <w:tcW w:w="1255" w:type="dxa"/>
          </w:tcPr>
          <w:p w14:paraId="318F7B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2077FA" w:rsidRPr="00487927" w:rsidRDefault="002077FA" w:rsidP="00000C3C">
            <w:pPr>
              <w:jc w:val="center"/>
              <w:rPr>
                <w:rFonts w:cstheme="minorHAnsi"/>
                <w:szCs w:val="20"/>
              </w:rPr>
            </w:pPr>
          </w:p>
        </w:tc>
        <w:tc>
          <w:tcPr>
            <w:tcW w:w="1080" w:type="dxa"/>
          </w:tcPr>
          <w:p w14:paraId="6877259A" w14:textId="2EC8F25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AC3CF0" w14:textId="77777777" w:rsidR="002077FA" w:rsidRPr="00487927" w:rsidRDefault="002077FA" w:rsidP="00000C3C">
            <w:pPr>
              <w:jc w:val="center"/>
              <w:rPr>
                <w:rFonts w:cstheme="minorHAnsi"/>
                <w:szCs w:val="20"/>
              </w:rPr>
            </w:pPr>
          </w:p>
        </w:tc>
        <w:tc>
          <w:tcPr>
            <w:tcW w:w="1080" w:type="dxa"/>
          </w:tcPr>
          <w:p w14:paraId="15FAFDDF" w14:textId="77777777" w:rsidR="002077FA" w:rsidRPr="00487927" w:rsidRDefault="002077FA" w:rsidP="00000C3C">
            <w:pPr>
              <w:jc w:val="center"/>
              <w:rPr>
                <w:rFonts w:cstheme="minorHAnsi"/>
                <w:szCs w:val="20"/>
              </w:rPr>
            </w:pPr>
          </w:p>
        </w:tc>
        <w:tc>
          <w:tcPr>
            <w:tcW w:w="1080" w:type="dxa"/>
          </w:tcPr>
          <w:p w14:paraId="3DEA7FDE" w14:textId="16174692" w:rsidR="002077FA" w:rsidRPr="00487927" w:rsidRDefault="002077FA" w:rsidP="00000C3C">
            <w:pPr>
              <w:jc w:val="center"/>
              <w:rPr>
                <w:rFonts w:cstheme="minorHAnsi"/>
                <w:szCs w:val="20"/>
              </w:rPr>
            </w:pPr>
          </w:p>
        </w:tc>
        <w:tc>
          <w:tcPr>
            <w:tcW w:w="1080" w:type="dxa"/>
          </w:tcPr>
          <w:p w14:paraId="68382DA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5CFDE3" w14:textId="77777777" w:rsidR="002077FA" w:rsidRPr="00487927" w:rsidRDefault="002077FA" w:rsidP="00000C3C">
            <w:pPr>
              <w:jc w:val="center"/>
              <w:rPr>
                <w:rFonts w:cstheme="minorHAnsi"/>
                <w:szCs w:val="20"/>
              </w:rPr>
            </w:pPr>
          </w:p>
        </w:tc>
      </w:tr>
      <w:tr w:rsidR="002077FA" w:rsidRPr="00487927" w14:paraId="53E27D0D" w14:textId="6E84BAA3" w:rsidTr="002077FA">
        <w:tc>
          <w:tcPr>
            <w:tcW w:w="1255" w:type="dxa"/>
          </w:tcPr>
          <w:p w14:paraId="1FF88B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2077FA" w:rsidRPr="00487927" w:rsidRDefault="002077FA" w:rsidP="00000C3C">
            <w:pPr>
              <w:jc w:val="center"/>
              <w:rPr>
                <w:rFonts w:cstheme="minorHAnsi"/>
                <w:szCs w:val="20"/>
              </w:rPr>
            </w:pPr>
          </w:p>
        </w:tc>
        <w:tc>
          <w:tcPr>
            <w:tcW w:w="1080" w:type="dxa"/>
          </w:tcPr>
          <w:p w14:paraId="1D10DCBB" w14:textId="1DB3AD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28BDC6" w14:textId="77777777" w:rsidR="002077FA" w:rsidRPr="00487927" w:rsidRDefault="002077FA" w:rsidP="00000C3C">
            <w:pPr>
              <w:jc w:val="center"/>
              <w:rPr>
                <w:rFonts w:cstheme="minorHAnsi"/>
                <w:szCs w:val="20"/>
              </w:rPr>
            </w:pPr>
          </w:p>
        </w:tc>
        <w:tc>
          <w:tcPr>
            <w:tcW w:w="1080" w:type="dxa"/>
          </w:tcPr>
          <w:p w14:paraId="2833554C" w14:textId="77777777" w:rsidR="002077FA" w:rsidRPr="00487927" w:rsidRDefault="002077FA" w:rsidP="00000C3C">
            <w:pPr>
              <w:jc w:val="center"/>
              <w:rPr>
                <w:rFonts w:cstheme="minorHAnsi"/>
                <w:szCs w:val="20"/>
              </w:rPr>
            </w:pPr>
          </w:p>
        </w:tc>
        <w:tc>
          <w:tcPr>
            <w:tcW w:w="1080" w:type="dxa"/>
          </w:tcPr>
          <w:p w14:paraId="2AF0AB7B" w14:textId="58EA1BA4" w:rsidR="002077FA" w:rsidRPr="00487927" w:rsidRDefault="002077FA" w:rsidP="00000C3C">
            <w:pPr>
              <w:jc w:val="center"/>
              <w:rPr>
                <w:rFonts w:cstheme="minorHAnsi"/>
                <w:szCs w:val="20"/>
              </w:rPr>
            </w:pPr>
          </w:p>
        </w:tc>
        <w:tc>
          <w:tcPr>
            <w:tcW w:w="1080" w:type="dxa"/>
          </w:tcPr>
          <w:p w14:paraId="6DEF54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4F902DC" w14:textId="77777777" w:rsidR="002077FA" w:rsidRPr="00487927" w:rsidRDefault="002077FA" w:rsidP="00000C3C">
            <w:pPr>
              <w:jc w:val="center"/>
              <w:rPr>
                <w:rFonts w:cstheme="minorHAnsi"/>
                <w:szCs w:val="20"/>
              </w:rPr>
            </w:pPr>
          </w:p>
        </w:tc>
      </w:tr>
      <w:tr w:rsidR="002077FA" w:rsidRPr="00487927" w14:paraId="1F6DE994" w14:textId="0FEFB7AC" w:rsidTr="002077FA">
        <w:tc>
          <w:tcPr>
            <w:tcW w:w="1255" w:type="dxa"/>
          </w:tcPr>
          <w:p w14:paraId="6F123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2077FA" w:rsidRPr="00487927" w:rsidRDefault="002077FA" w:rsidP="00000C3C">
            <w:pPr>
              <w:jc w:val="center"/>
              <w:rPr>
                <w:rFonts w:cstheme="minorHAnsi"/>
                <w:szCs w:val="20"/>
              </w:rPr>
            </w:pPr>
          </w:p>
        </w:tc>
        <w:tc>
          <w:tcPr>
            <w:tcW w:w="1080" w:type="dxa"/>
          </w:tcPr>
          <w:p w14:paraId="282340F4" w14:textId="0744FE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BA8369" w14:textId="77777777" w:rsidR="002077FA" w:rsidRPr="00487927" w:rsidRDefault="002077FA" w:rsidP="00000C3C">
            <w:pPr>
              <w:jc w:val="center"/>
              <w:rPr>
                <w:rFonts w:cstheme="minorHAnsi"/>
                <w:szCs w:val="20"/>
              </w:rPr>
            </w:pPr>
          </w:p>
        </w:tc>
        <w:tc>
          <w:tcPr>
            <w:tcW w:w="1080" w:type="dxa"/>
          </w:tcPr>
          <w:p w14:paraId="67D04F95" w14:textId="77777777" w:rsidR="002077FA" w:rsidRPr="00487927" w:rsidRDefault="002077FA" w:rsidP="00000C3C">
            <w:pPr>
              <w:jc w:val="center"/>
              <w:rPr>
                <w:rFonts w:cstheme="minorHAnsi"/>
                <w:szCs w:val="20"/>
              </w:rPr>
            </w:pPr>
          </w:p>
        </w:tc>
        <w:tc>
          <w:tcPr>
            <w:tcW w:w="1080" w:type="dxa"/>
          </w:tcPr>
          <w:p w14:paraId="6B7F9BCB" w14:textId="545BFB9B" w:rsidR="002077FA" w:rsidRPr="00487927" w:rsidRDefault="002077FA" w:rsidP="00000C3C">
            <w:pPr>
              <w:jc w:val="center"/>
              <w:rPr>
                <w:rFonts w:cstheme="minorHAnsi"/>
                <w:szCs w:val="20"/>
              </w:rPr>
            </w:pPr>
          </w:p>
        </w:tc>
        <w:tc>
          <w:tcPr>
            <w:tcW w:w="1080" w:type="dxa"/>
          </w:tcPr>
          <w:p w14:paraId="19889BB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65FDCC" w14:textId="77777777" w:rsidR="002077FA" w:rsidRPr="00487927" w:rsidRDefault="002077FA" w:rsidP="00000C3C">
            <w:pPr>
              <w:jc w:val="center"/>
              <w:rPr>
                <w:rFonts w:cstheme="minorHAnsi"/>
                <w:szCs w:val="20"/>
              </w:rPr>
            </w:pPr>
          </w:p>
        </w:tc>
      </w:tr>
      <w:tr w:rsidR="002077FA" w:rsidRPr="00487927" w14:paraId="4A5E41EE" w14:textId="35C683C8" w:rsidTr="002077FA">
        <w:tc>
          <w:tcPr>
            <w:tcW w:w="1255" w:type="dxa"/>
          </w:tcPr>
          <w:p w14:paraId="33AE3E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2077FA" w:rsidRPr="00487927" w:rsidRDefault="002077FA" w:rsidP="00000C3C">
            <w:pPr>
              <w:jc w:val="center"/>
              <w:rPr>
                <w:rFonts w:cstheme="minorHAnsi"/>
                <w:szCs w:val="20"/>
              </w:rPr>
            </w:pPr>
          </w:p>
        </w:tc>
        <w:tc>
          <w:tcPr>
            <w:tcW w:w="1080" w:type="dxa"/>
          </w:tcPr>
          <w:p w14:paraId="3EAAE196" w14:textId="6290F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DD9C9A" w14:textId="77777777" w:rsidR="002077FA" w:rsidRPr="00487927" w:rsidRDefault="002077FA" w:rsidP="00000C3C">
            <w:pPr>
              <w:jc w:val="center"/>
              <w:rPr>
                <w:rFonts w:cstheme="minorHAnsi"/>
                <w:szCs w:val="20"/>
              </w:rPr>
            </w:pPr>
          </w:p>
        </w:tc>
        <w:tc>
          <w:tcPr>
            <w:tcW w:w="1080" w:type="dxa"/>
          </w:tcPr>
          <w:p w14:paraId="72EEFD8F" w14:textId="77777777" w:rsidR="002077FA" w:rsidRPr="00487927" w:rsidRDefault="002077FA" w:rsidP="00000C3C">
            <w:pPr>
              <w:jc w:val="center"/>
              <w:rPr>
                <w:rFonts w:cstheme="minorHAnsi"/>
                <w:szCs w:val="20"/>
              </w:rPr>
            </w:pPr>
          </w:p>
        </w:tc>
        <w:tc>
          <w:tcPr>
            <w:tcW w:w="1080" w:type="dxa"/>
          </w:tcPr>
          <w:p w14:paraId="3C9CFF0D" w14:textId="3D8A0502" w:rsidR="002077FA" w:rsidRPr="00487927" w:rsidRDefault="002077FA" w:rsidP="00000C3C">
            <w:pPr>
              <w:jc w:val="center"/>
              <w:rPr>
                <w:rFonts w:cstheme="minorHAnsi"/>
                <w:szCs w:val="20"/>
              </w:rPr>
            </w:pPr>
          </w:p>
        </w:tc>
        <w:tc>
          <w:tcPr>
            <w:tcW w:w="1080" w:type="dxa"/>
          </w:tcPr>
          <w:p w14:paraId="6DF15B1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BA4F20" w14:textId="77777777" w:rsidR="002077FA" w:rsidRPr="00487927" w:rsidRDefault="002077FA" w:rsidP="00000C3C">
            <w:pPr>
              <w:jc w:val="center"/>
              <w:rPr>
                <w:rFonts w:cstheme="minorHAnsi"/>
                <w:szCs w:val="20"/>
              </w:rPr>
            </w:pPr>
          </w:p>
        </w:tc>
      </w:tr>
      <w:tr w:rsidR="002077FA" w:rsidRPr="00487927" w14:paraId="7C9DC66B" w14:textId="557A2C55" w:rsidTr="002077FA">
        <w:tc>
          <w:tcPr>
            <w:tcW w:w="1255" w:type="dxa"/>
          </w:tcPr>
          <w:p w14:paraId="02171F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2077FA" w:rsidRPr="00487927" w:rsidRDefault="002077FA" w:rsidP="00000C3C">
            <w:pPr>
              <w:jc w:val="center"/>
              <w:rPr>
                <w:rFonts w:cstheme="minorHAnsi"/>
                <w:szCs w:val="20"/>
              </w:rPr>
            </w:pPr>
          </w:p>
        </w:tc>
        <w:tc>
          <w:tcPr>
            <w:tcW w:w="1080" w:type="dxa"/>
          </w:tcPr>
          <w:p w14:paraId="4C19ED33" w14:textId="60539E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5B6AAE" w14:textId="77777777" w:rsidR="002077FA" w:rsidRPr="00487927" w:rsidRDefault="002077FA" w:rsidP="00000C3C">
            <w:pPr>
              <w:jc w:val="center"/>
              <w:rPr>
                <w:rFonts w:cstheme="minorHAnsi"/>
                <w:szCs w:val="20"/>
              </w:rPr>
            </w:pPr>
          </w:p>
        </w:tc>
        <w:tc>
          <w:tcPr>
            <w:tcW w:w="1080" w:type="dxa"/>
          </w:tcPr>
          <w:p w14:paraId="006B1221" w14:textId="77777777" w:rsidR="002077FA" w:rsidRPr="00487927" w:rsidRDefault="002077FA" w:rsidP="00000C3C">
            <w:pPr>
              <w:jc w:val="center"/>
              <w:rPr>
                <w:rFonts w:cstheme="minorHAnsi"/>
                <w:szCs w:val="20"/>
              </w:rPr>
            </w:pPr>
          </w:p>
        </w:tc>
        <w:tc>
          <w:tcPr>
            <w:tcW w:w="1080" w:type="dxa"/>
          </w:tcPr>
          <w:p w14:paraId="19AD97E5" w14:textId="55823D00" w:rsidR="002077FA" w:rsidRPr="00487927" w:rsidRDefault="002077FA" w:rsidP="00000C3C">
            <w:pPr>
              <w:jc w:val="center"/>
              <w:rPr>
                <w:rFonts w:cstheme="minorHAnsi"/>
                <w:szCs w:val="20"/>
              </w:rPr>
            </w:pPr>
          </w:p>
        </w:tc>
        <w:tc>
          <w:tcPr>
            <w:tcW w:w="1080" w:type="dxa"/>
          </w:tcPr>
          <w:p w14:paraId="33A8F8E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038B13" w14:textId="77777777" w:rsidR="002077FA" w:rsidRPr="00487927" w:rsidRDefault="002077FA" w:rsidP="00000C3C">
            <w:pPr>
              <w:jc w:val="center"/>
              <w:rPr>
                <w:rFonts w:cstheme="minorHAnsi"/>
                <w:szCs w:val="20"/>
              </w:rPr>
            </w:pPr>
          </w:p>
        </w:tc>
      </w:tr>
      <w:tr w:rsidR="002077FA" w:rsidRPr="00487927" w14:paraId="15D7974E" w14:textId="61FB3BB5" w:rsidTr="002077FA">
        <w:tc>
          <w:tcPr>
            <w:tcW w:w="1255" w:type="dxa"/>
          </w:tcPr>
          <w:p w14:paraId="0C6EE6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2077FA" w:rsidRPr="00487927" w:rsidRDefault="002077FA" w:rsidP="00000C3C">
            <w:pPr>
              <w:jc w:val="center"/>
              <w:rPr>
                <w:rFonts w:cstheme="minorHAnsi"/>
                <w:szCs w:val="20"/>
              </w:rPr>
            </w:pPr>
          </w:p>
        </w:tc>
        <w:tc>
          <w:tcPr>
            <w:tcW w:w="1080" w:type="dxa"/>
          </w:tcPr>
          <w:p w14:paraId="1582D9F9" w14:textId="5F7D5B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BFAA8A" w14:textId="77777777" w:rsidR="002077FA" w:rsidRPr="00487927" w:rsidRDefault="002077FA" w:rsidP="00000C3C">
            <w:pPr>
              <w:jc w:val="center"/>
              <w:rPr>
                <w:rFonts w:cstheme="minorHAnsi"/>
                <w:szCs w:val="20"/>
              </w:rPr>
            </w:pPr>
          </w:p>
        </w:tc>
        <w:tc>
          <w:tcPr>
            <w:tcW w:w="1080" w:type="dxa"/>
          </w:tcPr>
          <w:p w14:paraId="5C77E461" w14:textId="77777777" w:rsidR="002077FA" w:rsidRPr="00487927" w:rsidRDefault="002077FA" w:rsidP="00000C3C">
            <w:pPr>
              <w:jc w:val="center"/>
              <w:rPr>
                <w:rFonts w:cstheme="minorHAnsi"/>
                <w:szCs w:val="20"/>
              </w:rPr>
            </w:pPr>
          </w:p>
        </w:tc>
        <w:tc>
          <w:tcPr>
            <w:tcW w:w="1080" w:type="dxa"/>
          </w:tcPr>
          <w:p w14:paraId="57F0E0F3" w14:textId="26A32966" w:rsidR="002077FA" w:rsidRPr="00487927" w:rsidRDefault="002077FA" w:rsidP="00000C3C">
            <w:pPr>
              <w:jc w:val="center"/>
              <w:rPr>
                <w:rFonts w:cstheme="minorHAnsi"/>
                <w:szCs w:val="20"/>
              </w:rPr>
            </w:pPr>
          </w:p>
        </w:tc>
        <w:tc>
          <w:tcPr>
            <w:tcW w:w="1080" w:type="dxa"/>
          </w:tcPr>
          <w:p w14:paraId="4EF2AC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2E667E" w14:textId="77777777" w:rsidR="002077FA" w:rsidRPr="00487927" w:rsidRDefault="002077FA" w:rsidP="00000C3C">
            <w:pPr>
              <w:jc w:val="center"/>
              <w:rPr>
                <w:rFonts w:cstheme="minorHAnsi"/>
                <w:szCs w:val="20"/>
              </w:rPr>
            </w:pPr>
          </w:p>
        </w:tc>
      </w:tr>
      <w:tr w:rsidR="002077FA" w:rsidRPr="00487927" w14:paraId="2CF90AD9" w14:textId="551EE483" w:rsidTr="002077FA">
        <w:tc>
          <w:tcPr>
            <w:tcW w:w="1255" w:type="dxa"/>
          </w:tcPr>
          <w:p w14:paraId="58E9A0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2077FA" w:rsidRPr="00487927" w:rsidRDefault="002077FA" w:rsidP="00000C3C">
            <w:pPr>
              <w:jc w:val="center"/>
              <w:rPr>
                <w:rFonts w:cstheme="minorHAnsi"/>
                <w:szCs w:val="20"/>
              </w:rPr>
            </w:pPr>
          </w:p>
        </w:tc>
        <w:tc>
          <w:tcPr>
            <w:tcW w:w="1080" w:type="dxa"/>
          </w:tcPr>
          <w:p w14:paraId="15B56C87" w14:textId="10DB4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0230D9" w14:textId="77777777" w:rsidR="002077FA" w:rsidRPr="00487927" w:rsidRDefault="002077FA" w:rsidP="00000C3C">
            <w:pPr>
              <w:jc w:val="center"/>
              <w:rPr>
                <w:rFonts w:cstheme="minorHAnsi"/>
                <w:szCs w:val="20"/>
              </w:rPr>
            </w:pPr>
          </w:p>
        </w:tc>
        <w:tc>
          <w:tcPr>
            <w:tcW w:w="1080" w:type="dxa"/>
          </w:tcPr>
          <w:p w14:paraId="3E1AFC9D" w14:textId="77777777" w:rsidR="002077FA" w:rsidRPr="00487927" w:rsidRDefault="002077FA" w:rsidP="00000C3C">
            <w:pPr>
              <w:jc w:val="center"/>
              <w:rPr>
                <w:rFonts w:cstheme="minorHAnsi"/>
                <w:szCs w:val="20"/>
              </w:rPr>
            </w:pPr>
          </w:p>
        </w:tc>
        <w:tc>
          <w:tcPr>
            <w:tcW w:w="1080" w:type="dxa"/>
          </w:tcPr>
          <w:p w14:paraId="6C113023" w14:textId="7E8136A9" w:rsidR="002077FA" w:rsidRPr="00487927" w:rsidRDefault="002077FA" w:rsidP="00000C3C">
            <w:pPr>
              <w:jc w:val="center"/>
              <w:rPr>
                <w:rFonts w:cstheme="minorHAnsi"/>
                <w:szCs w:val="20"/>
              </w:rPr>
            </w:pPr>
          </w:p>
        </w:tc>
        <w:tc>
          <w:tcPr>
            <w:tcW w:w="1080" w:type="dxa"/>
          </w:tcPr>
          <w:p w14:paraId="6A70984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14F6E" w14:textId="77777777" w:rsidR="002077FA" w:rsidRPr="00487927" w:rsidRDefault="002077FA" w:rsidP="00000C3C">
            <w:pPr>
              <w:jc w:val="center"/>
              <w:rPr>
                <w:rFonts w:cstheme="minorHAnsi"/>
                <w:szCs w:val="20"/>
              </w:rPr>
            </w:pPr>
          </w:p>
        </w:tc>
      </w:tr>
      <w:tr w:rsidR="002077FA" w:rsidRPr="00487927" w14:paraId="5828D663" w14:textId="07C100A3" w:rsidTr="002077FA">
        <w:tc>
          <w:tcPr>
            <w:tcW w:w="1255" w:type="dxa"/>
          </w:tcPr>
          <w:p w14:paraId="44AAA43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2077FA" w:rsidRPr="00487927" w:rsidRDefault="002077FA" w:rsidP="00000C3C">
            <w:pPr>
              <w:jc w:val="center"/>
              <w:rPr>
                <w:rFonts w:cstheme="minorHAnsi"/>
                <w:szCs w:val="20"/>
              </w:rPr>
            </w:pPr>
          </w:p>
        </w:tc>
        <w:tc>
          <w:tcPr>
            <w:tcW w:w="1080" w:type="dxa"/>
          </w:tcPr>
          <w:p w14:paraId="6169F3A5" w14:textId="7319267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FA1E2" w14:textId="77777777" w:rsidR="002077FA" w:rsidRPr="00487927" w:rsidRDefault="002077FA" w:rsidP="00000C3C">
            <w:pPr>
              <w:jc w:val="center"/>
              <w:rPr>
                <w:rFonts w:cstheme="minorHAnsi"/>
                <w:szCs w:val="20"/>
              </w:rPr>
            </w:pPr>
          </w:p>
        </w:tc>
        <w:tc>
          <w:tcPr>
            <w:tcW w:w="1080" w:type="dxa"/>
          </w:tcPr>
          <w:p w14:paraId="0DF5C0AD" w14:textId="77777777" w:rsidR="002077FA" w:rsidRPr="00487927" w:rsidRDefault="002077FA" w:rsidP="00000C3C">
            <w:pPr>
              <w:jc w:val="center"/>
              <w:rPr>
                <w:rFonts w:cstheme="minorHAnsi"/>
                <w:szCs w:val="20"/>
              </w:rPr>
            </w:pPr>
          </w:p>
        </w:tc>
        <w:tc>
          <w:tcPr>
            <w:tcW w:w="1080" w:type="dxa"/>
          </w:tcPr>
          <w:p w14:paraId="38B4E6D8" w14:textId="2C59D965" w:rsidR="002077FA" w:rsidRPr="00487927" w:rsidRDefault="002077FA" w:rsidP="00000C3C">
            <w:pPr>
              <w:jc w:val="center"/>
              <w:rPr>
                <w:rFonts w:cstheme="minorHAnsi"/>
                <w:szCs w:val="20"/>
              </w:rPr>
            </w:pPr>
          </w:p>
        </w:tc>
        <w:tc>
          <w:tcPr>
            <w:tcW w:w="1080" w:type="dxa"/>
          </w:tcPr>
          <w:p w14:paraId="0F08C78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2203E" w14:textId="77777777" w:rsidR="002077FA" w:rsidRPr="00487927" w:rsidRDefault="002077FA" w:rsidP="00000C3C">
            <w:pPr>
              <w:jc w:val="center"/>
              <w:rPr>
                <w:rFonts w:cstheme="minorHAnsi"/>
                <w:szCs w:val="20"/>
              </w:rPr>
            </w:pPr>
          </w:p>
        </w:tc>
      </w:tr>
      <w:tr w:rsidR="002077FA" w:rsidRPr="00487927" w14:paraId="441C091A" w14:textId="0DDBB8C1" w:rsidTr="002077FA">
        <w:tc>
          <w:tcPr>
            <w:tcW w:w="1255" w:type="dxa"/>
          </w:tcPr>
          <w:p w14:paraId="46ABAF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2077FA" w:rsidRPr="00487927" w:rsidRDefault="002077FA" w:rsidP="00000C3C">
            <w:pPr>
              <w:jc w:val="center"/>
              <w:rPr>
                <w:rFonts w:cstheme="minorHAnsi"/>
                <w:szCs w:val="20"/>
              </w:rPr>
            </w:pPr>
          </w:p>
        </w:tc>
        <w:tc>
          <w:tcPr>
            <w:tcW w:w="1080" w:type="dxa"/>
          </w:tcPr>
          <w:p w14:paraId="436CFF02" w14:textId="7B643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A653DA" w14:textId="77777777" w:rsidR="002077FA" w:rsidRPr="00487927" w:rsidRDefault="002077FA" w:rsidP="00000C3C">
            <w:pPr>
              <w:jc w:val="center"/>
              <w:rPr>
                <w:rFonts w:cstheme="minorHAnsi"/>
                <w:szCs w:val="20"/>
              </w:rPr>
            </w:pPr>
          </w:p>
        </w:tc>
        <w:tc>
          <w:tcPr>
            <w:tcW w:w="1080" w:type="dxa"/>
          </w:tcPr>
          <w:p w14:paraId="581C6741" w14:textId="77777777" w:rsidR="002077FA" w:rsidRPr="00487927" w:rsidRDefault="002077FA" w:rsidP="00000C3C">
            <w:pPr>
              <w:jc w:val="center"/>
              <w:rPr>
                <w:rFonts w:cstheme="minorHAnsi"/>
                <w:szCs w:val="20"/>
              </w:rPr>
            </w:pPr>
          </w:p>
        </w:tc>
        <w:tc>
          <w:tcPr>
            <w:tcW w:w="1080" w:type="dxa"/>
          </w:tcPr>
          <w:p w14:paraId="477FD481" w14:textId="27ED5D2E" w:rsidR="002077FA" w:rsidRPr="00487927" w:rsidRDefault="002077FA" w:rsidP="00000C3C">
            <w:pPr>
              <w:jc w:val="center"/>
              <w:rPr>
                <w:rFonts w:cstheme="minorHAnsi"/>
                <w:szCs w:val="20"/>
              </w:rPr>
            </w:pPr>
          </w:p>
        </w:tc>
        <w:tc>
          <w:tcPr>
            <w:tcW w:w="1080" w:type="dxa"/>
          </w:tcPr>
          <w:p w14:paraId="0E083E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4B6981" w14:textId="77777777" w:rsidR="002077FA" w:rsidRPr="00487927" w:rsidRDefault="002077FA" w:rsidP="00000C3C">
            <w:pPr>
              <w:jc w:val="center"/>
              <w:rPr>
                <w:rFonts w:cstheme="minorHAnsi"/>
                <w:szCs w:val="20"/>
              </w:rPr>
            </w:pPr>
          </w:p>
        </w:tc>
      </w:tr>
      <w:tr w:rsidR="002077FA" w:rsidRPr="00487927" w14:paraId="68D1292B" w14:textId="051B45D8" w:rsidTr="002077FA">
        <w:tc>
          <w:tcPr>
            <w:tcW w:w="1255" w:type="dxa"/>
          </w:tcPr>
          <w:p w14:paraId="1DC6742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2077FA" w:rsidRPr="00487927" w:rsidRDefault="002077FA" w:rsidP="00000C3C">
            <w:pPr>
              <w:jc w:val="center"/>
              <w:rPr>
                <w:rFonts w:cstheme="minorHAnsi"/>
                <w:szCs w:val="20"/>
              </w:rPr>
            </w:pPr>
          </w:p>
        </w:tc>
        <w:tc>
          <w:tcPr>
            <w:tcW w:w="1080" w:type="dxa"/>
          </w:tcPr>
          <w:p w14:paraId="616299B0" w14:textId="0F3F93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390FBD" w14:textId="77777777" w:rsidR="002077FA" w:rsidRPr="00487927" w:rsidRDefault="002077FA" w:rsidP="00000C3C">
            <w:pPr>
              <w:jc w:val="center"/>
              <w:rPr>
                <w:rFonts w:cstheme="minorHAnsi"/>
                <w:szCs w:val="20"/>
              </w:rPr>
            </w:pPr>
          </w:p>
        </w:tc>
        <w:tc>
          <w:tcPr>
            <w:tcW w:w="1080" w:type="dxa"/>
          </w:tcPr>
          <w:p w14:paraId="4EF4CCB4" w14:textId="77777777" w:rsidR="002077FA" w:rsidRPr="00487927" w:rsidRDefault="002077FA" w:rsidP="00000C3C">
            <w:pPr>
              <w:jc w:val="center"/>
              <w:rPr>
                <w:rFonts w:cstheme="minorHAnsi"/>
                <w:szCs w:val="20"/>
              </w:rPr>
            </w:pPr>
          </w:p>
        </w:tc>
        <w:tc>
          <w:tcPr>
            <w:tcW w:w="1080" w:type="dxa"/>
          </w:tcPr>
          <w:p w14:paraId="1EAEE482" w14:textId="54B215A2" w:rsidR="002077FA" w:rsidRPr="00487927" w:rsidRDefault="002077FA" w:rsidP="00000C3C">
            <w:pPr>
              <w:jc w:val="center"/>
              <w:rPr>
                <w:rFonts w:cstheme="minorHAnsi"/>
                <w:szCs w:val="20"/>
              </w:rPr>
            </w:pPr>
          </w:p>
        </w:tc>
        <w:tc>
          <w:tcPr>
            <w:tcW w:w="1080" w:type="dxa"/>
          </w:tcPr>
          <w:p w14:paraId="36811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5329FE" w14:textId="77777777" w:rsidR="002077FA" w:rsidRPr="00487927" w:rsidRDefault="002077FA" w:rsidP="00000C3C">
            <w:pPr>
              <w:jc w:val="center"/>
              <w:rPr>
                <w:rFonts w:cstheme="minorHAnsi"/>
                <w:szCs w:val="20"/>
              </w:rPr>
            </w:pPr>
          </w:p>
        </w:tc>
      </w:tr>
      <w:tr w:rsidR="002077FA" w:rsidRPr="00487927" w14:paraId="7436A1FF" w14:textId="4B7EA36E" w:rsidTr="002077FA">
        <w:tc>
          <w:tcPr>
            <w:tcW w:w="1255" w:type="dxa"/>
          </w:tcPr>
          <w:p w14:paraId="60AAED1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2077FA" w:rsidRPr="00487927" w:rsidRDefault="002077FA" w:rsidP="00000C3C">
            <w:pPr>
              <w:jc w:val="center"/>
              <w:rPr>
                <w:rFonts w:cstheme="minorHAnsi"/>
                <w:szCs w:val="20"/>
              </w:rPr>
            </w:pPr>
          </w:p>
        </w:tc>
        <w:tc>
          <w:tcPr>
            <w:tcW w:w="1080" w:type="dxa"/>
          </w:tcPr>
          <w:p w14:paraId="18561626" w14:textId="3368F6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886E2B" w14:textId="77777777" w:rsidR="002077FA" w:rsidRPr="00487927" w:rsidRDefault="002077FA" w:rsidP="00000C3C">
            <w:pPr>
              <w:jc w:val="center"/>
              <w:rPr>
                <w:rFonts w:cstheme="minorHAnsi"/>
                <w:szCs w:val="20"/>
              </w:rPr>
            </w:pPr>
          </w:p>
        </w:tc>
        <w:tc>
          <w:tcPr>
            <w:tcW w:w="1080" w:type="dxa"/>
          </w:tcPr>
          <w:p w14:paraId="517E1BC6" w14:textId="77777777" w:rsidR="002077FA" w:rsidRPr="00487927" w:rsidRDefault="002077FA" w:rsidP="00000C3C">
            <w:pPr>
              <w:jc w:val="center"/>
              <w:rPr>
                <w:rFonts w:cstheme="minorHAnsi"/>
                <w:szCs w:val="20"/>
              </w:rPr>
            </w:pPr>
          </w:p>
        </w:tc>
        <w:tc>
          <w:tcPr>
            <w:tcW w:w="1080" w:type="dxa"/>
          </w:tcPr>
          <w:p w14:paraId="399C6947" w14:textId="205E01F7" w:rsidR="002077FA" w:rsidRPr="00487927" w:rsidRDefault="002077FA" w:rsidP="00000C3C">
            <w:pPr>
              <w:jc w:val="center"/>
              <w:rPr>
                <w:rFonts w:cstheme="minorHAnsi"/>
                <w:szCs w:val="20"/>
              </w:rPr>
            </w:pPr>
          </w:p>
        </w:tc>
        <w:tc>
          <w:tcPr>
            <w:tcW w:w="1080" w:type="dxa"/>
          </w:tcPr>
          <w:p w14:paraId="407F88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0889B" w14:textId="77777777" w:rsidR="002077FA" w:rsidRPr="00487927" w:rsidRDefault="002077FA" w:rsidP="00000C3C">
            <w:pPr>
              <w:jc w:val="center"/>
              <w:rPr>
                <w:rFonts w:cstheme="minorHAnsi"/>
                <w:szCs w:val="20"/>
              </w:rPr>
            </w:pPr>
          </w:p>
        </w:tc>
      </w:tr>
      <w:tr w:rsidR="002077FA" w:rsidRPr="00487927" w14:paraId="397B600A" w14:textId="30958464" w:rsidTr="002077FA">
        <w:tc>
          <w:tcPr>
            <w:tcW w:w="1255" w:type="dxa"/>
          </w:tcPr>
          <w:p w14:paraId="16147F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2077FA" w:rsidRPr="00487927" w:rsidRDefault="002077FA" w:rsidP="00000C3C">
            <w:pPr>
              <w:jc w:val="center"/>
              <w:rPr>
                <w:rFonts w:cstheme="minorHAnsi"/>
                <w:szCs w:val="20"/>
              </w:rPr>
            </w:pPr>
          </w:p>
        </w:tc>
        <w:tc>
          <w:tcPr>
            <w:tcW w:w="1080" w:type="dxa"/>
          </w:tcPr>
          <w:p w14:paraId="2B64EA8B" w14:textId="28B06F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86B7DD" w14:textId="77777777" w:rsidR="002077FA" w:rsidRPr="00487927" w:rsidRDefault="002077FA" w:rsidP="00000C3C">
            <w:pPr>
              <w:jc w:val="center"/>
              <w:rPr>
                <w:rFonts w:cstheme="minorHAnsi"/>
                <w:szCs w:val="20"/>
              </w:rPr>
            </w:pPr>
          </w:p>
        </w:tc>
        <w:tc>
          <w:tcPr>
            <w:tcW w:w="1080" w:type="dxa"/>
          </w:tcPr>
          <w:p w14:paraId="05105273" w14:textId="77777777" w:rsidR="002077FA" w:rsidRPr="00487927" w:rsidRDefault="002077FA" w:rsidP="00000C3C">
            <w:pPr>
              <w:jc w:val="center"/>
              <w:rPr>
                <w:rFonts w:cstheme="minorHAnsi"/>
                <w:szCs w:val="20"/>
              </w:rPr>
            </w:pPr>
          </w:p>
        </w:tc>
        <w:tc>
          <w:tcPr>
            <w:tcW w:w="1080" w:type="dxa"/>
          </w:tcPr>
          <w:p w14:paraId="59869F1A" w14:textId="6DFC59DD" w:rsidR="002077FA" w:rsidRPr="00487927" w:rsidRDefault="002077FA" w:rsidP="00000C3C">
            <w:pPr>
              <w:jc w:val="center"/>
              <w:rPr>
                <w:rFonts w:cstheme="minorHAnsi"/>
                <w:szCs w:val="20"/>
              </w:rPr>
            </w:pPr>
          </w:p>
        </w:tc>
        <w:tc>
          <w:tcPr>
            <w:tcW w:w="1080" w:type="dxa"/>
          </w:tcPr>
          <w:p w14:paraId="1C9282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04C13F" w14:textId="77777777" w:rsidR="002077FA" w:rsidRPr="00487927" w:rsidRDefault="002077FA" w:rsidP="00000C3C">
            <w:pPr>
              <w:jc w:val="center"/>
              <w:rPr>
                <w:rFonts w:cstheme="minorHAnsi"/>
                <w:szCs w:val="20"/>
              </w:rPr>
            </w:pPr>
          </w:p>
        </w:tc>
      </w:tr>
      <w:tr w:rsidR="002077FA" w:rsidRPr="00487927" w14:paraId="436113E7" w14:textId="187694AF" w:rsidTr="002077FA">
        <w:tc>
          <w:tcPr>
            <w:tcW w:w="1255" w:type="dxa"/>
          </w:tcPr>
          <w:p w14:paraId="204DC95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2077FA" w:rsidRPr="00487927" w:rsidRDefault="002077FA" w:rsidP="00000C3C">
            <w:pPr>
              <w:jc w:val="center"/>
              <w:rPr>
                <w:rFonts w:cstheme="minorHAnsi"/>
                <w:szCs w:val="20"/>
              </w:rPr>
            </w:pPr>
          </w:p>
        </w:tc>
        <w:tc>
          <w:tcPr>
            <w:tcW w:w="1080" w:type="dxa"/>
          </w:tcPr>
          <w:p w14:paraId="633148B2" w14:textId="7F6ABF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F66776" w14:textId="77777777" w:rsidR="002077FA" w:rsidRPr="00487927" w:rsidRDefault="002077FA" w:rsidP="00000C3C">
            <w:pPr>
              <w:jc w:val="center"/>
              <w:rPr>
                <w:rFonts w:cstheme="minorHAnsi"/>
                <w:szCs w:val="20"/>
              </w:rPr>
            </w:pPr>
          </w:p>
        </w:tc>
        <w:tc>
          <w:tcPr>
            <w:tcW w:w="1080" w:type="dxa"/>
          </w:tcPr>
          <w:p w14:paraId="18FED8FB" w14:textId="77777777" w:rsidR="002077FA" w:rsidRPr="00487927" w:rsidRDefault="002077FA" w:rsidP="00000C3C">
            <w:pPr>
              <w:jc w:val="center"/>
              <w:rPr>
                <w:rFonts w:cstheme="minorHAnsi"/>
                <w:szCs w:val="20"/>
              </w:rPr>
            </w:pPr>
          </w:p>
        </w:tc>
        <w:tc>
          <w:tcPr>
            <w:tcW w:w="1080" w:type="dxa"/>
          </w:tcPr>
          <w:p w14:paraId="74BEC2CE" w14:textId="5E37AD43" w:rsidR="002077FA" w:rsidRPr="00487927" w:rsidRDefault="002077FA" w:rsidP="00000C3C">
            <w:pPr>
              <w:jc w:val="center"/>
              <w:rPr>
                <w:rFonts w:cstheme="minorHAnsi"/>
                <w:szCs w:val="20"/>
              </w:rPr>
            </w:pPr>
          </w:p>
        </w:tc>
        <w:tc>
          <w:tcPr>
            <w:tcW w:w="1080" w:type="dxa"/>
          </w:tcPr>
          <w:p w14:paraId="5544597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832CEB9" w14:textId="77777777" w:rsidR="002077FA" w:rsidRPr="00487927" w:rsidRDefault="002077FA" w:rsidP="00000C3C">
            <w:pPr>
              <w:jc w:val="center"/>
              <w:rPr>
                <w:rFonts w:cstheme="minorHAnsi"/>
                <w:szCs w:val="20"/>
              </w:rPr>
            </w:pPr>
          </w:p>
        </w:tc>
      </w:tr>
      <w:tr w:rsidR="002077FA" w:rsidRPr="00487927" w14:paraId="7EE01A7F" w14:textId="70315E2E" w:rsidTr="002077FA">
        <w:tc>
          <w:tcPr>
            <w:tcW w:w="1255" w:type="dxa"/>
          </w:tcPr>
          <w:p w14:paraId="240BEE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2077FA" w:rsidRPr="00487927" w:rsidRDefault="002077FA" w:rsidP="00000C3C">
            <w:pPr>
              <w:jc w:val="center"/>
              <w:rPr>
                <w:rFonts w:cstheme="minorHAnsi"/>
                <w:szCs w:val="20"/>
              </w:rPr>
            </w:pPr>
          </w:p>
        </w:tc>
        <w:tc>
          <w:tcPr>
            <w:tcW w:w="1080" w:type="dxa"/>
          </w:tcPr>
          <w:p w14:paraId="78CC5285" w14:textId="6775F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625871" w14:textId="77777777" w:rsidR="002077FA" w:rsidRPr="00487927" w:rsidRDefault="002077FA" w:rsidP="00000C3C">
            <w:pPr>
              <w:jc w:val="center"/>
              <w:rPr>
                <w:rFonts w:cstheme="minorHAnsi"/>
                <w:szCs w:val="20"/>
              </w:rPr>
            </w:pPr>
          </w:p>
        </w:tc>
        <w:tc>
          <w:tcPr>
            <w:tcW w:w="1080" w:type="dxa"/>
          </w:tcPr>
          <w:p w14:paraId="62DF816D" w14:textId="77777777" w:rsidR="002077FA" w:rsidRPr="00487927" w:rsidRDefault="002077FA" w:rsidP="00000C3C">
            <w:pPr>
              <w:jc w:val="center"/>
              <w:rPr>
                <w:rFonts w:cstheme="minorHAnsi"/>
                <w:szCs w:val="20"/>
              </w:rPr>
            </w:pPr>
          </w:p>
        </w:tc>
        <w:tc>
          <w:tcPr>
            <w:tcW w:w="1080" w:type="dxa"/>
          </w:tcPr>
          <w:p w14:paraId="51869F58" w14:textId="03D6CF68" w:rsidR="002077FA" w:rsidRPr="00487927" w:rsidRDefault="002077FA" w:rsidP="00000C3C">
            <w:pPr>
              <w:jc w:val="center"/>
              <w:rPr>
                <w:rFonts w:cstheme="minorHAnsi"/>
                <w:szCs w:val="20"/>
              </w:rPr>
            </w:pPr>
          </w:p>
        </w:tc>
        <w:tc>
          <w:tcPr>
            <w:tcW w:w="1080" w:type="dxa"/>
          </w:tcPr>
          <w:p w14:paraId="349BC3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0F6F5C9" w14:textId="77777777" w:rsidR="002077FA" w:rsidRPr="00487927" w:rsidRDefault="002077FA" w:rsidP="00000C3C">
            <w:pPr>
              <w:jc w:val="center"/>
              <w:rPr>
                <w:rFonts w:cstheme="minorHAnsi"/>
                <w:szCs w:val="20"/>
              </w:rPr>
            </w:pPr>
          </w:p>
        </w:tc>
      </w:tr>
      <w:tr w:rsidR="002077FA" w:rsidRPr="00487927" w14:paraId="09DE87D9" w14:textId="0D3FE93A" w:rsidTr="002077FA">
        <w:tc>
          <w:tcPr>
            <w:tcW w:w="1255" w:type="dxa"/>
          </w:tcPr>
          <w:p w14:paraId="625FA5C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2077FA" w:rsidRPr="00487927" w:rsidRDefault="002077FA" w:rsidP="00000C3C">
            <w:pPr>
              <w:jc w:val="center"/>
              <w:rPr>
                <w:rFonts w:cstheme="minorHAnsi"/>
                <w:szCs w:val="20"/>
              </w:rPr>
            </w:pPr>
          </w:p>
        </w:tc>
        <w:tc>
          <w:tcPr>
            <w:tcW w:w="1080" w:type="dxa"/>
          </w:tcPr>
          <w:p w14:paraId="0A675A60" w14:textId="65BC2F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E51C4" w14:textId="77777777" w:rsidR="002077FA" w:rsidRPr="00487927" w:rsidRDefault="002077FA" w:rsidP="00000C3C">
            <w:pPr>
              <w:jc w:val="center"/>
              <w:rPr>
                <w:rFonts w:cstheme="minorHAnsi"/>
                <w:szCs w:val="20"/>
              </w:rPr>
            </w:pPr>
          </w:p>
        </w:tc>
        <w:tc>
          <w:tcPr>
            <w:tcW w:w="1080" w:type="dxa"/>
          </w:tcPr>
          <w:p w14:paraId="2E426127" w14:textId="77777777" w:rsidR="002077FA" w:rsidRPr="00487927" w:rsidRDefault="002077FA" w:rsidP="00000C3C">
            <w:pPr>
              <w:jc w:val="center"/>
              <w:rPr>
                <w:rFonts w:cstheme="minorHAnsi"/>
                <w:szCs w:val="20"/>
              </w:rPr>
            </w:pPr>
          </w:p>
        </w:tc>
        <w:tc>
          <w:tcPr>
            <w:tcW w:w="1080" w:type="dxa"/>
          </w:tcPr>
          <w:p w14:paraId="3A02C641" w14:textId="337518BA" w:rsidR="002077FA" w:rsidRPr="00487927" w:rsidRDefault="002077FA" w:rsidP="00000C3C">
            <w:pPr>
              <w:jc w:val="center"/>
              <w:rPr>
                <w:rFonts w:cstheme="minorHAnsi"/>
                <w:szCs w:val="20"/>
              </w:rPr>
            </w:pPr>
          </w:p>
        </w:tc>
        <w:tc>
          <w:tcPr>
            <w:tcW w:w="1080" w:type="dxa"/>
          </w:tcPr>
          <w:p w14:paraId="177C79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31B4D" w14:textId="77777777" w:rsidR="002077FA" w:rsidRPr="00487927" w:rsidRDefault="002077FA" w:rsidP="00000C3C">
            <w:pPr>
              <w:jc w:val="center"/>
              <w:rPr>
                <w:rFonts w:cstheme="minorHAnsi"/>
                <w:szCs w:val="20"/>
              </w:rPr>
            </w:pPr>
          </w:p>
        </w:tc>
      </w:tr>
      <w:tr w:rsidR="002077FA" w:rsidRPr="00487927" w14:paraId="6776EF1D" w14:textId="0E9B52E2" w:rsidTr="002077FA">
        <w:tc>
          <w:tcPr>
            <w:tcW w:w="1255" w:type="dxa"/>
          </w:tcPr>
          <w:p w14:paraId="25C3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2077FA" w:rsidRPr="00487927" w:rsidRDefault="002077FA" w:rsidP="00000C3C">
            <w:pPr>
              <w:jc w:val="center"/>
              <w:rPr>
                <w:rFonts w:cstheme="minorHAnsi"/>
                <w:szCs w:val="20"/>
              </w:rPr>
            </w:pPr>
          </w:p>
        </w:tc>
        <w:tc>
          <w:tcPr>
            <w:tcW w:w="1080" w:type="dxa"/>
          </w:tcPr>
          <w:p w14:paraId="4DC72994" w14:textId="64C68E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1037E3" w14:textId="77777777" w:rsidR="002077FA" w:rsidRPr="00487927" w:rsidRDefault="002077FA" w:rsidP="00000C3C">
            <w:pPr>
              <w:jc w:val="center"/>
              <w:rPr>
                <w:rFonts w:cstheme="minorHAnsi"/>
                <w:szCs w:val="20"/>
              </w:rPr>
            </w:pPr>
          </w:p>
        </w:tc>
        <w:tc>
          <w:tcPr>
            <w:tcW w:w="1080" w:type="dxa"/>
          </w:tcPr>
          <w:p w14:paraId="66615B0A" w14:textId="77777777" w:rsidR="002077FA" w:rsidRPr="00487927" w:rsidRDefault="002077FA" w:rsidP="00000C3C">
            <w:pPr>
              <w:jc w:val="center"/>
              <w:rPr>
                <w:rFonts w:cstheme="minorHAnsi"/>
                <w:szCs w:val="20"/>
              </w:rPr>
            </w:pPr>
          </w:p>
        </w:tc>
        <w:tc>
          <w:tcPr>
            <w:tcW w:w="1080" w:type="dxa"/>
          </w:tcPr>
          <w:p w14:paraId="6C92F179" w14:textId="4395D6E1" w:rsidR="002077FA" w:rsidRPr="00487927" w:rsidRDefault="002077FA" w:rsidP="00000C3C">
            <w:pPr>
              <w:jc w:val="center"/>
              <w:rPr>
                <w:rFonts w:cstheme="minorHAnsi"/>
                <w:szCs w:val="20"/>
              </w:rPr>
            </w:pPr>
          </w:p>
        </w:tc>
        <w:tc>
          <w:tcPr>
            <w:tcW w:w="1080" w:type="dxa"/>
          </w:tcPr>
          <w:p w14:paraId="5C469F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76FE1" w14:textId="77777777" w:rsidR="002077FA" w:rsidRPr="00487927" w:rsidRDefault="002077FA" w:rsidP="00000C3C">
            <w:pPr>
              <w:jc w:val="center"/>
              <w:rPr>
                <w:rFonts w:cstheme="minorHAnsi"/>
                <w:szCs w:val="20"/>
              </w:rPr>
            </w:pPr>
          </w:p>
        </w:tc>
      </w:tr>
      <w:tr w:rsidR="002077FA" w:rsidRPr="00487927" w14:paraId="1AC169C5" w14:textId="391C0B64" w:rsidTr="002077FA">
        <w:tc>
          <w:tcPr>
            <w:tcW w:w="1255" w:type="dxa"/>
          </w:tcPr>
          <w:p w14:paraId="761F7C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2077FA" w:rsidRPr="00487927" w:rsidRDefault="002077FA" w:rsidP="00000C3C">
            <w:pPr>
              <w:jc w:val="center"/>
              <w:rPr>
                <w:rFonts w:cstheme="minorHAnsi"/>
                <w:szCs w:val="20"/>
              </w:rPr>
            </w:pPr>
          </w:p>
        </w:tc>
        <w:tc>
          <w:tcPr>
            <w:tcW w:w="1080" w:type="dxa"/>
          </w:tcPr>
          <w:p w14:paraId="30EBF69C" w14:textId="4B6021D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21A5C1" w14:textId="77777777" w:rsidR="002077FA" w:rsidRPr="00487927" w:rsidRDefault="002077FA" w:rsidP="00000C3C">
            <w:pPr>
              <w:jc w:val="center"/>
              <w:rPr>
                <w:rFonts w:cstheme="minorHAnsi"/>
                <w:szCs w:val="20"/>
              </w:rPr>
            </w:pPr>
          </w:p>
        </w:tc>
        <w:tc>
          <w:tcPr>
            <w:tcW w:w="1080" w:type="dxa"/>
          </w:tcPr>
          <w:p w14:paraId="3B7D9559" w14:textId="77777777" w:rsidR="002077FA" w:rsidRPr="00487927" w:rsidRDefault="002077FA" w:rsidP="00000C3C">
            <w:pPr>
              <w:jc w:val="center"/>
              <w:rPr>
                <w:rFonts w:cstheme="minorHAnsi"/>
                <w:szCs w:val="20"/>
              </w:rPr>
            </w:pPr>
          </w:p>
        </w:tc>
        <w:tc>
          <w:tcPr>
            <w:tcW w:w="1080" w:type="dxa"/>
          </w:tcPr>
          <w:p w14:paraId="676088EC" w14:textId="3FEE7EA7" w:rsidR="002077FA" w:rsidRPr="00487927" w:rsidRDefault="002077FA" w:rsidP="00000C3C">
            <w:pPr>
              <w:jc w:val="center"/>
              <w:rPr>
                <w:rFonts w:cstheme="minorHAnsi"/>
                <w:szCs w:val="20"/>
              </w:rPr>
            </w:pPr>
          </w:p>
        </w:tc>
        <w:tc>
          <w:tcPr>
            <w:tcW w:w="1080" w:type="dxa"/>
          </w:tcPr>
          <w:p w14:paraId="7D71C62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EDD087" w14:textId="77777777" w:rsidR="002077FA" w:rsidRPr="00487927" w:rsidRDefault="002077FA" w:rsidP="00000C3C">
            <w:pPr>
              <w:jc w:val="center"/>
              <w:rPr>
                <w:rFonts w:cstheme="minorHAnsi"/>
                <w:szCs w:val="20"/>
              </w:rPr>
            </w:pPr>
          </w:p>
        </w:tc>
      </w:tr>
      <w:tr w:rsidR="002077FA" w:rsidRPr="00487927" w14:paraId="784F3186" w14:textId="55656C4F" w:rsidTr="002077FA">
        <w:tc>
          <w:tcPr>
            <w:tcW w:w="1255" w:type="dxa"/>
          </w:tcPr>
          <w:p w14:paraId="763631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2077FA" w:rsidRPr="00487927" w:rsidRDefault="002077FA" w:rsidP="00000C3C">
            <w:pPr>
              <w:jc w:val="center"/>
              <w:rPr>
                <w:rFonts w:cstheme="minorHAnsi"/>
                <w:szCs w:val="20"/>
              </w:rPr>
            </w:pPr>
          </w:p>
        </w:tc>
        <w:tc>
          <w:tcPr>
            <w:tcW w:w="1080" w:type="dxa"/>
          </w:tcPr>
          <w:p w14:paraId="18258D37" w14:textId="6F99F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70B302" w14:textId="77777777" w:rsidR="002077FA" w:rsidRPr="00487927" w:rsidRDefault="002077FA" w:rsidP="00000C3C">
            <w:pPr>
              <w:jc w:val="center"/>
              <w:rPr>
                <w:rFonts w:cstheme="minorHAnsi"/>
                <w:szCs w:val="20"/>
              </w:rPr>
            </w:pPr>
          </w:p>
        </w:tc>
        <w:tc>
          <w:tcPr>
            <w:tcW w:w="1080" w:type="dxa"/>
          </w:tcPr>
          <w:p w14:paraId="6F6B89FB" w14:textId="77777777" w:rsidR="002077FA" w:rsidRPr="00487927" w:rsidRDefault="002077FA" w:rsidP="00000C3C">
            <w:pPr>
              <w:jc w:val="center"/>
              <w:rPr>
                <w:rFonts w:cstheme="minorHAnsi"/>
                <w:szCs w:val="20"/>
              </w:rPr>
            </w:pPr>
          </w:p>
        </w:tc>
        <w:tc>
          <w:tcPr>
            <w:tcW w:w="1080" w:type="dxa"/>
          </w:tcPr>
          <w:p w14:paraId="73A73B3D" w14:textId="5BD75883" w:rsidR="002077FA" w:rsidRPr="00487927" w:rsidRDefault="002077FA" w:rsidP="00000C3C">
            <w:pPr>
              <w:jc w:val="center"/>
              <w:rPr>
                <w:rFonts w:cstheme="minorHAnsi"/>
                <w:szCs w:val="20"/>
              </w:rPr>
            </w:pPr>
          </w:p>
        </w:tc>
        <w:tc>
          <w:tcPr>
            <w:tcW w:w="1080" w:type="dxa"/>
          </w:tcPr>
          <w:p w14:paraId="71987F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F9056A" w14:textId="77777777" w:rsidR="002077FA" w:rsidRPr="00487927" w:rsidRDefault="002077FA" w:rsidP="00000C3C">
            <w:pPr>
              <w:jc w:val="center"/>
              <w:rPr>
                <w:rFonts w:cstheme="minorHAnsi"/>
                <w:szCs w:val="20"/>
              </w:rPr>
            </w:pPr>
          </w:p>
        </w:tc>
      </w:tr>
      <w:tr w:rsidR="002077FA" w:rsidRPr="00487927" w14:paraId="0C2F3B6E" w14:textId="225190DF" w:rsidTr="002077FA">
        <w:tc>
          <w:tcPr>
            <w:tcW w:w="1255" w:type="dxa"/>
          </w:tcPr>
          <w:p w14:paraId="0423D2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2077FA" w:rsidRPr="00487927" w:rsidRDefault="002077FA" w:rsidP="00000C3C">
            <w:pPr>
              <w:jc w:val="center"/>
              <w:rPr>
                <w:rFonts w:cstheme="minorHAnsi"/>
                <w:szCs w:val="20"/>
              </w:rPr>
            </w:pPr>
          </w:p>
        </w:tc>
        <w:tc>
          <w:tcPr>
            <w:tcW w:w="1080" w:type="dxa"/>
          </w:tcPr>
          <w:p w14:paraId="6D5259FF" w14:textId="081E9E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65EA0" w14:textId="77777777" w:rsidR="002077FA" w:rsidRPr="00487927" w:rsidRDefault="002077FA" w:rsidP="00000C3C">
            <w:pPr>
              <w:jc w:val="center"/>
              <w:rPr>
                <w:rFonts w:cstheme="minorHAnsi"/>
                <w:szCs w:val="20"/>
              </w:rPr>
            </w:pPr>
          </w:p>
        </w:tc>
        <w:tc>
          <w:tcPr>
            <w:tcW w:w="1080" w:type="dxa"/>
          </w:tcPr>
          <w:p w14:paraId="1346E569" w14:textId="77777777" w:rsidR="002077FA" w:rsidRPr="00487927" w:rsidRDefault="002077FA" w:rsidP="00000C3C">
            <w:pPr>
              <w:jc w:val="center"/>
              <w:rPr>
                <w:rFonts w:cstheme="minorHAnsi"/>
                <w:szCs w:val="20"/>
              </w:rPr>
            </w:pPr>
          </w:p>
        </w:tc>
        <w:tc>
          <w:tcPr>
            <w:tcW w:w="1080" w:type="dxa"/>
          </w:tcPr>
          <w:p w14:paraId="0B536A80" w14:textId="0B994DB6" w:rsidR="002077FA" w:rsidRPr="00487927" w:rsidRDefault="002077FA" w:rsidP="00000C3C">
            <w:pPr>
              <w:jc w:val="center"/>
              <w:rPr>
                <w:rFonts w:cstheme="minorHAnsi"/>
                <w:szCs w:val="20"/>
              </w:rPr>
            </w:pPr>
          </w:p>
        </w:tc>
        <w:tc>
          <w:tcPr>
            <w:tcW w:w="1080" w:type="dxa"/>
          </w:tcPr>
          <w:p w14:paraId="1A2962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2F7AED" w14:textId="77777777" w:rsidR="002077FA" w:rsidRPr="00487927" w:rsidRDefault="002077FA" w:rsidP="00000C3C">
            <w:pPr>
              <w:jc w:val="center"/>
              <w:rPr>
                <w:rFonts w:cstheme="minorHAnsi"/>
                <w:szCs w:val="20"/>
              </w:rPr>
            </w:pPr>
          </w:p>
        </w:tc>
      </w:tr>
      <w:tr w:rsidR="002077FA" w:rsidRPr="00487927" w14:paraId="4FD22286" w14:textId="6E8BAD9D" w:rsidTr="002077FA">
        <w:tc>
          <w:tcPr>
            <w:tcW w:w="1255" w:type="dxa"/>
          </w:tcPr>
          <w:p w14:paraId="6F15A0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2077FA" w:rsidRPr="00487927" w:rsidRDefault="002077FA" w:rsidP="00000C3C">
            <w:pPr>
              <w:jc w:val="center"/>
              <w:rPr>
                <w:rFonts w:cstheme="minorHAnsi"/>
                <w:szCs w:val="20"/>
              </w:rPr>
            </w:pPr>
          </w:p>
        </w:tc>
        <w:tc>
          <w:tcPr>
            <w:tcW w:w="1080" w:type="dxa"/>
          </w:tcPr>
          <w:p w14:paraId="2BC29C50" w14:textId="6F1621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9AB1FA" w14:textId="77777777" w:rsidR="002077FA" w:rsidRPr="00487927" w:rsidRDefault="002077FA" w:rsidP="00000C3C">
            <w:pPr>
              <w:jc w:val="center"/>
              <w:rPr>
                <w:rFonts w:cstheme="minorHAnsi"/>
                <w:szCs w:val="20"/>
              </w:rPr>
            </w:pPr>
          </w:p>
        </w:tc>
        <w:tc>
          <w:tcPr>
            <w:tcW w:w="1080" w:type="dxa"/>
          </w:tcPr>
          <w:p w14:paraId="00A27177" w14:textId="77777777" w:rsidR="002077FA" w:rsidRPr="00487927" w:rsidRDefault="002077FA" w:rsidP="00000C3C">
            <w:pPr>
              <w:jc w:val="center"/>
              <w:rPr>
                <w:rFonts w:cstheme="minorHAnsi"/>
                <w:szCs w:val="20"/>
              </w:rPr>
            </w:pPr>
          </w:p>
        </w:tc>
        <w:tc>
          <w:tcPr>
            <w:tcW w:w="1080" w:type="dxa"/>
          </w:tcPr>
          <w:p w14:paraId="63F38632" w14:textId="21DB99A7" w:rsidR="002077FA" w:rsidRPr="00487927" w:rsidRDefault="002077FA" w:rsidP="00000C3C">
            <w:pPr>
              <w:jc w:val="center"/>
              <w:rPr>
                <w:rFonts w:cstheme="minorHAnsi"/>
                <w:szCs w:val="20"/>
              </w:rPr>
            </w:pPr>
          </w:p>
        </w:tc>
        <w:tc>
          <w:tcPr>
            <w:tcW w:w="1080" w:type="dxa"/>
          </w:tcPr>
          <w:p w14:paraId="107023E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903FDD" w14:textId="77777777" w:rsidR="002077FA" w:rsidRPr="00487927" w:rsidRDefault="002077FA" w:rsidP="00000C3C">
            <w:pPr>
              <w:jc w:val="center"/>
              <w:rPr>
                <w:rFonts w:cstheme="minorHAnsi"/>
                <w:szCs w:val="20"/>
              </w:rPr>
            </w:pPr>
          </w:p>
        </w:tc>
      </w:tr>
      <w:tr w:rsidR="002077FA" w:rsidRPr="00487927" w14:paraId="2251B097" w14:textId="5BEF0DC6" w:rsidTr="002077FA">
        <w:tc>
          <w:tcPr>
            <w:tcW w:w="1255" w:type="dxa"/>
          </w:tcPr>
          <w:p w14:paraId="77B28C6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2077FA" w:rsidRPr="00487927" w:rsidRDefault="002077FA" w:rsidP="00000C3C">
            <w:pPr>
              <w:jc w:val="center"/>
              <w:rPr>
                <w:rFonts w:cstheme="minorHAnsi"/>
                <w:szCs w:val="20"/>
              </w:rPr>
            </w:pPr>
          </w:p>
        </w:tc>
        <w:tc>
          <w:tcPr>
            <w:tcW w:w="1080" w:type="dxa"/>
          </w:tcPr>
          <w:p w14:paraId="17C08D01" w14:textId="4118B5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A03761" w14:textId="77777777" w:rsidR="002077FA" w:rsidRPr="00487927" w:rsidRDefault="002077FA" w:rsidP="00000C3C">
            <w:pPr>
              <w:jc w:val="center"/>
              <w:rPr>
                <w:rFonts w:cstheme="minorHAnsi"/>
                <w:szCs w:val="20"/>
              </w:rPr>
            </w:pPr>
          </w:p>
        </w:tc>
        <w:tc>
          <w:tcPr>
            <w:tcW w:w="1080" w:type="dxa"/>
          </w:tcPr>
          <w:p w14:paraId="394773DA" w14:textId="77777777" w:rsidR="002077FA" w:rsidRPr="00487927" w:rsidRDefault="002077FA" w:rsidP="00000C3C">
            <w:pPr>
              <w:jc w:val="center"/>
              <w:rPr>
                <w:rFonts w:cstheme="minorHAnsi"/>
                <w:szCs w:val="20"/>
              </w:rPr>
            </w:pPr>
          </w:p>
        </w:tc>
        <w:tc>
          <w:tcPr>
            <w:tcW w:w="1080" w:type="dxa"/>
          </w:tcPr>
          <w:p w14:paraId="50EE2D83" w14:textId="72E794E1" w:rsidR="002077FA" w:rsidRPr="00487927" w:rsidRDefault="002077FA" w:rsidP="00000C3C">
            <w:pPr>
              <w:jc w:val="center"/>
              <w:rPr>
                <w:rFonts w:cstheme="minorHAnsi"/>
                <w:szCs w:val="20"/>
              </w:rPr>
            </w:pPr>
          </w:p>
        </w:tc>
        <w:tc>
          <w:tcPr>
            <w:tcW w:w="1080" w:type="dxa"/>
          </w:tcPr>
          <w:p w14:paraId="5C54E5B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F054F2" w14:textId="77777777" w:rsidR="002077FA" w:rsidRPr="00487927" w:rsidRDefault="002077FA" w:rsidP="00000C3C">
            <w:pPr>
              <w:jc w:val="center"/>
              <w:rPr>
                <w:rFonts w:cstheme="minorHAnsi"/>
                <w:szCs w:val="20"/>
              </w:rPr>
            </w:pPr>
          </w:p>
        </w:tc>
      </w:tr>
      <w:tr w:rsidR="002077FA" w:rsidRPr="00487927" w14:paraId="3071250C" w14:textId="2AF7B6F6" w:rsidTr="002077FA">
        <w:tc>
          <w:tcPr>
            <w:tcW w:w="1255" w:type="dxa"/>
          </w:tcPr>
          <w:p w14:paraId="3AB288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2077FA" w:rsidRPr="00487927" w:rsidRDefault="002077FA" w:rsidP="00000C3C">
            <w:pPr>
              <w:jc w:val="center"/>
              <w:rPr>
                <w:rFonts w:cstheme="minorHAnsi"/>
                <w:szCs w:val="20"/>
              </w:rPr>
            </w:pPr>
          </w:p>
        </w:tc>
        <w:tc>
          <w:tcPr>
            <w:tcW w:w="1080" w:type="dxa"/>
          </w:tcPr>
          <w:p w14:paraId="6E3AE034" w14:textId="38C728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82C94D" w14:textId="77777777" w:rsidR="002077FA" w:rsidRPr="00487927" w:rsidRDefault="002077FA" w:rsidP="00000C3C">
            <w:pPr>
              <w:jc w:val="center"/>
              <w:rPr>
                <w:rFonts w:cstheme="minorHAnsi"/>
                <w:szCs w:val="20"/>
              </w:rPr>
            </w:pPr>
          </w:p>
        </w:tc>
        <w:tc>
          <w:tcPr>
            <w:tcW w:w="1080" w:type="dxa"/>
          </w:tcPr>
          <w:p w14:paraId="3F4DA9DC" w14:textId="77777777" w:rsidR="002077FA" w:rsidRPr="00487927" w:rsidRDefault="002077FA" w:rsidP="00000C3C">
            <w:pPr>
              <w:jc w:val="center"/>
              <w:rPr>
                <w:rFonts w:cstheme="minorHAnsi"/>
                <w:szCs w:val="20"/>
              </w:rPr>
            </w:pPr>
          </w:p>
        </w:tc>
        <w:tc>
          <w:tcPr>
            <w:tcW w:w="1080" w:type="dxa"/>
          </w:tcPr>
          <w:p w14:paraId="63B8265F" w14:textId="053437CF" w:rsidR="002077FA" w:rsidRPr="00487927" w:rsidRDefault="002077FA" w:rsidP="00000C3C">
            <w:pPr>
              <w:jc w:val="center"/>
              <w:rPr>
                <w:rFonts w:cstheme="minorHAnsi"/>
                <w:szCs w:val="20"/>
              </w:rPr>
            </w:pPr>
          </w:p>
        </w:tc>
        <w:tc>
          <w:tcPr>
            <w:tcW w:w="1080" w:type="dxa"/>
          </w:tcPr>
          <w:p w14:paraId="2AA4F18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32B655" w14:textId="77777777" w:rsidR="002077FA" w:rsidRPr="00487927" w:rsidRDefault="002077FA" w:rsidP="00000C3C">
            <w:pPr>
              <w:jc w:val="center"/>
              <w:rPr>
                <w:rFonts w:cstheme="minorHAnsi"/>
                <w:szCs w:val="20"/>
              </w:rPr>
            </w:pPr>
          </w:p>
        </w:tc>
      </w:tr>
      <w:tr w:rsidR="002077FA" w:rsidRPr="00487927" w14:paraId="7DD8189B" w14:textId="4089D935" w:rsidTr="002077FA">
        <w:tc>
          <w:tcPr>
            <w:tcW w:w="1255" w:type="dxa"/>
          </w:tcPr>
          <w:p w14:paraId="461F213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2077FA" w:rsidRPr="00487927" w:rsidRDefault="002077FA" w:rsidP="00000C3C">
            <w:pPr>
              <w:jc w:val="center"/>
              <w:rPr>
                <w:rFonts w:cstheme="minorHAnsi"/>
                <w:szCs w:val="20"/>
              </w:rPr>
            </w:pPr>
          </w:p>
        </w:tc>
        <w:tc>
          <w:tcPr>
            <w:tcW w:w="1080" w:type="dxa"/>
          </w:tcPr>
          <w:p w14:paraId="334A78C6" w14:textId="71493FF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333533" w14:textId="77777777" w:rsidR="002077FA" w:rsidRPr="00487927" w:rsidRDefault="002077FA" w:rsidP="00000C3C">
            <w:pPr>
              <w:jc w:val="center"/>
              <w:rPr>
                <w:rFonts w:cstheme="minorHAnsi"/>
                <w:szCs w:val="20"/>
              </w:rPr>
            </w:pPr>
          </w:p>
        </w:tc>
        <w:tc>
          <w:tcPr>
            <w:tcW w:w="1080" w:type="dxa"/>
          </w:tcPr>
          <w:p w14:paraId="68882907" w14:textId="77777777" w:rsidR="002077FA" w:rsidRPr="00487927" w:rsidRDefault="002077FA" w:rsidP="00000C3C">
            <w:pPr>
              <w:jc w:val="center"/>
              <w:rPr>
                <w:rFonts w:cstheme="minorHAnsi"/>
                <w:szCs w:val="20"/>
              </w:rPr>
            </w:pPr>
          </w:p>
        </w:tc>
        <w:tc>
          <w:tcPr>
            <w:tcW w:w="1080" w:type="dxa"/>
          </w:tcPr>
          <w:p w14:paraId="4B082171" w14:textId="217A3677" w:rsidR="002077FA" w:rsidRPr="00487927" w:rsidRDefault="002077FA" w:rsidP="00000C3C">
            <w:pPr>
              <w:jc w:val="center"/>
              <w:rPr>
                <w:rFonts w:cstheme="minorHAnsi"/>
                <w:szCs w:val="20"/>
              </w:rPr>
            </w:pPr>
          </w:p>
        </w:tc>
        <w:tc>
          <w:tcPr>
            <w:tcW w:w="1080" w:type="dxa"/>
          </w:tcPr>
          <w:p w14:paraId="11F7B9E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5EA9B0" w14:textId="77777777" w:rsidR="002077FA" w:rsidRPr="00487927" w:rsidRDefault="002077FA" w:rsidP="00000C3C">
            <w:pPr>
              <w:jc w:val="center"/>
              <w:rPr>
                <w:rFonts w:cstheme="minorHAnsi"/>
                <w:szCs w:val="20"/>
              </w:rPr>
            </w:pPr>
          </w:p>
        </w:tc>
      </w:tr>
      <w:tr w:rsidR="002077FA" w:rsidRPr="00487927" w14:paraId="74B6C46A" w14:textId="61A079D6" w:rsidTr="002077FA">
        <w:tc>
          <w:tcPr>
            <w:tcW w:w="1255" w:type="dxa"/>
          </w:tcPr>
          <w:p w14:paraId="7B5749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2077FA" w:rsidRPr="00487927" w:rsidRDefault="002077FA" w:rsidP="00000C3C">
            <w:pPr>
              <w:jc w:val="center"/>
              <w:rPr>
                <w:rFonts w:cstheme="minorHAnsi"/>
                <w:szCs w:val="20"/>
              </w:rPr>
            </w:pPr>
          </w:p>
        </w:tc>
        <w:tc>
          <w:tcPr>
            <w:tcW w:w="1080" w:type="dxa"/>
          </w:tcPr>
          <w:p w14:paraId="5EA6604E" w14:textId="56C910F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DA0CE" w14:textId="77777777" w:rsidR="002077FA" w:rsidRPr="00487927" w:rsidRDefault="002077FA" w:rsidP="00000C3C">
            <w:pPr>
              <w:jc w:val="center"/>
              <w:rPr>
                <w:rFonts w:cstheme="minorHAnsi"/>
                <w:szCs w:val="20"/>
              </w:rPr>
            </w:pPr>
          </w:p>
        </w:tc>
        <w:tc>
          <w:tcPr>
            <w:tcW w:w="1080" w:type="dxa"/>
          </w:tcPr>
          <w:p w14:paraId="31E06499" w14:textId="77777777" w:rsidR="002077FA" w:rsidRPr="00487927" w:rsidRDefault="002077FA" w:rsidP="00000C3C">
            <w:pPr>
              <w:jc w:val="center"/>
              <w:rPr>
                <w:rFonts w:cstheme="minorHAnsi"/>
                <w:szCs w:val="20"/>
              </w:rPr>
            </w:pPr>
          </w:p>
        </w:tc>
        <w:tc>
          <w:tcPr>
            <w:tcW w:w="1080" w:type="dxa"/>
          </w:tcPr>
          <w:p w14:paraId="2FC9835A" w14:textId="4A9ADB6B" w:rsidR="002077FA" w:rsidRPr="00487927" w:rsidRDefault="002077FA" w:rsidP="00000C3C">
            <w:pPr>
              <w:jc w:val="center"/>
              <w:rPr>
                <w:rFonts w:cstheme="minorHAnsi"/>
                <w:szCs w:val="20"/>
              </w:rPr>
            </w:pPr>
          </w:p>
        </w:tc>
        <w:tc>
          <w:tcPr>
            <w:tcW w:w="1080" w:type="dxa"/>
          </w:tcPr>
          <w:p w14:paraId="60C0E69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EE9B8" w14:textId="77777777" w:rsidR="002077FA" w:rsidRPr="00487927" w:rsidRDefault="002077FA" w:rsidP="00000C3C">
            <w:pPr>
              <w:jc w:val="center"/>
              <w:rPr>
                <w:rFonts w:cstheme="minorHAnsi"/>
                <w:szCs w:val="20"/>
              </w:rPr>
            </w:pPr>
          </w:p>
        </w:tc>
      </w:tr>
      <w:tr w:rsidR="002077FA" w:rsidRPr="00487927" w14:paraId="6FE69FDC" w14:textId="0E093607" w:rsidTr="002077FA">
        <w:tc>
          <w:tcPr>
            <w:tcW w:w="1255" w:type="dxa"/>
          </w:tcPr>
          <w:p w14:paraId="6845E4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2077FA" w:rsidRPr="00487927" w:rsidRDefault="002077FA" w:rsidP="00000C3C">
            <w:pPr>
              <w:jc w:val="center"/>
              <w:rPr>
                <w:rFonts w:cstheme="minorHAnsi"/>
                <w:szCs w:val="20"/>
              </w:rPr>
            </w:pPr>
          </w:p>
        </w:tc>
        <w:tc>
          <w:tcPr>
            <w:tcW w:w="1080" w:type="dxa"/>
          </w:tcPr>
          <w:p w14:paraId="5C670F18" w14:textId="6BE03B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3B25F8" w14:textId="77777777" w:rsidR="002077FA" w:rsidRPr="00487927" w:rsidRDefault="002077FA" w:rsidP="00000C3C">
            <w:pPr>
              <w:jc w:val="center"/>
              <w:rPr>
                <w:rFonts w:cstheme="minorHAnsi"/>
                <w:szCs w:val="20"/>
              </w:rPr>
            </w:pPr>
          </w:p>
        </w:tc>
        <w:tc>
          <w:tcPr>
            <w:tcW w:w="1080" w:type="dxa"/>
          </w:tcPr>
          <w:p w14:paraId="35A8CFE8" w14:textId="77777777" w:rsidR="002077FA" w:rsidRPr="00487927" w:rsidRDefault="002077FA" w:rsidP="00000C3C">
            <w:pPr>
              <w:jc w:val="center"/>
              <w:rPr>
                <w:rFonts w:cstheme="minorHAnsi"/>
                <w:szCs w:val="20"/>
              </w:rPr>
            </w:pPr>
          </w:p>
        </w:tc>
        <w:tc>
          <w:tcPr>
            <w:tcW w:w="1080" w:type="dxa"/>
          </w:tcPr>
          <w:p w14:paraId="78BAF344" w14:textId="08801B6D" w:rsidR="002077FA" w:rsidRPr="00487927" w:rsidRDefault="002077FA" w:rsidP="00000C3C">
            <w:pPr>
              <w:jc w:val="center"/>
              <w:rPr>
                <w:rFonts w:cstheme="minorHAnsi"/>
                <w:szCs w:val="20"/>
              </w:rPr>
            </w:pPr>
          </w:p>
        </w:tc>
        <w:tc>
          <w:tcPr>
            <w:tcW w:w="1080" w:type="dxa"/>
          </w:tcPr>
          <w:p w14:paraId="371378F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6A5987" w14:textId="77777777" w:rsidR="002077FA" w:rsidRPr="00487927" w:rsidRDefault="002077FA" w:rsidP="00000C3C">
            <w:pPr>
              <w:jc w:val="center"/>
              <w:rPr>
                <w:rFonts w:cstheme="minorHAnsi"/>
                <w:szCs w:val="20"/>
              </w:rPr>
            </w:pPr>
          </w:p>
        </w:tc>
      </w:tr>
      <w:tr w:rsidR="002077FA" w:rsidRPr="00487927" w14:paraId="25EEE113" w14:textId="14F93F40" w:rsidTr="002077FA">
        <w:tc>
          <w:tcPr>
            <w:tcW w:w="1255" w:type="dxa"/>
          </w:tcPr>
          <w:p w14:paraId="5B364B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2077FA" w:rsidRPr="00487927" w:rsidRDefault="002077FA" w:rsidP="00000C3C">
            <w:pPr>
              <w:jc w:val="center"/>
              <w:rPr>
                <w:rFonts w:cstheme="minorHAnsi"/>
                <w:szCs w:val="20"/>
              </w:rPr>
            </w:pPr>
          </w:p>
        </w:tc>
        <w:tc>
          <w:tcPr>
            <w:tcW w:w="1080" w:type="dxa"/>
          </w:tcPr>
          <w:p w14:paraId="4D035F8E" w14:textId="4B2F2A3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2DB8EE" w14:textId="77777777" w:rsidR="002077FA" w:rsidRPr="00487927" w:rsidRDefault="002077FA" w:rsidP="00000C3C">
            <w:pPr>
              <w:jc w:val="center"/>
              <w:rPr>
                <w:rFonts w:cstheme="minorHAnsi"/>
                <w:szCs w:val="20"/>
              </w:rPr>
            </w:pPr>
          </w:p>
        </w:tc>
        <w:tc>
          <w:tcPr>
            <w:tcW w:w="1080" w:type="dxa"/>
          </w:tcPr>
          <w:p w14:paraId="401E24B6" w14:textId="77777777" w:rsidR="002077FA" w:rsidRPr="00487927" w:rsidRDefault="002077FA" w:rsidP="00000C3C">
            <w:pPr>
              <w:jc w:val="center"/>
              <w:rPr>
                <w:rFonts w:cstheme="minorHAnsi"/>
                <w:szCs w:val="20"/>
              </w:rPr>
            </w:pPr>
          </w:p>
        </w:tc>
        <w:tc>
          <w:tcPr>
            <w:tcW w:w="1080" w:type="dxa"/>
          </w:tcPr>
          <w:p w14:paraId="1575ADA5" w14:textId="283CD0AC" w:rsidR="002077FA" w:rsidRPr="00487927" w:rsidRDefault="002077FA" w:rsidP="00000C3C">
            <w:pPr>
              <w:jc w:val="center"/>
              <w:rPr>
                <w:rFonts w:cstheme="minorHAnsi"/>
                <w:szCs w:val="20"/>
              </w:rPr>
            </w:pPr>
          </w:p>
        </w:tc>
        <w:tc>
          <w:tcPr>
            <w:tcW w:w="1080" w:type="dxa"/>
          </w:tcPr>
          <w:p w14:paraId="5E934B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FC3E5C" w14:textId="77777777" w:rsidR="002077FA" w:rsidRPr="00487927" w:rsidRDefault="002077FA" w:rsidP="00000C3C">
            <w:pPr>
              <w:jc w:val="center"/>
              <w:rPr>
                <w:rFonts w:cstheme="minorHAnsi"/>
                <w:szCs w:val="20"/>
              </w:rPr>
            </w:pPr>
          </w:p>
        </w:tc>
      </w:tr>
      <w:tr w:rsidR="002077FA" w:rsidRPr="00487927" w14:paraId="28008E4D" w14:textId="3FF12D88" w:rsidTr="002077FA">
        <w:tc>
          <w:tcPr>
            <w:tcW w:w="1255" w:type="dxa"/>
          </w:tcPr>
          <w:p w14:paraId="643A945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2077FA" w:rsidRPr="00487927" w:rsidRDefault="002077FA" w:rsidP="00000C3C">
            <w:pPr>
              <w:jc w:val="center"/>
              <w:rPr>
                <w:rFonts w:cstheme="minorHAnsi"/>
                <w:szCs w:val="20"/>
              </w:rPr>
            </w:pPr>
          </w:p>
        </w:tc>
        <w:tc>
          <w:tcPr>
            <w:tcW w:w="1080" w:type="dxa"/>
          </w:tcPr>
          <w:p w14:paraId="365AF64D" w14:textId="481507B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10D43" w14:textId="77777777" w:rsidR="002077FA" w:rsidRPr="00487927" w:rsidRDefault="002077FA" w:rsidP="00000C3C">
            <w:pPr>
              <w:jc w:val="center"/>
              <w:rPr>
                <w:rFonts w:cstheme="minorHAnsi"/>
                <w:szCs w:val="20"/>
              </w:rPr>
            </w:pPr>
          </w:p>
        </w:tc>
        <w:tc>
          <w:tcPr>
            <w:tcW w:w="1080" w:type="dxa"/>
          </w:tcPr>
          <w:p w14:paraId="5F80A7FD" w14:textId="77777777" w:rsidR="002077FA" w:rsidRPr="00487927" w:rsidRDefault="002077FA" w:rsidP="00000C3C">
            <w:pPr>
              <w:jc w:val="center"/>
              <w:rPr>
                <w:rFonts w:cstheme="minorHAnsi"/>
                <w:szCs w:val="20"/>
              </w:rPr>
            </w:pPr>
          </w:p>
        </w:tc>
        <w:tc>
          <w:tcPr>
            <w:tcW w:w="1080" w:type="dxa"/>
          </w:tcPr>
          <w:p w14:paraId="5AA7B021" w14:textId="5F7325DE" w:rsidR="002077FA" w:rsidRPr="00487927" w:rsidRDefault="002077FA" w:rsidP="00000C3C">
            <w:pPr>
              <w:jc w:val="center"/>
              <w:rPr>
                <w:rFonts w:cstheme="minorHAnsi"/>
                <w:szCs w:val="20"/>
              </w:rPr>
            </w:pPr>
          </w:p>
        </w:tc>
        <w:tc>
          <w:tcPr>
            <w:tcW w:w="1080" w:type="dxa"/>
          </w:tcPr>
          <w:p w14:paraId="6E1CB8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6C99A4" w14:textId="77777777" w:rsidR="002077FA" w:rsidRPr="00487927" w:rsidRDefault="002077FA" w:rsidP="00000C3C">
            <w:pPr>
              <w:jc w:val="center"/>
              <w:rPr>
                <w:rFonts w:cstheme="minorHAnsi"/>
                <w:szCs w:val="20"/>
              </w:rPr>
            </w:pPr>
          </w:p>
        </w:tc>
      </w:tr>
      <w:tr w:rsidR="002077FA" w:rsidRPr="00487927" w14:paraId="69E051A6" w14:textId="3B4EFD3F" w:rsidTr="002077FA">
        <w:tc>
          <w:tcPr>
            <w:tcW w:w="1255" w:type="dxa"/>
          </w:tcPr>
          <w:p w14:paraId="797FB7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2077FA" w:rsidRPr="00487927" w:rsidRDefault="002077FA" w:rsidP="00000C3C">
            <w:pPr>
              <w:jc w:val="center"/>
              <w:rPr>
                <w:rFonts w:cstheme="minorHAnsi"/>
                <w:szCs w:val="20"/>
              </w:rPr>
            </w:pPr>
          </w:p>
        </w:tc>
        <w:tc>
          <w:tcPr>
            <w:tcW w:w="1080" w:type="dxa"/>
          </w:tcPr>
          <w:p w14:paraId="33A3D8A0" w14:textId="6DFCB3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5236A6" w14:textId="77777777" w:rsidR="002077FA" w:rsidRPr="00487927" w:rsidRDefault="002077FA" w:rsidP="00000C3C">
            <w:pPr>
              <w:jc w:val="center"/>
              <w:rPr>
                <w:rFonts w:cstheme="minorHAnsi"/>
                <w:szCs w:val="20"/>
              </w:rPr>
            </w:pPr>
          </w:p>
        </w:tc>
        <w:tc>
          <w:tcPr>
            <w:tcW w:w="1080" w:type="dxa"/>
          </w:tcPr>
          <w:p w14:paraId="16E8C145" w14:textId="77777777" w:rsidR="002077FA" w:rsidRPr="00487927" w:rsidRDefault="002077FA" w:rsidP="00000C3C">
            <w:pPr>
              <w:jc w:val="center"/>
              <w:rPr>
                <w:rFonts w:cstheme="minorHAnsi"/>
                <w:szCs w:val="20"/>
              </w:rPr>
            </w:pPr>
          </w:p>
        </w:tc>
        <w:tc>
          <w:tcPr>
            <w:tcW w:w="1080" w:type="dxa"/>
          </w:tcPr>
          <w:p w14:paraId="2FBA357D" w14:textId="65B975CA" w:rsidR="002077FA" w:rsidRPr="00487927" w:rsidRDefault="002077FA" w:rsidP="00000C3C">
            <w:pPr>
              <w:jc w:val="center"/>
              <w:rPr>
                <w:rFonts w:cstheme="minorHAnsi"/>
                <w:szCs w:val="20"/>
              </w:rPr>
            </w:pPr>
          </w:p>
        </w:tc>
        <w:tc>
          <w:tcPr>
            <w:tcW w:w="1080" w:type="dxa"/>
          </w:tcPr>
          <w:p w14:paraId="15A2BB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563D77" w14:textId="77777777" w:rsidR="002077FA" w:rsidRPr="00487927" w:rsidRDefault="002077FA" w:rsidP="00000C3C">
            <w:pPr>
              <w:jc w:val="center"/>
              <w:rPr>
                <w:rFonts w:cstheme="minorHAnsi"/>
                <w:szCs w:val="20"/>
              </w:rPr>
            </w:pPr>
          </w:p>
        </w:tc>
      </w:tr>
      <w:tr w:rsidR="002077FA" w:rsidRPr="00487927" w14:paraId="4900EA7E" w14:textId="6780E76D" w:rsidTr="002077FA">
        <w:tc>
          <w:tcPr>
            <w:tcW w:w="1255" w:type="dxa"/>
          </w:tcPr>
          <w:p w14:paraId="4F7975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2077FA" w:rsidRPr="00487927" w:rsidRDefault="002077FA" w:rsidP="00000C3C">
            <w:pPr>
              <w:jc w:val="center"/>
              <w:rPr>
                <w:rFonts w:cstheme="minorHAnsi"/>
                <w:szCs w:val="20"/>
              </w:rPr>
            </w:pPr>
          </w:p>
        </w:tc>
        <w:tc>
          <w:tcPr>
            <w:tcW w:w="1080" w:type="dxa"/>
          </w:tcPr>
          <w:p w14:paraId="01A39A4F" w14:textId="31B63D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EAED60" w14:textId="77777777" w:rsidR="002077FA" w:rsidRPr="00487927" w:rsidRDefault="002077FA" w:rsidP="00000C3C">
            <w:pPr>
              <w:jc w:val="center"/>
              <w:rPr>
                <w:rFonts w:cstheme="minorHAnsi"/>
                <w:szCs w:val="20"/>
              </w:rPr>
            </w:pPr>
          </w:p>
        </w:tc>
        <w:tc>
          <w:tcPr>
            <w:tcW w:w="1080" w:type="dxa"/>
          </w:tcPr>
          <w:p w14:paraId="2F97D869" w14:textId="77777777" w:rsidR="002077FA" w:rsidRPr="00487927" w:rsidRDefault="002077FA" w:rsidP="00000C3C">
            <w:pPr>
              <w:jc w:val="center"/>
              <w:rPr>
                <w:rFonts w:cstheme="minorHAnsi"/>
                <w:szCs w:val="20"/>
              </w:rPr>
            </w:pPr>
          </w:p>
        </w:tc>
        <w:tc>
          <w:tcPr>
            <w:tcW w:w="1080" w:type="dxa"/>
          </w:tcPr>
          <w:p w14:paraId="7C6367DE" w14:textId="7A4B2358" w:rsidR="002077FA" w:rsidRPr="00487927" w:rsidRDefault="002077FA" w:rsidP="00000C3C">
            <w:pPr>
              <w:jc w:val="center"/>
              <w:rPr>
                <w:rFonts w:cstheme="minorHAnsi"/>
                <w:szCs w:val="20"/>
              </w:rPr>
            </w:pPr>
          </w:p>
        </w:tc>
        <w:tc>
          <w:tcPr>
            <w:tcW w:w="1080" w:type="dxa"/>
          </w:tcPr>
          <w:p w14:paraId="0C949F1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3B41B3" w14:textId="77777777" w:rsidR="002077FA" w:rsidRPr="00487927" w:rsidRDefault="002077FA" w:rsidP="00000C3C">
            <w:pPr>
              <w:jc w:val="center"/>
              <w:rPr>
                <w:rFonts w:cstheme="minorHAnsi"/>
                <w:szCs w:val="20"/>
              </w:rPr>
            </w:pPr>
          </w:p>
        </w:tc>
      </w:tr>
      <w:tr w:rsidR="002077FA" w:rsidRPr="00487927" w14:paraId="252CBC99" w14:textId="17544898" w:rsidTr="002077FA">
        <w:tc>
          <w:tcPr>
            <w:tcW w:w="1255" w:type="dxa"/>
          </w:tcPr>
          <w:p w14:paraId="7C8CC44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2077FA" w:rsidRPr="00487927" w:rsidRDefault="002077FA" w:rsidP="00000C3C">
            <w:pPr>
              <w:jc w:val="center"/>
              <w:rPr>
                <w:rFonts w:cstheme="minorHAnsi"/>
                <w:szCs w:val="20"/>
              </w:rPr>
            </w:pPr>
          </w:p>
        </w:tc>
        <w:tc>
          <w:tcPr>
            <w:tcW w:w="1080" w:type="dxa"/>
          </w:tcPr>
          <w:p w14:paraId="3F521D46" w14:textId="37F074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B96055" w14:textId="77777777" w:rsidR="002077FA" w:rsidRPr="00487927" w:rsidRDefault="002077FA" w:rsidP="00000C3C">
            <w:pPr>
              <w:jc w:val="center"/>
              <w:rPr>
                <w:rFonts w:cstheme="minorHAnsi"/>
                <w:szCs w:val="20"/>
              </w:rPr>
            </w:pPr>
          </w:p>
        </w:tc>
        <w:tc>
          <w:tcPr>
            <w:tcW w:w="1080" w:type="dxa"/>
          </w:tcPr>
          <w:p w14:paraId="536ECDB3" w14:textId="77777777" w:rsidR="002077FA" w:rsidRPr="00487927" w:rsidRDefault="002077FA" w:rsidP="00000C3C">
            <w:pPr>
              <w:jc w:val="center"/>
              <w:rPr>
                <w:rFonts w:cstheme="minorHAnsi"/>
                <w:szCs w:val="20"/>
              </w:rPr>
            </w:pPr>
          </w:p>
        </w:tc>
        <w:tc>
          <w:tcPr>
            <w:tcW w:w="1080" w:type="dxa"/>
          </w:tcPr>
          <w:p w14:paraId="4C39E5AA" w14:textId="6F560E48" w:rsidR="002077FA" w:rsidRPr="00487927" w:rsidRDefault="002077FA" w:rsidP="00000C3C">
            <w:pPr>
              <w:jc w:val="center"/>
              <w:rPr>
                <w:rFonts w:cstheme="minorHAnsi"/>
                <w:szCs w:val="20"/>
              </w:rPr>
            </w:pPr>
          </w:p>
        </w:tc>
        <w:tc>
          <w:tcPr>
            <w:tcW w:w="1080" w:type="dxa"/>
          </w:tcPr>
          <w:p w14:paraId="642C7F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71BD86" w14:textId="77777777" w:rsidR="002077FA" w:rsidRPr="00487927" w:rsidRDefault="002077FA" w:rsidP="00000C3C">
            <w:pPr>
              <w:jc w:val="center"/>
              <w:rPr>
                <w:rFonts w:cstheme="minorHAnsi"/>
                <w:szCs w:val="20"/>
              </w:rPr>
            </w:pPr>
          </w:p>
        </w:tc>
      </w:tr>
      <w:tr w:rsidR="002077FA" w:rsidRPr="00487927" w14:paraId="13FDDD08" w14:textId="01806A0B" w:rsidTr="002077FA">
        <w:tc>
          <w:tcPr>
            <w:tcW w:w="1255" w:type="dxa"/>
          </w:tcPr>
          <w:p w14:paraId="0D1250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2077FA" w:rsidRPr="00487927" w:rsidRDefault="002077FA" w:rsidP="00000C3C">
            <w:pPr>
              <w:jc w:val="center"/>
              <w:rPr>
                <w:rFonts w:cstheme="minorHAnsi"/>
                <w:szCs w:val="20"/>
              </w:rPr>
            </w:pPr>
          </w:p>
        </w:tc>
        <w:tc>
          <w:tcPr>
            <w:tcW w:w="1080" w:type="dxa"/>
          </w:tcPr>
          <w:p w14:paraId="12AACE95" w14:textId="3F9A73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7B9BA" w14:textId="77777777" w:rsidR="002077FA" w:rsidRPr="00487927" w:rsidRDefault="002077FA" w:rsidP="00000C3C">
            <w:pPr>
              <w:jc w:val="center"/>
              <w:rPr>
                <w:rFonts w:cstheme="minorHAnsi"/>
                <w:szCs w:val="20"/>
              </w:rPr>
            </w:pPr>
          </w:p>
        </w:tc>
        <w:tc>
          <w:tcPr>
            <w:tcW w:w="1080" w:type="dxa"/>
          </w:tcPr>
          <w:p w14:paraId="21B36214" w14:textId="77777777" w:rsidR="002077FA" w:rsidRPr="00487927" w:rsidRDefault="002077FA" w:rsidP="00000C3C">
            <w:pPr>
              <w:jc w:val="center"/>
              <w:rPr>
                <w:rFonts w:cstheme="minorHAnsi"/>
                <w:szCs w:val="20"/>
              </w:rPr>
            </w:pPr>
          </w:p>
        </w:tc>
        <w:tc>
          <w:tcPr>
            <w:tcW w:w="1080" w:type="dxa"/>
          </w:tcPr>
          <w:p w14:paraId="3DC3EB2B" w14:textId="5CD63B72" w:rsidR="002077FA" w:rsidRPr="00487927" w:rsidRDefault="002077FA" w:rsidP="00000C3C">
            <w:pPr>
              <w:jc w:val="center"/>
              <w:rPr>
                <w:rFonts w:cstheme="minorHAnsi"/>
                <w:szCs w:val="20"/>
              </w:rPr>
            </w:pPr>
          </w:p>
        </w:tc>
        <w:tc>
          <w:tcPr>
            <w:tcW w:w="1080" w:type="dxa"/>
          </w:tcPr>
          <w:p w14:paraId="20219D9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670C97D" w14:textId="77777777" w:rsidR="002077FA" w:rsidRPr="00487927" w:rsidRDefault="002077FA" w:rsidP="00000C3C">
            <w:pPr>
              <w:jc w:val="center"/>
              <w:rPr>
                <w:rFonts w:cstheme="minorHAnsi"/>
                <w:szCs w:val="20"/>
              </w:rPr>
            </w:pPr>
          </w:p>
        </w:tc>
      </w:tr>
      <w:tr w:rsidR="002077FA" w:rsidRPr="00487927" w14:paraId="21F9B2AB" w14:textId="1FEEA1AC" w:rsidTr="002077FA">
        <w:tc>
          <w:tcPr>
            <w:tcW w:w="1255" w:type="dxa"/>
          </w:tcPr>
          <w:p w14:paraId="39A63A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2077FA" w:rsidRPr="00487927" w:rsidRDefault="002077FA" w:rsidP="00000C3C">
            <w:pPr>
              <w:jc w:val="center"/>
              <w:rPr>
                <w:rFonts w:cstheme="minorHAnsi"/>
                <w:szCs w:val="20"/>
              </w:rPr>
            </w:pPr>
          </w:p>
        </w:tc>
        <w:tc>
          <w:tcPr>
            <w:tcW w:w="1080" w:type="dxa"/>
          </w:tcPr>
          <w:p w14:paraId="391BB6D2" w14:textId="05BA33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519AFB" w14:textId="77777777" w:rsidR="002077FA" w:rsidRPr="00487927" w:rsidRDefault="002077FA" w:rsidP="00000C3C">
            <w:pPr>
              <w:jc w:val="center"/>
              <w:rPr>
                <w:rFonts w:cstheme="minorHAnsi"/>
                <w:szCs w:val="20"/>
              </w:rPr>
            </w:pPr>
          </w:p>
        </w:tc>
        <w:tc>
          <w:tcPr>
            <w:tcW w:w="1080" w:type="dxa"/>
          </w:tcPr>
          <w:p w14:paraId="47C5A355" w14:textId="77777777" w:rsidR="002077FA" w:rsidRPr="00487927" w:rsidRDefault="002077FA" w:rsidP="00000C3C">
            <w:pPr>
              <w:jc w:val="center"/>
              <w:rPr>
                <w:rFonts w:cstheme="minorHAnsi"/>
                <w:szCs w:val="20"/>
              </w:rPr>
            </w:pPr>
          </w:p>
        </w:tc>
        <w:tc>
          <w:tcPr>
            <w:tcW w:w="1080" w:type="dxa"/>
          </w:tcPr>
          <w:p w14:paraId="7741669C" w14:textId="79C64EB0" w:rsidR="002077FA" w:rsidRPr="00487927" w:rsidRDefault="002077FA" w:rsidP="00000C3C">
            <w:pPr>
              <w:jc w:val="center"/>
              <w:rPr>
                <w:rFonts w:cstheme="minorHAnsi"/>
                <w:szCs w:val="20"/>
              </w:rPr>
            </w:pPr>
          </w:p>
        </w:tc>
        <w:tc>
          <w:tcPr>
            <w:tcW w:w="1080" w:type="dxa"/>
          </w:tcPr>
          <w:p w14:paraId="230A641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0BCF996" w14:textId="77777777" w:rsidR="002077FA" w:rsidRPr="00487927" w:rsidRDefault="002077FA" w:rsidP="00000C3C">
            <w:pPr>
              <w:jc w:val="center"/>
              <w:rPr>
                <w:rFonts w:cstheme="minorHAnsi"/>
                <w:szCs w:val="20"/>
              </w:rPr>
            </w:pPr>
          </w:p>
        </w:tc>
      </w:tr>
      <w:tr w:rsidR="002077FA" w:rsidRPr="00487927" w14:paraId="44CF9D3A" w14:textId="0CBFA884" w:rsidTr="002077FA">
        <w:tc>
          <w:tcPr>
            <w:tcW w:w="1255" w:type="dxa"/>
          </w:tcPr>
          <w:p w14:paraId="0B4828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2077FA" w:rsidRPr="00487927" w:rsidRDefault="002077FA" w:rsidP="00000C3C">
            <w:pPr>
              <w:jc w:val="center"/>
              <w:rPr>
                <w:rFonts w:cstheme="minorHAnsi"/>
                <w:szCs w:val="20"/>
              </w:rPr>
            </w:pPr>
          </w:p>
        </w:tc>
        <w:tc>
          <w:tcPr>
            <w:tcW w:w="1080" w:type="dxa"/>
          </w:tcPr>
          <w:p w14:paraId="6A399904" w14:textId="7CAFF0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0FC310" w14:textId="77777777" w:rsidR="002077FA" w:rsidRPr="00487927" w:rsidRDefault="002077FA" w:rsidP="00000C3C">
            <w:pPr>
              <w:jc w:val="center"/>
              <w:rPr>
                <w:rFonts w:cstheme="minorHAnsi"/>
                <w:szCs w:val="20"/>
              </w:rPr>
            </w:pPr>
          </w:p>
        </w:tc>
        <w:tc>
          <w:tcPr>
            <w:tcW w:w="1080" w:type="dxa"/>
          </w:tcPr>
          <w:p w14:paraId="215B5096" w14:textId="77777777" w:rsidR="002077FA" w:rsidRPr="00487927" w:rsidRDefault="002077FA" w:rsidP="00000C3C">
            <w:pPr>
              <w:jc w:val="center"/>
              <w:rPr>
                <w:rFonts w:cstheme="minorHAnsi"/>
                <w:szCs w:val="20"/>
              </w:rPr>
            </w:pPr>
          </w:p>
        </w:tc>
        <w:tc>
          <w:tcPr>
            <w:tcW w:w="1080" w:type="dxa"/>
          </w:tcPr>
          <w:p w14:paraId="3EB00C6A" w14:textId="0417D537" w:rsidR="002077FA" w:rsidRPr="00487927" w:rsidRDefault="002077FA" w:rsidP="00000C3C">
            <w:pPr>
              <w:jc w:val="center"/>
              <w:rPr>
                <w:rFonts w:cstheme="minorHAnsi"/>
                <w:szCs w:val="20"/>
              </w:rPr>
            </w:pPr>
          </w:p>
        </w:tc>
        <w:tc>
          <w:tcPr>
            <w:tcW w:w="1080" w:type="dxa"/>
          </w:tcPr>
          <w:p w14:paraId="02D90FC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B08C32" w14:textId="77777777" w:rsidR="002077FA" w:rsidRPr="00487927" w:rsidRDefault="002077FA" w:rsidP="00000C3C">
            <w:pPr>
              <w:jc w:val="center"/>
              <w:rPr>
                <w:rFonts w:cstheme="minorHAnsi"/>
                <w:szCs w:val="20"/>
              </w:rPr>
            </w:pPr>
          </w:p>
        </w:tc>
      </w:tr>
      <w:tr w:rsidR="002077FA" w:rsidRPr="00487927" w14:paraId="38A736A3" w14:textId="22FF3581" w:rsidTr="002077FA">
        <w:tc>
          <w:tcPr>
            <w:tcW w:w="1255" w:type="dxa"/>
          </w:tcPr>
          <w:p w14:paraId="0A997D9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2077FA" w:rsidRPr="00487927" w:rsidRDefault="002077FA" w:rsidP="00000C3C">
            <w:pPr>
              <w:jc w:val="center"/>
              <w:rPr>
                <w:rFonts w:cstheme="minorHAnsi"/>
                <w:szCs w:val="20"/>
              </w:rPr>
            </w:pPr>
          </w:p>
        </w:tc>
        <w:tc>
          <w:tcPr>
            <w:tcW w:w="1080" w:type="dxa"/>
          </w:tcPr>
          <w:p w14:paraId="3D74C18F" w14:textId="07144D1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20B29" w14:textId="77777777" w:rsidR="002077FA" w:rsidRPr="00487927" w:rsidRDefault="002077FA" w:rsidP="00000C3C">
            <w:pPr>
              <w:jc w:val="center"/>
              <w:rPr>
                <w:rFonts w:cstheme="minorHAnsi"/>
                <w:szCs w:val="20"/>
              </w:rPr>
            </w:pPr>
          </w:p>
        </w:tc>
        <w:tc>
          <w:tcPr>
            <w:tcW w:w="1080" w:type="dxa"/>
          </w:tcPr>
          <w:p w14:paraId="7BD35478" w14:textId="77777777" w:rsidR="002077FA" w:rsidRPr="00487927" w:rsidRDefault="002077FA" w:rsidP="00000C3C">
            <w:pPr>
              <w:jc w:val="center"/>
              <w:rPr>
                <w:rFonts w:cstheme="minorHAnsi"/>
                <w:szCs w:val="20"/>
              </w:rPr>
            </w:pPr>
          </w:p>
        </w:tc>
        <w:tc>
          <w:tcPr>
            <w:tcW w:w="1080" w:type="dxa"/>
          </w:tcPr>
          <w:p w14:paraId="43325667" w14:textId="472F4769" w:rsidR="002077FA" w:rsidRPr="00487927" w:rsidRDefault="002077FA" w:rsidP="00000C3C">
            <w:pPr>
              <w:jc w:val="center"/>
              <w:rPr>
                <w:rFonts w:cstheme="minorHAnsi"/>
                <w:szCs w:val="20"/>
              </w:rPr>
            </w:pPr>
          </w:p>
        </w:tc>
        <w:tc>
          <w:tcPr>
            <w:tcW w:w="1080" w:type="dxa"/>
          </w:tcPr>
          <w:p w14:paraId="7D2983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B45973" w14:textId="77777777" w:rsidR="002077FA" w:rsidRPr="00487927" w:rsidRDefault="002077FA" w:rsidP="00000C3C">
            <w:pPr>
              <w:jc w:val="center"/>
              <w:rPr>
                <w:rFonts w:cstheme="minorHAnsi"/>
                <w:szCs w:val="20"/>
              </w:rPr>
            </w:pPr>
          </w:p>
        </w:tc>
      </w:tr>
      <w:tr w:rsidR="002077FA" w:rsidRPr="00487927" w14:paraId="55FBB5E4" w14:textId="28D86479" w:rsidTr="002077FA">
        <w:tc>
          <w:tcPr>
            <w:tcW w:w="1255" w:type="dxa"/>
          </w:tcPr>
          <w:p w14:paraId="696D58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2077FA" w:rsidRPr="00487927" w:rsidRDefault="002077FA" w:rsidP="00000C3C">
            <w:pPr>
              <w:jc w:val="center"/>
              <w:rPr>
                <w:rFonts w:cstheme="minorHAnsi"/>
                <w:szCs w:val="20"/>
              </w:rPr>
            </w:pPr>
          </w:p>
        </w:tc>
        <w:tc>
          <w:tcPr>
            <w:tcW w:w="1080" w:type="dxa"/>
          </w:tcPr>
          <w:p w14:paraId="22E847DE" w14:textId="64578A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2DB437" w14:textId="77777777" w:rsidR="002077FA" w:rsidRPr="00487927" w:rsidRDefault="002077FA" w:rsidP="00000C3C">
            <w:pPr>
              <w:jc w:val="center"/>
              <w:rPr>
                <w:rFonts w:cstheme="minorHAnsi"/>
                <w:szCs w:val="20"/>
              </w:rPr>
            </w:pPr>
          </w:p>
        </w:tc>
        <w:tc>
          <w:tcPr>
            <w:tcW w:w="1080" w:type="dxa"/>
          </w:tcPr>
          <w:p w14:paraId="757AAB11" w14:textId="77777777" w:rsidR="002077FA" w:rsidRPr="00487927" w:rsidRDefault="002077FA" w:rsidP="00000C3C">
            <w:pPr>
              <w:jc w:val="center"/>
              <w:rPr>
                <w:rFonts w:cstheme="minorHAnsi"/>
                <w:szCs w:val="20"/>
              </w:rPr>
            </w:pPr>
          </w:p>
        </w:tc>
        <w:tc>
          <w:tcPr>
            <w:tcW w:w="1080" w:type="dxa"/>
          </w:tcPr>
          <w:p w14:paraId="4419D9AD" w14:textId="755C6AD0" w:rsidR="002077FA" w:rsidRPr="00487927" w:rsidRDefault="002077FA" w:rsidP="00000C3C">
            <w:pPr>
              <w:jc w:val="center"/>
              <w:rPr>
                <w:rFonts w:cstheme="minorHAnsi"/>
                <w:szCs w:val="20"/>
              </w:rPr>
            </w:pPr>
          </w:p>
        </w:tc>
        <w:tc>
          <w:tcPr>
            <w:tcW w:w="1080" w:type="dxa"/>
          </w:tcPr>
          <w:p w14:paraId="2EC0AD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0934BAE" w14:textId="77777777" w:rsidR="002077FA" w:rsidRPr="00487927" w:rsidRDefault="002077FA" w:rsidP="00000C3C">
            <w:pPr>
              <w:jc w:val="center"/>
              <w:rPr>
                <w:rFonts w:cstheme="minorHAnsi"/>
                <w:szCs w:val="20"/>
              </w:rPr>
            </w:pPr>
          </w:p>
        </w:tc>
      </w:tr>
      <w:tr w:rsidR="002077FA" w:rsidRPr="00487927" w14:paraId="6E2FFED1" w14:textId="7DCAFDE4" w:rsidTr="002077FA">
        <w:tc>
          <w:tcPr>
            <w:tcW w:w="1255" w:type="dxa"/>
          </w:tcPr>
          <w:p w14:paraId="3E5D066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2077FA" w:rsidRPr="00487927" w:rsidRDefault="002077FA" w:rsidP="00000C3C">
            <w:pPr>
              <w:jc w:val="center"/>
              <w:rPr>
                <w:rFonts w:cstheme="minorHAnsi"/>
                <w:szCs w:val="20"/>
              </w:rPr>
            </w:pPr>
          </w:p>
        </w:tc>
        <w:tc>
          <w:tcPr>
            <w:tcW w:w="1080" w:type="dxa"/>
          </w:tcPr>
          <w:p w14:paraId="11CB59D0" w14:textId="1A8C4F1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647DAC" w14:textId="77777777" w:rsidR="002077FA" w:rsidRPr="00487927" w:rsidRDefault="002077FA" w:rsidP="00000C3C">
            <w:pPr>
              <w:jc w:val="center"/>
              <w:rPr>
                <w:rFonts w:cstheme="minorHAnsi"/>
                <w:szCs w:val="20"/>
              </w:rPr>
            </w:pPr>
          </w:p>
        </w:tc>
        <w:tc>
          <w:tcPr>
            <w:tcW w:w="1080" w:type="dxa"/>
          </w:tcPr>
          <w:p w14:paraId="1CC8ABA6" w14:textId="77777777" w:rsidR="002077FA" w:rsidRPr="00487927" w:rsidRDefault="002077FA" w:rsidP="00000C3C">
            <w:pPr>
              <w:jc w:val="center"/>
              <w:rPr>
                <w:rFonts w:cstheme="minorHAnsi"/>
                <w:szCs w:val="20"/>
              </w:rPr>
            </w:pPr>
          </w:p>
        </w:tc>
        <w:tc>
          <w:tcPr>
            <w:tcW w:w="1080" w:type="dxa"/>
          </w:tcPr>
          <w:p w14:paraId="41414379" w14:textId="7E018E9A" w:rsidR="002077FA" w:rsidRPr="00487927" w:rsidRDefault="002077FA" w:rsidP="00000C3C">
            <w:pPr>
              <w:jc w:val="center"/>
              <w:rPr>
                <w:rFonts w:cstheme="minorHAnsi"/>
                <w:szCs w:val="20"/>
              </w:rPr>
            </w:pPr>
          </w:p>
        </w:tc>
        <w:tc>
          <w:tcPr>
            <w:tcW w:w="1080" w:type="dxa"/>
          </w:tcPr>
          <w:p w14:paraId="7FC65AA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F7B100F" w14:textId="77777777" w:rsidR="002077FA" w:rsidRPr="00487927" w:rsidRDefault="002077FA" w:rsidP="00000C3C">
            <w:pPr>
              <w:jc w:val="center"/>
              <w:rPr>
                <w:rFonts w:cstheme="minorHAnsi"/>
                <w:szCs w:val="20"/>
              </w:rPr>
            </w:pPr>
          </w:p>
        </w:tc>
      </w:tr>
      <w:tr w:rsidR="002077FA" w:rsidRPr="00487927" w14:paraId="48338729" w14:textId="5F23EF95" w:rsidTr="002077FA">
        <w:tc>
          <w:tcPr>
            <w:tcW w:w="1255" w:type="dxa"/>
          </w:tcPr>
          <w:p w14:paraId="64BAF1F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2077FA" w:rsidRPr="00487927" w:rsidRDefault="002077FA" w:rsidP="00000C3C">
            <w:pPr>
              <w:jc w:val="center"/>
              <w:rPr>
                <w:rFonts w:cstheme="minorHAnsi"/>
                <w:szCs w:val="20"/>
              </w:rPr>
            </w:pPr>
          </w:p>
        </w:tc>
        <w:tc>
          <w:tcPr>
            <w:tcW w:w="1080" w:type="dxa"/>
          </w:tcPr>
          <w:p w14:paraId="72E15450" w14:textId="556FDF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EAD17C" w14:textId="77777777" w:rsidR="002077FA" w:rsidRPr="00487927" w:rsidRDefault="002077FA" w:rsidP="00000C3C">
            <w:pPr>
              <w:jc w:val="center"/>
              <w:rPr>
                <w:rFonts w:cstheme="minorHAnsi"/>
                <w:szCs w:val="20"/>
              </w:rPr>
            </w:pPr>
          </w:p>
        </w:tc>
        <w:tc>
          <w:tcPr>
            <w:tcW w:w="1080" w:type="dxa"/>
          </w:tcPr>
          <w:p w14:paraId="62DD5864" w14:textId="77777777" w:rsidR="002077FA" w:rsidRPr="00487927" w:rsidRDefault="002077FA" w:rsidP="00000C3C">
            <w:pPr>
              <w:jc w:val="center"/>
              <w:rPr>
                <w:rFonts w:cstheme="minorHAnsi"/>
                <w:szCs w:val="20"/>
              </w:rPr>
            </w:pPr>
          </w:p>
        </w:tc>
        <w:tc>
          <w:tcPr>
            <w:tcW w:w="1080" w:type="dxa"/>
          </w:tcPr>
          <w:p w14:paraId="496C7B1F" w14:textId="596DC2F7" w:rsidR="002077FA" w:rsidRPr="00487927" w:rsidRDefault="002077FA" w:rsidP="00000C3C">
            <w:pPr>
              <w:jc w:val="center"/>
              <w:rPr>
                <w:rFonts w:cstheme="minorHAnsi"/>
                <w:szCs w:val="20"/>
              </w:rPr>
            </w:pPr>
          </w:p>
        </w:tc>
        <w:tc>
          <w:tcPr>
            <w:tcW w:w="1080" w:type="dxa"/>
          </w:tcPr>
          <w:p w14:paraId="61BC2A0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AB02C5" w14:textId="77777777" w:rsidR="002077FA" w:rsidRPr="00487927" w:rsidRDefault="002077FA" w:rsidP="00000C3C">
            <w:pPr>
              <w:jc w:val="center"/>
              <w:rPr>
                <w:rFonts w:cstheme="minorHAnsi"/>
                <w:szCs w:val="20"/>
              </w:rPr>
            </w:pPr>
          </w:p>
        </w:tc>
      </w:tr>
      <w:tr w:rsidR="002077FA" w:rsidRPr="00487927" w14:paraId="62C2B9A8" w14:textId="3B95F8AA" w:rsidTr="002077FA">
        <w:tc>
          <w:tcPr>
            <w:tcW w:w="1255" w:type="dxa"/>
          </w:tcPr>
          <w:p w14:paraId="35BB39B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2077FA" w:rsidRPr="00487927" w:rsidRDefault="002077FA" w:rsidP="00000C3C">
            <w:pPr>
              <w:jc w:val="center"/>
              <w:rPr>
                <w:rFonts w:cstheme="minorHAnsi"/>
                <w:szCs w:val="20"/>
              </w:rPr>
            </w:pPr>
          </w:p>
        </w:tc>
        <w:tc>
          <w:tcPr>
            <w:tcW w:w="1080" w:type="dxa"/>
          </w:tcPr>
          <w:p w14:paraId="6AA125B2" w14:textId="578D592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1FD38D" w14:textId="77777777" w:rsidR="002077FA" w:rsidRPr="00487927" w:rsidRDefault="002077FA" w:rsidP="00000C3C">
            <w:pPr>
              <w:jc w:val="center"/>
              <w:rPr>
                <w:rFonts w:cstheme="minorHAnsi"/>
                <w:szCs w:val="20"/>
              </w:rPr>
            </w:pPr>
          </w:p>
        </w:tc>
        <w:tc>
          <w:tcPr>
            <w:tcW w:w="1080" w:type="dxa"/>
          </w:tcPr>
          <w:p w14:paraId="4C39A54E" w14:textId="77777777" w:rsidR="002077FA" w:rsidRPr="00487927" w:rsidRDefault="002077FA" w:rsidP="00000C3C">
            <w:pPr>
              <w:jc w:val="center"/>
              <w:rPr>
                <w:rFonts w:cstheme="minorHAnsi"/>
                <w:szCs w:val="20"/>
              </w:rPr>
            </w:pPr>
          </w:p>
        </w:tc>
        <w:tc>
          <w:tcPr>
            <w:tcW w:w="1080" w:type="dxa"/>
          </w:tcPr>
          <w:p w14:paraId="43301B2B" w14:textId="6094EC49" w:rsidR="002077FA" w:rsidRPr="00487927" w:rsidRDefault="002077FA" w:rsidP="00000C3C">
            <w:pPr>
              <w:jc w:val="center"/>
              <w:rPr>
                <w:rFonts w:cstheme="minorHAnsi"/>
                <w:szCs w:val="20"/>
              </w:rPr>
            </w:pPr>
          </w:p>
        </w:tc>
        <w:tc>
          <w:tcPr>
            <w:tcW w:w="1080" w:type="dxa"/>
          </w:tcPr>
          <w:p w14:paraId="278F2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7154F9" w14:textId="77777777" w:rsidR="002077FA" w:rsidRPr="00487927" w:rsidRDefault="002077FA" w:rsidP="00000C3C">
            <w:pPr>
              <w:jc w:val="center"/>
              <w:rPr>
                <w:rFonts w:cstheme="minorHAnsi"/>
                <w:szCs w:val="20"/>
              </w:rPr>
            </w:pPr>
          </w:p>
        </w:tc>
      </w:tr>
      <w:tr w:rsidR="002077FA" w:rsidRPr="00487927" w14:paraId="064EFDA9" w14:textId="2DD590C7" w:rsidTr="002077FA">
        <w:tc>
          <w:tcPr>
            <w:tcW w:w="1255" w:type="dxa"/>
          </w:tcPr>
          <w:p w14:paraId="2079F8F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517_11</w:t>
            </w:r>
          </w:p>
        </w:tc>
        <w:tc>
          <w:tcPr>
            <w:tcW w:w="1080" w:type="dxa"/>
          </w:tcPr>
          <w:p w14:paraId="53B342F7" w14:textId="77777777" w:rsidR="002077FA" w:rsidRPr="00487927" w:rsidRDefault="002077FA" w:rsidP="00000C3C">
            <w:pPr>
              <w:jc w:val="center"/>
              <w:rPr>
                <w:rFonts w:cstheme="minorHAnsi"/>
                <w:szCs w:val="20"/>
              </w:rPr>
            </w:pPr>
          </w:p>
        </w:tc>
        <w:tc>
          <w:tcPr>
            <w:tcW w:w="1080" w:type="dxa"/>
          </w:tcPr>
          <w:p w14:paraId="0250C0AD" w14:textId="2EFDA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DAFA9D" w14:textId="77777777" w:rsidR="002077FA" w:rsidRPr="00487927" w:rsidRDefault="002077FA" w:rsidP="00000C3C">
            <w:pPr>
              <w:jc w:val="center"/>
              <w:rPr>
                <w:rFonts w:cstheme="minorHAnsi"/>
                <w:szCs w:val="20"/>
              </w:rPr>
            </w:pPr>
          </w:p>
        </w:tc>
        <w:tc>
          <w:tcPr>
            <w:tcW w:w="1080" w:type="dxa"/>
          </w:tcPr>
          <w:p w14:paraId="196DCBF4" w14:textId="77777777" w:rsidR="002077FA" w:rsidRPr="00487927" w:rsidRDefault="002077FA" w:rsidP="00000C3C">
            <w:pPr>
              <w:jc w:val="center"/>
              <w:rPr>
                <w:rFonts w:cstheme="minorHAnsi"/>
                <w:szCs w:val="20"/>
              </w:rPr>
            </w:pPr>
          </w:p>
        </w:tc>
        <w:tc>
          <w:tcPr>
            <w:tcW w:w="1080" w:type="dxa"/>
          </w:tcPr>
          <w:p w14:paraId="6EFC4F03" w14:textId="5A8773AE" w:rsidR="002077FA" w:rsidRPr="00487927" w:rsidRDefault="002077FA" w:rsidP="00000C3C">
            <w:pPr>
              <w:jc w:val="center"/>
              <w:rPr>
                <w:rFonts w:cstheme="minorHAnsi"/>
                <w:szCs w:val="20"/>
              </w:rPr>
            </w:pPr>
          </w:p>
        </w:tc>
        <w:tc>
          <w:tcPr>
            <w:tcW w:w="1080" w:type="dxa"/>
          </w:tcPr>
          <w:p w14:paraId="60701F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1FDE3C" w14:textId="77777777" w:rsidR="002077FA" w:rsidRPr="00487927" w:rsidRDefault="002077FA" w:rsidP="00000C3C">
            <w:pPr>
              <w:jc w:val="center"/>
              <w:rPr>
                <w:rFonts w:cstheme="minorHAnsi"/>
                <w:szCs w:val="20"/>
              </w:rPr>
            </w:pPr>
          </w:p>
        </w:tc>
      </w:tr>
      <w:tr w:rsidR="002077FA" w:rsidRPr="00487927" w14:paraId="2BDBE58B" w14:textId="629D899F" w:rsidTr="002077FA">
        <w:tc>
          <w:tcPr>
            <w:tcW w:w="1255" w:type="dxa"/>
          </w:tcPr>
          <w:p w14:paraId="44735A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2077FA" w:rsidRPr="00487927" w:rsidRDefault="002077FA" w:rsidP="00000C3C">
            <w:pPr>
              <w:jc w:val="center"/>
              <w:rPr>
                <w:rFonts w:cstheme="minorHAnsi"/>
                <w:szCs w:val="20"/>
              </w:rPr>
            </w:pPr>
          </w:p>
        </w:tc>
        <w:tc>
          <w:tcPr>
            <w:tcW w:w="1080" w:type="dxa"/>
          </w:tcPr>
          <w:p w14:paraId="18561C4E" w14:textId="1F1CCE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40456F" w14:textId="77777777" w:rsidR="002077FA" w:rsidRPr="00487927" w:rsidRDefault="002077FA" w:rsidP="00000C3C">
            <w:pPr>
              <w:jc w:val="center"/>
              <w:rPr>
                <w:rFonts w:cstheme="minorHAnsi"/>
                <w:szCs w:val="20"/>
              </w:rPr>
            </w:pPr>
          </w:p>
        </w:tc>
        <w:tc>
          <w:tcPr>
            <w:tcW w:w="1080" w:type="dxa"/>
          </w:tcPr>
          <w:p w14:paraId="4B557734" w14:textId="77777777" w:rsidR="002077FA" w:rsidRPr="00487927" w:rsidRDefault="002077FA" w:rsidP="00000C3C">
            <w:pPr>
              <w:jc w:val="center"/>
              <w:rPr>
                <w:rFonts w:cstheme="minorHAnsi"/>
                <w:szCs w:val="20"/>
              </w:rPr>
            </w:pPr>
          </w:p>
        </w:tc>
        <w:tc>
          <w:tcPr>
            <w:tcW w:w="1080" w:type="dxa"/>
          </w:tcPr>
          <w:p w14:paraId="3A888E2A" w14:textId="24361F24" w:rsidR="002077FA" w:rsidRPr="00487927" w:rsidRDefault="002077FA" w:rsidP="00000C3C">
            <w:pPr>
              <w:jc w:val="center"/>
              <w:rPr>
                <w:rFonts w:cstheme="minorHAnsi"/>
                <w:szCs w:val="20"/>
              </w:rPr>
            </w:pPr>
          </w:p>
        </w:tc>
        <w:tc>
          <w:tcPr>
            <w:tcW w:w="1080" w:type="dxa"/>
          </w:tcPr>
          <w:p w14:paraId="23C2B3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0B59345" w14:textId="77777777" w:rsidR="002077FA" w:rsidRPr="00487927" w:rsidRDefault="002077FA" w:rsidP="00000C3C">
            <w:pPr>
              <w:jc w:val="center"/>
              <w:rPr>
                <w:rFonts w:cstheme="minorHAnsi"/>
                <w:szCs w:val="20"/>
              </w:rPr>
            </w:pPr>
          </w:p>
        </w:tc>
      </w:tr>
      <w:tr w:rsidR="002077FA" w:rsidRPr="00487927" w14:paraId="59CF318A" w14:textId="60DF973B" w:rsidTr="002077FA">
        <w:tc>
          <w:tcPr>
            <w:tcW w:w="1255" w:type="dxa"/>
          </w:tcPr>
          <w:p w14:paraId="2E09009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2077FA" w:rsidRPr="00487927" w:rsidRDefault="002077FA" w:rsidP="00000C3C">
            <w:pPr>
              <w:jc w:val="center"/>
              <w:rPr>
                <w:rFonts w:cstheme="minorHAnsi"/>
                <w:szCs w:val="20"/>
              </w:rPr>
            </w:pPr>
          </w:p>
        </w:tc>
        <w:tc>
          <w:tcPr>
            <w:tcW w:w="1080" w:type="dxa"/>
          </w:tcPr>
          <w:p w14:paraId="2A689153" w14:textId="46A69D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5A192" w14:textId="77777777" w:rsidR="002077FA" w:rsidRPr="00487927" w:rsidRDefault="002077FA" w:rsidP="00000C3C">
            <w:pPr>
              <w:jc w:val="center"/>
              <w:rPr>
                <w:rFonts w:cstheme="minorHAnsi"/>
                <w:szCs w:val="20"/>
              </w:rPr>
            </w:pPr>
          </w:p>
        </w:tc>
        <w:tc>
          <w:tcPr>
            <w:tcW w:w="1080" w:type="dxa"/>
          </w:tcPr>
          <w:p w14:paraId="08E1E706" w14:textId="77777777" w:rsidR="002077FA" w:rsidRPr="00487927" w:rsidRDefault="002077FA" w:rsidP="00000C3C">
            <w:pPr>
              <w:jc w:val="center"/>
              <w:rPr>
                <w:rFonts w:cstheme="minorHAnsi"/>
                <w:szCs w:val="20"/>
              </w:rPr>
            </w:pPr>
          </w:p>
        </w:tc>
        <w:tc>
          <w:tcPr>
            <w:tcW w:w="1080" w:type="dxa"/>
          </w:tcPr>
          <w:p w14:paraId="089BE948" w14:textId="28CAD88A" w:rsidR="002077FA" w:rsidRPr="00487927" w:rsidRDefault="002077FA" w:rsidP="00000C3C">
            <w:pPr>
              <w:jc w:val="center"/>
              <w:rPr>
                <w:rFonts w:cstheme="minorHAnsi"/>
                <w:szCs w:val="20"/>
              </w:rPr>
            </w:pPr>
          </w:p>
        </w:tc>
        <w:tc>
          <w:tcPr>
            <w:tcW w:w="1080" w:type="dxa"/>
          </w:tcPr>
          <w:p w14:paraId="605137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B9921D" w14:textId="77777777" w:rsidR="002077FA" w:rsidRPr="00487927" w:rsidRDefault="002077FA" w:rsidP="00000C3C">
            <w:pPr>
              <w:jc w:val="center"/>
              <w:rPr>
                <w:rFonts w:cstheme="minorHAnsi"/>
                <w:szCs w:val="20"/>
              </w:rPr>
            </w:pPr>
          </w:p>
        </w:tc>
      </w:tr>
      <w:tr w:rsidR="002077FA" w:rsidRPr="00487927" w14:paraId="7F637442" w14:textId="76276103" w:rsidTr="002077FA">
        <w:tc>
          <w:tcPr>
            <w:tcW w:w="1255" w:type="dxa"/>
          </w:tcPr>
          <w:p w14:paraId="20C747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2077FA" w:rsidRPr="00487927" w:rsidRDefault="002077FA" w:rsidP="00000C3C">
            <w:pPr>
              <w:jc w:val="center"/>
              <w:rPr>
                <w:rFonts w:cstheme="minorHAnsi"/>
                <w:szCs w:val="20"/>
              </w:rPr>
            </w:pPr>
          </w:p>
        </w:tc>
        <w:tc>
          <w:tcPr>
            <w:tcW w:w="1080" w:type="dxa"/>
          </w:tcPr>
          <w:p w14:paraId="18091D31" w14:textId="0BFA74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C69B2D" w14:textId="77777777" w:rsidR="002077FA" w:rsidRPr="00487927" w:rsidRDefault="002077FA" w:rsidP="00000C3C">
            <w:pPr>
              <w:jc w:val="center"/>
              <w:rPr>
                <w:rFonts w:cstheme="minorHAnsi"/>
                <w:szCs w:val="20"/>
              </w:rPr>
            </w:pPr>
          </w:p>
        </w:tc>
        <w:tc>
          <w:tcPr>
            <w:tcW w:w="1080" w:type="dxa"/>
          </w:tcPr>
          <w:p w14:paraId="0F709ECA" w14:textId="77777777" w:rsidR="002077FA" w:rsidRPr="00487927" w:rsidRDefault="002077FA" w:rsidP="00000C3C">
            <w:pPr>
              <w:jc w:val="center"/>
              <w:rPr>
                <w:rFonts w:cstheme="minorHAnsi"/>
                <w:szCs w:val="20"/>
              </w:rPr>
            </w:pPr>
          </w:p>
        </w:tc>
        <w:tc>
          <w:tcPr>
            <w:tcW w:w="1080" w:type="dxa"/>
          </w:tcPr>
          <w:p w14:paraId="30B19DF2" w14:textId="5D689031" w:rsidR="002077FA" w:rsidRPr="00487927" w:rsidRDefault="002077FA" w:rsidP="00000C3C">
            <w:pPr>
              <w:jc w:val="center"/>
              <w:rPr>
                <w:rFonts w:cstheme="minorHAnsi"/>
                <w:szCs w:val="20"/>
              </w:rPr>
            </w:pPr>
          </w:p>
        </w:tc>
        <w:tc>
          <w:tcPr>
            <w:tcW w:w="1080" w:type="dxa"/>
          </w:tcPr>
          <w:p w14:paraId="290508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C1A14E" w14:textId="77777777" w:rsidR="002077FA" w:rsidRPr="00487927" w:rsidRDefault="002077FA" w:rsidP="00000C3C">
            <w:pPr>
              <w:jc w:val="center"/>
              <w:rPr>
                <w:rFonts w:cstheme="minorHAnsi"/>
                <w:szCs w:val="20"/>
              </w:rPr>
            </w:pPr>
          </w:p>
        </w:tc>
      </w:tr>
      <w:tr w:rsidR="002077FA" w:rsidRPr="00487927" w14:paraId="7F01C1A3" w14:textId="225618DC" w:rsidTr="002077FA">
        <w:tc>
          <w:tcPr>
            <w:tcW w:w="1255" w:type="dxa"/>
          </w:tcPr>
          <w:p w14:paraId="5D393CF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2077FA" w:rsidRPr="00487927" w:rsidRDefault="002077FA" w:rsidP="00000C3C">
            <w:pPr>
              <w:jc w:val="center"/>
              <w:rPr>
                <w:rFonts w:cstheme="minorHAnsi"/>
                <w:szCs w:val="20"/>
              </w:rPr>
            </w:pPr>
          </w:p>
        </w:tc>
        <w:tc>
          <w:tcPr>
            <w:tcW w:w="1080" w:type="dxa"/>
          </w:tcPr>
          <w:p w14:paraId="77E411FD" w14:textId="363DAF1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BB70D" w14:textId="77777777" w:rsidR="002077FA" w:rsidRPr="00487927" w:rsidRDefault="002077FA" w:rsidP="00000C3C">
            <w:pPr>
              <w:jc w:val="center"/>
              <w:rPr>
                <w:rFonts w:cstheme="minorHAnsi"/>
                <w:szCs w:val="20"/>
              </w:rPr>
            </w:pPr>
          </w:p>
        </w:tc>
        <w:tc>
          <w:tcPr>
            <w:tcW w:w="1080" w:type="dxa"/>
          </w:tcPr>
          <w:p w14:paraId="033B521D" w14:textId="77777777" w:rsidR="002077FA" w:rsidRPr="00487927" w:rsidRDefault="002077FA" w:rsidP="00000C3C">
            <w:pPr>
              <w:jc w:val="center"/>
              <w:rPr>
                <w:rFonts w:cstheme="minorHAnsi"/>
                <w:szCs w:val="20"/>
              </w:rPr>
            </w:pPr>
          </w:p>
        </w:tc>
        <w:tc>
          <w:tcPr>
            <w:tcW w:w="1080" w:type="dxa"/>
          </w:tcPr>
          <w:p w14:paraId="0392FD57" w14:textId="6E886FF1" w:rsidR="002077FA" w:rsidRPr="00487927" w:rsidRDefault="002077FA" w:rsidP="00000C3C">
            <w:pPr>
              <w:jc w:val="center"/>
              <w:rPr>
                <w:rFonts w:cstheme="minorHAnsi"/>
                <w:szCs w:val="20"/>
              </w:rPr>
            </w:pPr>
          </w:p>
        </w:tc>
        <w:tc>
          <w:tcPr>
            <w:tcW w:w="1080" w:type="dxa"/>
          </w:tcPr>
          <w:p w14:paraId="390DB1C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047C7F" w14:textId="77777777" w:rsidR="002077FA" w:rsidRPr="00487927" w:rsidRDefault="002077FA" w:rsidP="00000C3C">
            <w:pPr>
              <w:jc w:val="center"/>
              <w:rPr>
                <w:rFonts w:cstheme="minorHAnsi"/>
                <w:szCs w:val="20"/>
              </w:rPr>
            </w:pPr>
          </w:p>
        </w:tc>
      </w:tr>
      <w:tr w:rsidR="002077FA" w:rsidRPr="00487927" w14:paraId="13774A1C" w14:textId="33290667" w:rsidTr="002077FA">
        <w:tc>
          <w:tcPr>
            <w:tcW w:w="1255" w:type="dxa"/>
          </w:tcPr>
          <w:p w14:paraId="79B084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2077FA" w:rsidRPr="00487927" w:rsidRDefault="002077FA" w:rsidP="00000C3C">
            <w:pPr>
              <w:jc w:val="center"/>
              <w:rPr>
                <w:rFonts w:cstheme="minorHAnsi"/>
                <w:szCs w:val="20"/>
              </w:rPr>
            </w:pPr>
          </w:p>
        </w:tc>
        <w:tc>
          <w:tcPr>
            <w:tcW w:w="1080" w:type="dxa"/>
          </w:tcPr>
          <w:p w14:paraId="03D7449E" w14:textId="09F3E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658D2E" w14:textId="77777777" w:rsidR="002077FA" w:rsidRPr="00487927" w:rsidRDefault="002077FA" w:rsidP="00000C3C">
            <w:pPr>
              <w:jc w:val="center"/>
              <w:rPr>
                <w:rFonts w:cstheme="minorHAnsi"/>
                <w:szCs w:val="20"/>
              </w:rPr>
            </w:pPr>
          </w:p>
        </w:tc>
        <w:tc>
          <w:tcPr>
            <w:tcW w:w="1080" w:type="dxa"/>
          </w:tcPr>
          <w:p w14:paraId="784423DE" w14:textId="77777777" w:rsidR="002077FA" w:rsidRPr="00487927" w:rsidRDefault="002077FA" w:rsidP="00000C3C">
            <w:pPr>
              <w:jc w:val="center"/>
              <w:rPr>
                <w:rFonts w:cstheme="minorHAnsi"/>
                <w:szCs w:val="20"/>
              </w:rPr>
            </w:pPr>
          </w:p>
        </w:tc>
        <w:tc>
          <w:tcPr>
            <w:tcW w:w="1080" w:type="dxa"/>
          </w:tcPr>
          <w:p w14:paraId="74702475" w14:textId="15C9C2D5" w:rsidR="002077FA" w:rsidRPr="00487927" w:rsidRDefault="002077FA" w:rsidP="00000C3C">
            <w:pPr>
              <w:jc w:val="center"/>
              <w:rPr>
                <w:rFonts w:cstheme="minorHAnsi"/>
                <w:szCs w:val="20"/>
              </w:rPr>
            </w:pPr>
          </w:p>
        </w:tc>
        <w:tc>
          <w:tcPr>
            <w:tcW w:w="1080" w:type="dxa"/>
          </w:tcPr>
          <w:p w14:paraId="0D338C2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E77755" w14:textId="77777777" w:rsidR="002077FA" w:rsidRPr="00487927" w:rsidRDefault="002077FA" w:rsidP="00000C3C">
            <w:pPr>
              <w:jc w:val="center"/>
              <w:rPr>
                <w:rFonts w:cstheme="minorHAnsi"/>
                <w:szCs w:val="20"/>
              </w:rPr>
            </w:pPr>
          </w:p>
        </w:tc>
      </w:tr>
      <w:tr w:rsidR="002077FA" w:rsidRPr="00487927" w14:paraId="09E46827" w14:textId="15D9D086" w:rsidTr="002077FA">
        <w:tc>
          <w:tcPr>
            <w:tcW w:w="1255" w:type="dxa"/>
          </w:tcPr>
          <w:p w14:paraId="3B9319C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2077FA" w:rsidRPr="00487927" w:rsidRDefault="002077FA" w:rsidP="00000C3C">
            <w:pPr>
              <w:jc w:val="center"/>
              <w:rPr>
                <w:rFonts w:cstheme="minorHAnsi"/>
                <w:szCs w:val="20"/>
              </w:rPr>
            </w:pPr>
          </w:p>
        </w:tc>
        <w:tc>
          <w:tcPr>
            <w:tcW w:w="1080" w:type="dxa"/>
          </w:tcPr>
          <w:p w14:paraId="15510FE2" w14:textId="5BD0E53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ECD536" w14:textId="77777777" w:rsidR="002077FA" w:rsidRPr="00487927" w:rsidRDefault="002077FA" w:rsidP="00000C3C">
            <w:pPr>
              <w:jc w:val="center"/>
              <w:rPr>
                <w:rFonts w:cstheme="minorHAnsi"/>
                <w:szCs w:val="20"/>
              </w:rPr>
            </w:pPr>
          </w:p>
        </w:tc>
        <w:tc>
          <w:tcPr>
            <w:tcW w:w="1080" w:type="dxa"/>
          </w:tcPr>
          <w:p w14:paraId="31EC060C" w14:textId="77777777" w:rsidR="002077FA" w:rsidRPr="00487927" w:rsidRDefault="002077FA" w:rsidP="00000C3C">
            <w:pPr>
              <w:jc w:val="center"/>
              <w:rPr>
                <w:rFonts w:cstheme="minorHAnsi"/>
                <w:szCs w:val="20"/>
              </w:rPr>
            </w:pPr>
          </w:p>
        </w:tc>
        <w:tc>
          <w:tcPr>
            <w:tcW w:w="1080" w:type="dxa"/>
          </w:tcPr>
          <w:p w14:paraId="61DB1F1A" w14:textId="6920FF38" w:rsidR="002077FA" w:rsidRPr="00487927" w:rsidRDefault="002077FA" w:rsidP="00000C3C">
            <w:pPr>
              <w:jc w:val="center"/>
              <w:rPr>
                <w:rFonts w:cstheme="minorHAnsi"/>
                <w:szCs w:val="20"/>
              </w:rPr>
            </w:pPr>
          </w:p>
        </w:tc>
        <w:tc>
          <w:tcPr>
            <w:tcW w:w="1080" w:type="dxa"/>
          </w:tcPr>
          <w:p w14:paraId="2E4505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215395" w14:textId="77777777" w:rsidR="002077FA" w:rsidRPr="00487927" w:rsidRDefault="002077FA" w:rsidP="00000C3C">
            <w:pPr>
              <w:jc w:val="center"/>
              <w:rPr>
                <w:rFonts w:cstheme="minorHAnsi"/>
                <w:szCs w:val="20"/>
              </w:rPr>
            </w:pPr>
          </w:p>
        </w:tc>
      </w:tr>
      <w:tr w:rsidR="002077FA" w:rsidRPr="00487927" w14:paraId="348B9318" w14:textId="79907017" w:rsidTr="002077FA">
        <w:tc>
          <w:tcPr>
            <w:tcW w:w="1255" w:type="dxa"/>
          </w:tcPr>
          <w:p w14:paraId="2C1431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2077FA" w:rsidRPr="00487927" w:rsidRDefault="002077FA" w:rsidP="00000C3C">
            <w:pPr>
              <w:jc w:val="center"/>
              <w:rPr>
                <w:rFonts w:cstheme="minorHAnsi"/>
                <w:szCs w:val="20"/>
              </w:rPr>
            </w:pPr>
          </w:p>
        </w:tc>
        <w:tc>
          <w:tcPr>
            <w:tcW w:w="1080" w:type="dxa"/>
          </w:tcPr>
          <w:p w14:paraId="1DB1BBB7" w14:textId="2C0CC4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D0E2E2" w14:textId="77777777" w:rsidR="002077FA" w:rsidRPr="00487927" w:rsidRDefault="002077FA" w:rsidP="00000C3C">
            <w:pPr>
              <w:jc w:val="center"/>
              <w:rPr>
                <w:rFonts w:cstheme="minorHAnsi"/>
                <w:szCs w:val="20"/>
              </w:rPr>
            </w:pPr>
          </w:p>
        </w:tc>
        <w:tc>
          <w:tcPr>
            <w:tcW w:w="1080" w:type="dxa"/>
          </w:tcPr>
          <w:p w14:paraId="09AC8FFC" w14:textId="77777777" w:rsidR="002077FA" w:rsidRPr="00487927" w:rsidRDefault="002077FA" w:rsidP="00000C3C">
            <w:pPr>
              <w:jc w:val="center"/>
              <w:rPr>
                <w:rFonts w:cstheme="minorHAnsi"/>
                <w:szCs w:val="20"/>
              </w:rPr>
            </w:pPr>
          </w:p>
        </w:tc>
        <w:tc>
          <w:tcPr>
            <w:tcW w:w="1080" w:type="dxa"/>
          </w:tcPr>
          <w:p w14:paraId="467B2B0E" w14:textId="46B0DA1E" w:rsidR="002077FA" w:rsidRPr="00487927" w:rsidRDefault="002077FA" w:rsidP="00000C3C">
            <w:pPr>
              <w:jc w:val="center"/>
              <w:rPr>
                <w:rFonts w:cstheme="minorHAnsi"/>
                <w:szCs w:val="20"/>
              </w:rPr>
            </w:pPr>
          </w:p>
        </w:tc>
        <w:tc>
          <w:tcPr>
            <w:tcW w:w="1080" w:type="dxa"/>
          </w:tcPr>
          <w:p w14:paraId="7E2F8E2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910F3" w14:textId="77777777" w:rsidR="002077FA" w:rsidRPr="00487927" w:rsidRDefault="002077FA" w:rsidP="00000C3C">
            <w:pPr>
              <w:jc w:val="center"/>
              <w:rPr>
                <w:rFonts w:cstheme="minorHAnsi"/>
                <w:szCs w:val="20"/>
              </w:rPr>
            </w:pPr>
          </w:p>
        </w:tc>
      </w:tr>
      <w:tr w:rsidR="002077FA" w:rsidRPr="00487927" w14:paraId="64FC6DFD" w14:textId="037C1804" w:rsidTr="002077FA">
        <w:tc>
          <w:tcPr>
            <w:tcW w:w="1255" w:type="dxa"/>
          </w:tcPr>
          <w:p w14:paraId="16172F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2077FA" w:rsidRPr="00487927" w:rsidRDefault="002077FA" w:rsidP="00000C3C">
            <w:pPr>
              <w:jc w:val="center"/>
              <w:rPr>
                <w:rFonts w:cstheme="minorHAnsi"/>
                <w:szCs w:val="20"/>
              </w:rPr>
            </w:pPr>
          </w:p>
        </w:tc>
        <w:tc>
          <w:tcPr>
            <w:tcW w:w="1080" w:type="dxa"/>
          </w:tcPr>
          <w:p w14:paraId="12829D39" w14:textId="7AAE6D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B061EB" w14:textId="77777777" w:rsidR="002077FA" w:rsidRPr="00487927" w:rsidRDefault="002077FA" w:rsidP="00000C3C">
            <w:pPr>
              <w:jc w:val="center"/>
              <w:rPr>
                <w:rFonts w:cstheme="minorHAnsi"/>
                <w:szCs w:val="20"/>
              </w:rPr>
            </w:pPr>
          </w:p>
        </w:tc>
        <w:tc>
          <w:tcPr>
            <w:tcW w:w="1080" w:type="dxa"/>
          </w:tcPr>
          <w:p w14:paraId="2BFEF89E" w14:textId="77777777" w:rsidR="002077FA" w:rsidRPr="00487927" w:rsidRDefault="002077FA" w:rsidP="00000C3C">
            <w:pPr>
              <w:jc w:val="center"/>
              <w:rPr>
                <w:rFonts w:cstheme="minorHAnsi"/>
                <w:szCs w:val="20"/>
              </w:rPr>
            </w:pPr>
          </w:p>
        </w:tc>
        <w:tc>
          <w:tcPr>
            <w:tcW w:w="1080" w:type="dxa"/>
          </w:tcPr>
          <w:p w14:paraId="37D65186" w14:textId="3C1C7D48" w:rsidR="002077FA" w:rsidRPr="00487927" w:rsidRDefault="002077FA" w:rsidP="00000C3C">
            <w:pPr>
              <w:jc w:val="center"/>
              <w:rPr>
                <w:rFonts w:cstheme="minorHAnsi"/>
                <w:szCs w:val="20"/>
              </w:rPr>
            </w:pPr>
          </w:p>
        </w:tc>
        <w:tc>
          <w:tcPr>
            <w:tcW w:w="1080" w:type="dxa"/>
          </w:tcPr>
          <w:p w14:paraId="340255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AB20DD8" w14:textId="77777777" w:rsidR="002077FA" w:rsidRPr="00487927" w:rsidRDefault="002077FA" w:rsidP="00000C3C">
            <w:pPr>
              <w:jc w:val="center"/>
              <w:rPr>
                <w:rFonts w:cstheme="minorHAnsi"/>
                <w:szCs w:val="20"/>
              </w:rPr>
            </w:pPr>
          </w:p>
        </w:tc>
      </w:tr>
      <w:tr w:rsidR="002077FA" w:rsidRPr="00487927" w14:paraId="6531A849" w14:textId="2BCA00BF" w:rsidTr="002077FA">
        <w:tc>
          <w:tcPr>
            <w:tcW w:w="1255" w:type="dxa"/>
          </w:tcPr>
          <w:p w14:paraId="706526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517_23</w:t>
            </w:r>
          </w:p>
        </w:tc>
        <w:tc>
          <w:tcPr>
            <w:tcW w:w="1080" w:type="dxa"/>
          </w:tcPr>
          <w:p w14:paraId="022E03FE" w14:textId="77777777" w:rsidR="002077FA" w:rsidRPr="00487927" w:rsidRDefault="002077FA" w:rsidP="00000C3C">
            <w:pPr>
              <w:jc w:val="center"/>
              <w:rPr>
                <w:rFonts w:cstheme="minorHAnsi"/>
                <w:szCs w:val="20"/>
              </w:rPr>
            </w:pPr>
          </w:p>
        </w:tc>
        <w:tc>
          <w:tcPr>
            <w:tcW w:w="1080" w:type="dxa"/>
          </w:tcPr>
          <w:p w14:paraId="7386D029" w14:textId="36DAC7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C6D463" w14:textId="77777777" w:rsidR="002077FA" w:rsidRPr="00487927" w:rsidRDefault="002077FA" w:rsidP="00000C3C">
            <w:pPr>
              <w:jc w:val="center"/>
              <w:rPr>
                <w:rFonts w:cstheme="minorHAnsi"/>
                <w:szCs w:val="20"/>
              </w:rPr>
            </w:pPr>
          </w:p>
        </w:tc>
        <w:tc>
          <w:tcPr>
            <w:tcW w:w="1080" w:type="dxa"/>
          </w:tcPr>
          <w:p w14:paraId="301E81D4" w14:textId="77777777" w:rsidR="002077FA" w:rsidRPr="00487927" w:rsidRDefault="002077FA" w:rsidP="00000C3C">
            <w:pPr>
              <w:jc w:val="center"/>
              <w:rPr>
                <w:rFonts w:cstheme="minorHAnsi"/>
                <w:szCs w:val="20"/>
              </w:rPr>
            </w:pPr>
          </w:p>
        </w:tc>
        <w:tc>
          <w:tcPr>
            <w:tcW w:w="1080" w:type="dxa"/>
          </w:tcPr>
          <w:p w14:paraId="15ECBC98" w14:textId="6F94877C" w:rsidR="002077FA" w:rsidRPr="00487927" w:rsidRDefault="002077FA" w:rsidP="00000C3C">
            <w:pPr>
              <w:jc w:val="center"/>
              <w:rPr>
                <w:rFonts w:cstheme="minorHAnsi"/>
                <w:szCs w:val="20"/>
              </w:rPr>
            </w:pPr>
          </w:p>
        </w:tc>
        <w:tc>
          <w:tcPr>
            <w:tcW w:w="1080" w:type="dxa"/>
          </w:tcPr>
          <w:p w14:paraId="360BC4E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8B5ABA" w14:textId="77777777" w:rsidR="002077FA" w:rsidRPr="00487927" w:rsidRDefault="002077FA" w:rsidP="00000C3C">
            <w:pPr>
              <w:jc w:val="center"/>
              <w:rPr>
                <w:rFonts w:cstheme="minorHAnsi"/>
                <w:szCs w:val="20"/>
              </w:rPr>
            </w:pPr>
          </w:p>
        </w:tc>
      </w:tr>
      <w:tr w:rsidR="002077FA" w:rsidRPr="00487927" w14:paraId="7BD118B6" w14:textId="20248C61" w:rsidTr="002077FA">
        <w:tc>
          <w:tcPr>
            <w:tcW w:w="1255" w:type="dxa"/>
          </w:tcPr>
          <w:p w14:paraId="7CB161D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2077FA" w:rsidRPr="00487927" w:rsidRDefault="002077FA" w:rsidP="00000C3C">
            <w:pPr>
              <w:jc w:val="center"/>
              <w:rPr>
                <w:rFonts w:cstheme="minorHAnsi"/>
                <w:szCs w:val="20"/>
              </w:rPr>
            </w:pPr>
          </w:p>
        </w:tc>
        <w:tc>
          <w:tcPr>
            <w:tcW w:w="1080" w:type="dxa"/>
          </w:tcPr>
          <w:p w14:paraId="3C04721E" w14:textId="3A5BE8B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F1CD3D" w14:textId="77777777" w:rsidR="002077FA" w:rsidRPr="00487927" w:rsidRDefault="002077FA" w:rsidP="00000C3C">
            <w:pPr>
              <w:jc w:val="center"/>
              <w:rPr>
                <w:rFonts w:cstheme="minorHAnsi"/>
                <w:szCs w:val="20"/>
              </w:rPr>
            </w:pPr>
          </w:p>
        </w:tc>
        <w:tc>
          <w:tcPr>
            <w:tcW w:w="1080" w:type="dxa"/>
          </w:tcPr>
          <w:p w14:paraId="26468F63" w14:textId="77777777" w:rsidR="002077FA" w:rsidRPr="00487927" w:rsidRDefault="002077FA" w:rsidP="00000C3C">
            <w:pPr>
              <w:jc w:val="center"/>
              <w:rPr>
                <w:rFonts w:cstheme="minorHAnsi"/>
                <w:szCs w:val="20"/>
              </w:rPr>
            </w:pPr>
          </w:p>
        </w:tc>
        <w:tc>
          <w:tcPr>
            <w:tcW w:w="1080" w:type="dxa"/>
          </w:tcPr>
          <w:p w14:paraId="119AB51B" w14:textId="1D677D81" w:rsidR="002077FA" w:rsidRPr="00487927" w:rsidRDefault="002077FA" w:rsidP="00000C3C">
            <w:pPr>
              <w:jc w:val="center"/>
              <w:rPr>
                <w:rFonts w:cstheme="minorHAnsi"/>
                <w:szCs w:val="20"/>
              </w:rPr>
            </w:pPr>
          </w:p>
        </w:tc>
        <w:tc>
          <w:tcPr>
            <w:tcW w:w="1080" w:type="dxa"/>
          </w:tcPr>
          <w:p w14:paraId="772275D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2A33FD" w14:textId="77777777" w:rsidR="002077FA" w:rsidRPr="00487927" w:rsidRDefault="002077FA" w:rsidP="00000C3C">
            <w:pPr>
              <w:jc w:val="center"/>
              <w:rPr>
                <w:rFonts w:cstheme="minorHAnsi"/>
                <w:szCs w:val="20"/>
              </w:rPr>
            </w:pPr>
          </w:p>
        </w:tc>
      </w:tr>
      <w:tr w:rsidR="002077FA" w:rsidRPr="00487927" w14:paraId="1D72078E" w14:textId="2F194714" w:rsidTr="002077FA">
        <w:tc>
          <w:tcPr>
            <w:tcW w:w="1255" w:type="dxa"/>
          </w:tcPr>
          <w:p w14:paraId="61AB31B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2077FA" w:rsidRPr="00487927" w:rsidRDefault="002077FA" w:rsidP="00000C3C">
            <w:pPr>
              <w:jc w:val="center"/>
              <w:rPr>
                <w:rFonts w:cstheme="minorHAnsi"/>
                <w:szCs w:val="20"/>
              </w:rPr>
            </w:pPr>
          </w:p>
        </w:tc>
        <w:tc>
          <w:tcPr>
            <w:tcW w:w="1080" w:type="dxa"/>
          </w:tcPr>
          <w:p w14:paraId="7F9E3348" w14:textId="0CDC1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650C90" w14:textId="77777777" w:rsidR="002077FA" w:rsidRPr="00487927" w:rsidRDefault="002077FA" w:rsidP="00000C3C">
            <w:pPr>
              <w:jc w:val="center"/>
              <w:rPr>
                <w:rFonts w:cstheme="minorHAnsi"/>
                <w:szCs w:val="20"/>
              </w:rPr>
            </w:pPr>
          </w:p>
        </w:tc>
        <w:tc>
          <w:tcPr>
            <w:tcW w:w="1080" w:type="dxa"/>
          </w:tcPr>
          <w:p w14:paraId="6405A356" w14:textId="77777777" w:rsidR="002077FA" w:rsidRPr="00487927" w:rsidRDefault="002077FA" w:rsidP="00000C3C">
            <w:pPr>
              <w:jc w:val="center"/>
              <w:rPr>
                <w:rFonts w:cstheme="minorHAnsi"/>
                <w:szCs w:val="20"/>
              </w:rPr>
            </w:pPr>
          </w:p>
        </w:tc>
        <w:tc>
          <w:tcPr>
            <w:tcW w:w="1080" w:type="dxa"/>
          </w:tcPr>
          <w:p w14:paraId="73224524" w14:textId="7BF7946A" w:rsidR="002077FA" w:rsidRPr="00487927" w:rsidRDefault="002077FA" w:rsidP="00000C3C">
            <w:pPr>
              <w:jc w:val="center"/>
              <w:rPr>
                <w:rFonts w:cstheme="minorHAnsi"/>
                <w:szCs w:val="20"/>
              </w:rPr>
            </w:pPr>
          </w:p>
        </w:tc>
        <w:tc>
          <w:tcPr>
            <w:tcW w:w="1080" w:type="dxa"/>
          </w:tcPr>
          <w:p w14:paraId="04C37D2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7C89FC1" w14:textId="77777777" w:rsidR="002077FA" w:rsidRPr="00487927" w:rsidRDefault="002077FA" w:rsidP="00000C3C">
            <w:pPr>
              <w:jc w:val="center"/>
              <w:rPr>
                <w:rFonts w:cstheme="minorHAnsi"/>
                <w:szCs w:val="20"/>
              </w:rPr>
            </w:pPr>
          </w:p>
        </w:tc>
      </w:tr>
      <w:tr w:rsidR="002077FA" w:rsidRPr="00487927" w14:paraId="2D359505" w14:textId="66A5B8FB" w:rsidTr="002077FA">
        <w:tc>
          <w:tcPr>
            <w:tcW w:w="1255" w:type="dxa"/>
          </w:tcPr>
          <w:p w14:paraId="3C3F2A0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2077FA" w:rsidRPr="00487927" w:rsidRDefault="002077FA" w:rsidP="00000C3C">
            <w:pPr>
              <w:jc w:val="center"/>
              <w:rPr>
                <w:rFonts w:cstheme="minorHAnsi"/>
                <w:szCs w:val="20"/>
              </w:rPr>
            </w:pPr>
          </w:p>
        </w:tc>
        <w:tc>
          <w:tcPr>
            <w:tcW w:w="1080" w:type="dxa"/>
          </w:tcPr>
          <w:p w14:paraId="5E3C375E" w14:textId="01A85C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ABCA6F" w14:textId="77777777" w:rsidR="002077FA" w:rsidRPr="00487927" w:rsidRDefault="002077FA" w:rsidP="00000C3C">
            <w:pPr>
              <w:jc w:val="center"/>
              <w:rPr>
                <w:rFonts w:cstheme="minorHAnsi"/>
                <w:szCs w:val="20"/>
              </w:rPr>
            </w:pPr>
          </w:p>
        </w:tc>
        <w:tc>
          <w:tcPr>
            <w:tcW w:w="1080" w:type="dxa"/>
          </w:tcPr>
          <w:p w14:paraId="17C7F270" w14:textId="77777777" w:rsidR="002077FA" w:rsidRPr="00487927" w:rsidRDefault="002077FA" w:rsidP="00000C3C">
            <w:pPr>
              <w:jc w:val="center"/>
              <w:rPr>
                <w:rFonts w:cstheme="minorHAnsi"/>
                <w:szCs w:val="20"/>
              </w:rPr>
            </w:pPr>
          </w:p>
        </w:tc>
        <w:tc>
          <w:tcPr>
            <w:tcW w:w="1080" w:type="dxa"/>
          </w:tcPr>
          <w:p w14:paraId="4724EF68" w14:textId="47580BC2" w:rsidR="002077FA" w:rsidRPr="00487927" w:rsidRDefault="002077FA" w:rsidP="00000C3C">
            <w:pPr>
              <w:jc w:val="center"/>
              <w:rPr>
                <w:rFonts w:cstheme="minorHAnsi"/>
                <w:szCs w:val="20"/>
              </w:rPr>
            </w:pPr>
          </w:p>
        </w:tc>
        <w:tc>
          <w:tcPr>
            <w:tcW w:w="1080" w:type="dxa"/>
          </w:tcPr>
          <w:p w14:paraId="6F0155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B65769" w14:textId="77777777" w:rsidR="002077FA" w:rsidRPr="00487927" w:rsidRDefault="002077FA" w:rsidP="00000C3C">
            <w:pPr>
              <w:jc w:val="center"/>
              <w:rPr>
                <w:rFonts w:cstheme="minorHAnsi"/>
                <w:szCs w:val="20"/>
              </w:rPr>
            </w:pPr>
          </w:p>
        </w:tc>
      </w:tr>
      <w:tr w:rsidR="002077FA" w:rsidRPr="00487927" w14:paraId="7D6497C8" w14:textId="34445C5E" w:rsidTr="002077FA">
        <w:tc>
          <w:tcPr>
            <w:tcW w:w="1255" w:type="dxa"/>
          </w:tcPr>
          <w:p w14:paraId="45F26A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2077FA" w:rsidRPr="00487927" w:rsidRDefault="002077FA" w:rsidP="00000C3C">
            <w:pPr>
              <w:jc w:val="center"/>
              <w:rPr>
                <w:rFonts w:cstheme="minorHAnsi"/>
                <w:szCs w:val="20"/>
              </w:rPr>
            </w:pPr>
          </w:p>
        </w:tc>
        <w:tc>
          <w:tcPr>
            <w:tcW w:w="1080" w:type="dxa"/>
          </w:tcPr>
          <w:p w14:paraId="7FE356F7" w14:textId="0CDBA8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1DC3F7" w14:textId="77777777" w:rsidR="002077FA" w:rsidRPr="00487927" w:rsidRDefault="002077FA" w:rsidP="00000C3C">
            <w:pPr>
              <w:jc w:val="center"/>
              <w:rPr>
                <w:rFonts w:cstheme="minorHAnsi"/>
                <w:szCs w:val="20"/>
              </w:rPr>
            </w:pPr>
          </w:p>
        </w:tc>
        <w:tc>
          <w:tcPr>
            <w:tcW w:w="1080" w:type="dxa"/>
          </w:tcPr>
          <w:p w14:paraId="2D176816" w14:textId="77777777" w:rsidR="002077FA" w:rsidRPr="00487927" w:rsidRDefault="002077FA" w:rsidP="00000C3C">
            <w:pPr>
              <w:jc w:val="center"/>
              <w:rPr>
                <w:rFonts w:cstheme="minorHAnsi"/>
                <w:szCs w:val="20"/>
              </w:rPr>
            </w:pPr>
          </w:p>
        </w:tc>
        <w:tc>
          <w:tcPr>
            <w:tcW w:w="1080" w:type="dxa"/>
          </w:tcPr>
          <w:p w14:paraId="4F8C3EA3" w14:textId="6CAC67CF" w:rsidR="002077FA" w:rsidRPr="00487927" w:rsidRDefault="002077FA" w:rsidP="00000C3C">
            <w:pPr>
              <w:jc w:val="center"/>
              <w:rPr>
                <w:rFonts w:cstheme="minorHAnsi"/>
                <w:szCs w:val="20"/>
              </w:rPr>
            </w:pPr>
          </w:p>
        </w:tc>
        <w:tc>
          <w:tcPr>
            <w:tcW w:w="1080" w:type="dxa"/>
          </w:tcPr>
          <w:p w14:paraId="524BC54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985A7D" w14:textId="77777777" w:rsidR="002077FA" w:rsidRPr="00487927" w:rsidRDefault="002077FA" w:rsidP="00000C3C">
            <w:pPr>
              <w:jc w:val="center"/>
              <w:rPr>
                <w:rFonts w:cstheme="minorHAnsi"/>
                <w:szCs w:val="20"/>
              </w:rPr>
            </w:pPr>
          </w:p>
        </w:tc>
      </w:tr>
      <w:tr w:rsidR="002077FA" w:rsidRPr="00487927" w14:paraId="52CF8D44" w14:textId="18D44D2C" w:rsidTr="002077FA">
        <w:tc>
          <w:tcPr>
            <w:tcW w:w="1255" w:type="dxa"/>
          </w:tcPr>
          <w:p w14:paraId="3E277F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2077FA" w:rsidRPr="00487927" w:rsidRDefault="002077FA" w:rsidP="00000C3C">
            <w:pPr>
              <w:jc w:val="center"/>
              <w:rPr>
                <w:rFonts w:cstheme="minorHAnsi"/>
                <w:szCs w:val="20"/>
              </w:rPr>
            </w:pPr>
          </w:p>
        </w:tc>
        <w:tc>
          <w:tcPr>
            <w:tcW w:w="1080" w:type="dxa"/>
          </w:tcPr>
          <w:p w14:paraId="0C546A50" w14:textId="55A11F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82E0CC" w14:textId="77777777" w:rsidR="002077FA" w:rsidRPr="00487927" w:rsidRDefault="002077FA" w:rsidP="00000C3C">
            <w:pPr>
              <w:jc w:val="center"/>
              <w:rPr>
                <w:rFonts w:cstheme="minorHAnsi"/>
                <w:szCs w:val="20"/>
              </w:rPr>
            </w:pPr>
          </w:p>
        </w:tc>
        <w:tc>
          <w:tcPr>
            <w:tcW w:w="1080" w:type="dxa"/>
          </w:tcPr>
          <w:p w14:paraId="1A88EEE2" w14:textId="77777777" w:rsidR="002077FA" w:rsidRPr="00487927" w:rsidRDefault="002077FA" w:rsidP="00000C3C">
            <w:pPr>
              <w:jc w:val="center"/>
              <w:rPr>
                <w:rFonts w:cstheme="minorHAnsi"/>
                <w:szCs w:val="20"/>
              </w:rPr>
            </w:pPr>
          </w:p>
        </w:tc>
        <w:tc>
          <w:tcPr>
            <w:tcW w:w="1080" w:type="dxa"/>
          </w:tcPr>
          <w:p w14:paraId="1D7F33BD" w14:textId="7600DF71" w:rsidR="002077FA" w:rsidRPr="00487927" w:rsidRDefault="002077FA" w:rsidP="00000C3C">
            <w:pPr>
              <w:jc w:val="center"/>
              <w:rPr>
                <w:rFonts w:cstheme="minorHAnsi"/>
                <w:szCs w:val="20"/>
              </w:rPr>
            </w:pPr>
          </w:p>
        </w:tc>
        <w:tc>
          <w:tcPr>
            <w:tcW w:w="1080" w:type="dxa"/>
          </w:tcPr>
          <w:p w14:paraId="33F0A7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A149B5" w14:textId="77777777" w:rsidR="002077FA" w:rsidRPr="00487927" w:rsidRDefault="002077FA" w:rsidP="00000C3C">
            <w:pPr>
              <w:jc w:val="center"/>
              <w:rPr>
                <w:rFonts w:cstheme="minorHAnsi"/>
                <w:szCs w:val="20"/>
              </w:rPr>
            </w:pPr>
          </w:p>
        </w:tc>
      </w:tr>
      <w:tr w:rsidR="002077FA" w:rsidRPr="00487927" w14:paraId="0643B4A9" w14:textId="7D956B7C" w:rsidTr="002077FA">
        <w:tc>
          <w:tcPr>
            <w:tcW w:w="1255" w:type="dxa"/>
          </w:tcPr>
          <w:p w14:paraId="14AD23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2077FA" w:rsidRPr="00487927" w:rsidRDefault="002077FA" w:rsidP="00000C3C">
            <w:pPr>
              <w:jc w:val="center"/>
              <w:rPr>
                <w:rFonts w:cstheme="minorHAnsi"/>
                <w:szCs w:val="20"/>
              </w:rPr>
            </w:pPr>
          </w:p>
        </w:tc>
        <w:tc>
          <w:tcPr>
            <w:tcW w:w="1080" w:type="dxa"/>
          </w:tcPr>
          <w:p w14:paraId="5139E3BD" w14:textId="32D709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1762A2" w14:textId="77777777" w:rsidR="002077FA" w:rsidRPr="00487927" w:rsidRDefault="002077FA" w:rsidP="00000C3C">
            <w:pPr>
              <w:jc w:val="center"/>
              <w:rPr>
                <w:rFonts w:cstheme="minorHAnsi"/>
                <w:szCs w:val="20"/>
              </w:rPr>
            </w:pPr>
          </w:p>
        </w:tc>
        <w:tc>
          <w:tcPr>
            <w:tcW w:w="1080" w:type="dxa"/>
          </w:tcPr>
          <w:p w14:paraId="6758E192" w14:textId="77777777" w:rsidR="002077FA" w:rsidRPr="00487927" w:rsidRDefault="002077FA" w:rsidP="00000C3C">
            <w:pPr>
              <w:jc w:val="center"/>
              <w:rPr>
                <w:rFonts w:cstheme="minorHAnsi"/>
                <w:szCs w:val="20"/>
              </w:rPr>
            </w:pPr>
          </w:p>
        </w:tc>
        <w:tc>
          <w:tcPr>
            <w:tcW w:w="1080" w:type="dxa"/>
          </w:tcPr>
          <w:p w14:paraId="34E2ABBE" w14:textId="12411F42" w:rsidR="002077FA" w:rsidRPr="00487927" w:rsidRDefault="002077FA" w:rsidP="00000C3C">
            <w:pPr>
              <w:jc w:val="center"/>
              <w:rPr>
                <w:rFonts w:cstheme="minorHAnsi"/>
                <w:szCs w:val="20"/>
              </w:rPr>
            </w:pPr>
          </w:p>
        </w:tc>
        <w:tc>
          <w:tcPr>
            <w:tcW w:w="1080" w:type="dxa"/>
          </w:tcPr>
          <w:p w14:paraId="76E368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8495FDE" w14:textId="77777777" w:rsidR="002077FA" w:rsidRPr="00487927" w:rsidRDefault="002077FA" w:rsidP="00000C3C">
            <w:pPr>
              <w:jc w:val="center"/>
              <w:rPr>
                <w:rFonts w:cstheme="minorHAnsi"/>
                <w:szCs w:val="20"/>
              </w:rPr>
            </w:pPr>
          </w:p>
        </w:tc>
      </w:tr>
      <w:tr w:rsidR="002077FA" w:rsidRPr="00487927" w14:paraId="095974E4" w14:textId="61EFB02C" w:rsidTr="002077FA">
        <w:tc>
          <w:tcPr>
            <w:tcW w:w="1255" w:type="dxa"/>
          </w:tcPr>
          <w:p w14:paraId="1BE2C6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2077FA" w:rsidRPr="00487927" w:rsidRDefault="002077FA" w:rsidP="00000C3C">
            <w:pPr>
              <w:jc w:val="center"/>
              <w:rPr>
                <w:rFonts w:cstheme="minorHAnsi"/>
                <w:szCs w:val="20"/>
              </w:rPr>
            </w:pPr>
          </w:p>
        </w:tc>
        <w:tc>
          <w:tcPr>
            <w:tcW w:w="1080" w:type="dxa"/>
          </w:tcPr>
          <w:p w14:paraId="65EAC5F0" w14:textId="2A1D3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A8F58B" w14:textId="77777777" w:rsidR="002077FA" w:rsidRPr="00487927" w:rsidRDefault="002077FA" w:rsidP="00000C3C">
            <w:pPr>
              <w:jc w:val="center"/>
              <w:rPr>
                <w:rFonts w:cstheme="minorHAnsi"/>
                <w:szCs w:val="20"/>
              </w:rPr>
            </w:pPr>
          </w:p>
        </w:tc>
        <w:tc>
          <w:tcPr>
            <w:tcW w:w="1080" w:type="dxa"/>
          </w:tcPr>
          <w:p w14:paraId="408D0191" w14:textId="77777777" w:rsidR="002077FA" w:rsidRPr="00487927" w:rsidRDefault="002077FA" w:rsidP="00000C3C">
            <w:pPr>
              <w:jc w:val="center"/>
              <w:rPr>
                <w:rFonts w:cstheme="minorHAnsi"/>
                <w:szCs w:val="20"/>
              </w:rPr>
            </w:pPr>
          </w:p>
        </w:tc>
        <w:tc>
          <w:tcPr>
            <w:tcW w:w="1080" w:type="dxa"/>
          </w:tcPr>
          <w:p w14:paraId="7AB8628C" w14:textId="57D27986" w:rsidR="002077FA" w:rsidRPr="00487927" w:rsidRDefault="002077FA" w:rsidP="00000C3C">
            <w:pPr>
              <w:jc w:val="center"/>
              <w:rPr>
                <w:rFonts w:cstheme="minorHAnsi"/>
                <w:szCs w:val="20"/>
              </w:rPr>
            </w:pPr>
          </w:p>
        </w:tc>
        <w:tc>
          <w:tcPr>
            <w:tcW w:w="1080" w:type="dxa"/>
          </w:tcPr>
          <w:p w14:paraId="0EA997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34670BC" w14:textId="77777777" w:rsidR="002077FA" w:rsidRPr="00487927" w:rsidRDefault="002077FA" w:rsidP="00000C3C">
            <w:pPr>
              <w:jc w:val="center"/>
              <w:rPr>
                <w:rFonts w:cstheme="minorHAnsi"/>
                <w:szCs w:val="20"/>
              </w:rPr>
            </w:pPr>
          </w:p>
        </w:tc>
      </w:tr>
      <w:tr w:rsidR="002077FA" w:rsidRPr="00487927" w14:paraId="3CFC5A71" w14:textId="005FB398" w:rsidTr="002077FA">
        <w:tc>
          <w:tcPr>
            <w:tcW w:w="1255" w:type="dxa"/>
          </w:tcPr>
          <w:p w14:paraId="2B9A75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2077FA" w:rsidRPr="00487927" w:rsidRDefault="002077FA" w:rsidP="00000C3C">
            <w:pPr>
              <w:jc w:val="center"/>
              <w:rPr>
                <w:rFonts w:cstheme="minorHAnsi"/>
                <w:szCs w:val="20"/>
              </w:rPr>
            </w:pPr>
          </w:p>
        </w:tc>
        <w:tc>
          <w:tcPr>
            <w:tcW w:w="1080" w:type="dxa"/>
          </w:tcPr>
          <w:p w14:paraId="5FA2BC74" w14:textId="0440E1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6C545" w14:textId="77777777" w:rsidR="002077FA" w:rsidRPr="00487927" w:rsidRDefault="002077FA" w:rsidP="00000C3C">
            <w:pPr>
              <w:jc w:val="center"/>
              <w:rPr>
                <w:rFonts w:cstheme="minorHAnsi"/>
                <w:szCs w:val="20"/>
              </w:rPr>
            </w:pPr>
          </w:p>
        </w:tc>
        <w:tc>
          <w:tcPr>
            <w:tcW w:w="1080" w:type="dxa"/>
          </w:tcPr>
          <w:p w14:paraId="1DF33F75" w14:textId="77777777" w:rsidR="002077FA" w:rsidRPr="00487927" w:rsidRDefault="002077FA" w:rsidP="00000C3C">
            <w:pPr>
              <w:jc w:val="center"/>
              <w:rPr>
                <w:rFonts w:cstheme="minorHAnsi"/>
                <w:szCs w:val="20"/>
              </w:rPr>
            </w:pPr>
          </w:p>
        </w:tc>
        <w:tc>
          <w:tcPr>
            <w:tcW w:w="1080" w:type="dxa"/>
          </w:tcPr>
          <w:p w14:paraId="01249938" w14:textId="7C81E320" w:rsidR="002077FA" w:rsidRPr="00487927" w:rsidRDefault="002077FA" w:rsidP="00000C3C">
            <w:pPr>
              <w:jc w:val="center"/>
              <w:rPr>
                <w:rFonts w:cstheme="minorHAnsi"/>
                <w:szCs w:val="20"/>
              </w:rPr>
            </w:pPr>
          </w:p>
        </w:tc>
        <w:tc>
          <w:tcPr>
            <w:tcW w:w="1080" w:type="dxa"/>
          </w:tcPr>
          <w:p w14:paraId="74169C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7972C8" w14:textId="77777777" w:rsidR="002077FA" w:rsidRPr="00487927" w:rsidRDefault="002077FA" w:rsidP="00000C3C">
            <w:pPr>
              <w:jc w:val="center"/>
              <w:rPr>
                <w:rFonts w:cstheme="minorHAnsi"/>
                <w:szCs w:val="20"/>
              </w:rPr>
            </w:pPr>
          </w:p>
        </w:tc>
      </w:tr>
      <w:tr w:rsidR="002077FA" w:rsidRPr="00487927" w14:paraId="7E48C4A1" w14:textId="38355513" w:rsidTr="002077FA">
        <w:tc>
          <w:tcPr>
            <w:tcW w:w="1255" w:type="dxa"/>
          </w:tcPr>
          <w:p w14:paraId="61C4CF8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2077FA" w:rsidRPr="00487927" w:rsidRDefault="002077FA" w:rsidP="00000C3C">
            <w:pPr>
              <w:jc w:val="center"/>
              <w:rPr>
                <w:rFonts w:cstheme="minorHAnsi"/>
                <w:szCs w:val="20"/>
              </w:rPr>
            </w:pPr>
          </w:p>
        </w:tc>
        <w:tc>
          <w:tcPr>
            <w:tcW w:w="1080" w:type="dxa"/>
          </w:tcPr>
          <w:p w14:paraId="5659FC47" w14:textId="47B964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C2BA40" w14:textId="77777777" w:rsidR="002077FA" w:rsidRPr="00487927" w:rsidRDefault="002077FA" w:rsidP="00000C3C">
            <w:pPr>
              <w:jc w:val="center"/>
              <w:rPr>
                <w:rFonts w:cstheme="minorHAnsi"/>
                <w:szCs w:val="20"/>
              </w:rPr>
            </w:pPr>
          </w:p>
        </w:tc>
        <w:tc>
          <w:tcPr>
            <w:tcW w:w="1080" w:type="dxa"/>
          </w:tcPr>
          <w:p w14:paraId="0FFBABFE" w14:textId="77777777" w:rsidR="002077FA" w:rsidRPr="00487927" w:rsidRDefault="002077FA" w:rsidP="00000C3C">
            <w:pPr>
              <w:jc w:val="center"/>
              <w:rPr>
                <w:rFonts w:cstheme="minorHAnsi"/>
                <w:szCs w:val="20"/>
              </w:rPr>
            </w:pPr>
          </w:p>
        </w:tc>
        <w:tc>
          <w:tcPr>
            <w:tcW w:w="1080" w:type="dxa"/>
          </w:tcPr>
          <w:p w14:paraId="55301D43" w14:textId="17D636A9" w:rsidR="002077FA" w:rsidRPr="00487927" w:rsidRDefault="002077FA" w:rsidP="00000C3C">
            <w:pPr>
              <w:jc w:val="center"/>
              <w:rPr>
                <w:rFonts w:cstheme="minorHAnsi"/>
                <w:szCs w:val="20"/>
              </w:rPr>
            </w:pPr>
          </w:p>
        </w:tc>
        <w:tc>
          <w:tcPr>
            <w:tcW w:w="1080" w:type="dxa"/>
          </w:tcPr>
          <w:p w14:paraId="31DF7B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0D89D9" w14:textId="77777777" w:rsidR="002077FA" w:rsidRPr="00487927" w:rsidRDefault="002077FA" w:rsidP="00000C3C">
            <w:pPr>
              <w:jc w:val="center"/>
              <w:rPr>
                <w:rFonts w:cstheme="minorHAnsi"/>
                <w:szCs w:val="20"/>
              </w:rPr>
            </w:pPr>
          </w:p>
        </w:tc>
      </w:tr>
      <w:tr w:rsidR="002077FA" w:rsidRPr="00487927" w14:paraId="3383A68B" w14:textId="2F6E42C5" w:rsidTr="002077FA">
        <w:tc>
          <w:tcPr>
            <w:tcW w:w="1255" w:type="dxa"/>
          </w:tcPr>
          <w:p w14:paraId="3EA1A4E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2077FA" w:rsidRPr="00487927" w:rsidRDefault="002077FA" w:rsidP="00000C3C">
            <w:pPr>
              <w:jc w:val="center"/>
              <w:rPr>
                <w:rFonts w:cstheme="minorHAnsi"/>
                <w:szCs w:val="20"/>
              </w:rPr>
            </w:pPr>
          </w:p>
        </w:tc>
        <w:tc>
          <w:tcPr>
            <w:tcW w:w="1080" w:type="dxa"/>
          </w:tcPr>
          <w:p w14:paraId="5A40362A" w14:textId="1588A0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E81BDB" w14:textId="77777777" w:rsidR="002077FA" w:rsidRPr="00487927" w:rsidRDefault="002077FA" w:rsidP="00000C3C">
            <w:pPr>
              <w:jc w:val="center"/>
              <w:rPr>
                <w:rFonts w:cstheme="minorHAnsi"/>
                <w:szCs w:val="20"/>
              </w:rPr>
            </w:pPr>
          </w:p>
        </w:tc>
        <w:tc>
          <w:tcPr>
            <w:tcW w:w="1080" w:type="dxa"/>
          </w:tcPr>
          <w:p w14:paraId="74A3EE93" w14:textId="77777777" w:rsidR="002077FA" w:rsidRPr="00487927" w:rsidRDefault="002077FA" w:rsidP="00000C3C">
            <w:pPr>
              <w:jc w:val="center"/>
              <w:rPr>
                <w:rFonts w:cstheme="minorHAnsi"/>
                <w:szCs w:val="20"/>
              </w:rPr>
            </w:pPr>
          </w:p>
        </w:tc>
        <w:tc>
          <w:tcPr>
            <w:tcW w:w="1080" w:type="dxa"/>
          </w:tcPr>
          <w:p w14:paraId="6C6AD9F3" w14:textId="4501E466" w:rsidR="002077FA" w:rsidRPr="00487927" w:rsidRDefault="002077FA" w:rsidP="00000C3C">
            <w:pPr>
              <w:jc w:val="center"/>
              <w:rPr>
                <w:rFonts w:cstheme="minorHAnsi"/>
                <w:szCs w:val="20"/>
              </w:rPr>
            </w:pPr>
          </w:p>
        </w:tc>
        <w:tc>
          <w:tcPr>
            <w:tcW w:w="1080" w:type="dxa"/>
          </w:tcPr>
          <w:p w14:paraId="5A3820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0439A3" w14:textId="77777777" w:rsidR="002077FA" w:rsidRPr="00487927" w:rsidRDefault="002077FA" w:rsidP="00000C3C">
            <w:pPr>
              <w:jc w:val="center"/>
              <w:rPr>
                <w:rFonts w:cstheme="minorHAnsi"/>
                <w:szCs w:val="20"/>
              </w:rPr>
            </w:pPr>
          </w:p>
        </w:tc>
      </w:tr>
      <w:tr w:rsidR="002077FA" w:rsidRPr="00487927" w14:paraId="1AB94694" w14:textId="2123F34A" w:rsidTr="002077FA">
        <w:tc>
          <w:tcPr>
            <w:tcW w:w="1255" w:type="dxa"/>
          </w:tcPr>
          <w:p w14:paraId="4BDD79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2077FA" w:rsidRPr="00487927" w:rsidRDefault="002077FA" w:rsidP="00000C3C">
            <w:pPr>
              <w:jc w:val="center"/>
              <w:rPr>
                <w:rFonts w:cstheme="minorHAnsi"/>
                <w:szCs w:val="20"/>
              </w:rPr>
            </w:pPr>
          </w:p>
        </w:tc>
        <w:tc>
          <w:tcPr>
            <w:tcW w:w="1080" w:type="dxa"/>
          </w:tcPr>
          <w:p w14:paraId="0A8FAF6B" w14:textId="7EAADA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D93C410" w14:textId="77777777" w:rsidR="002077FA" w:rsidRPr="00487927" w:rsidRDefault="002077FA" w:rsidP="00000C3C">
            <w:pPr>
              <w:jc w:val="center"/>
              <w:rPr>
                <w:rFonts w:cstheme="minorHAnsi"/>
                <w:szCs w:val="20"/>
              </w:rPr>
            </w:pPr>
          </w:p>
        </w:tc>
        <w:tc>
          <w:tcPr>
            <w:tcW w:w="1080" w:type="dxa"/>
          </w:tcPr>
          <w:p w14:paraId="552B8DE3" w14:textId="77777777" w:rsidR="002077FA" w:rsidRPr="00487927" w:rsidRDefault="002077FA" w:rsidP="00000C3C">
            <w:pPr>
              <w:jc w:val="center"/>
              <w:rPr>
                <w:rFonts w:cstheme="minorHAnsi"/>
                <w:szCs w:val="20"/>
              </w:rPr>
            </w:pPr>
          </w:p>
        </w:tc>
        <w:tc>
          <w:tcPr>
            <w:tcW w:w="1080" w:type="dxa"/>
          </w:tcPr>
          <w:p w14:paraId="45494981" w14:textId="50046F38" w:rsidR="002077FA" w:rsidRPr="00487927" w:rsidRDefault="002077FA" w:rsidP="00000C3C">
            <w:pPr>
              <w:jc w:val="center"/>
              <w:rPr>
                <w:rFonts w:cstheme="minorHAnsi"/>
                <w:szCs w:val="20"/>
              </w:rPr>
            </w:pPr>
          </w:p>
        </w:tc>
        <w:tc>
          <w:tcPr>
            <w:tcW w:w="1080" w:type="dxa"/>
          </w:tcPr>
          <w:p w14:paraId="2795A51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B3925E3" w14:textId="77777777" w:rsidR="002077FA" w:rsidRPr="00487927" w:rsidRDefault="002077FA" w:rsidP="00000C3C">
            <w:pPr>
              <w:jc w:val="center"/>
              <w:rPr>
                <w:rFonts w:cstheme="minorHAnsi"/>
                <w:szCs w:val="20"/>
              </w:rPr>
            </w:pPr>
          </w:p>
        </w:tc>
      </w:tr>
      <w:tr w:rsidR="002077FA" w:rsidRPr="00487927" w14:paraId="2AEA8FF2" w14:textId="5A6F64A8" w:rsidTr="002077FA">
        <w:tc>
          <w:tcPr>
            <w:tcW w:w="1255" w:type="dxa"/>
          </w:tcPr>
          <w:p w14:paraId="59A19E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2077FA" w:rsidRPr="00487927" w:rsidRDefault="002077FA" w:rsidP="00000C3C">
            <w:pPr>
              <w:jc w:val="center"/>
              <w:rPr>
                <w:rFonts w:cstheme="minorHAnsi"/>
                <w:szCs w:val="20"/>
              </w:rPr>
            </w:pPr>
          </w:p>
        </w:tc>
        <w:tc>
          <w:tcPr>
            <w:tcW w:w="1080" w:type="dxa"/>
          </w:tcPr>
          <w:p w14:paraId="283932DD" w14:textId="1B00F5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C78589" w14:textId="77777777" w:rsidR="002077FA" w:rsidRPr="00487927" w:rsidRDefault="002077FA" w:rsidP="00000C3C">
            <w:pPr>
              <w:jc w:val="center"/>
              <w:rPr>
                <w:rFonts w:cstheme="minorHAnsi"/>
                <w:szCs w:val="20"/>
              </w:rPr>
            </w:pPr>
          </w:p>
        </w:tc>
        <w:tc>
          <w:tcPr>
            <w:tcW w:w="1080" w:type="dxa"/>
          </w:tcPr>
          <w:p w14:paraId="28300A97" w14:textId="77777777" w:rsidR="002077FA" w:rsidRPr="00487927" w:rsidRDefault="002077FA" w:rsidP="00000C3C">
            <w:pPr>
              <w:jc w:val="center"/>
              <w:rPr>
                <w:rFonts w:cstheme="minorHAnsi"/>
                <w:szCs w:val="20"/>
              </w:rPr>
            </w:pPr>
          </w:p>
        </w:tc>
        <w:tc>
          <w:tcPr>
            <w:tcW w:w="1080" w:type="dxa"/>
          </w:tcPr>
          <w:p w14:paraId="35610F78" w14:textId="02EF0F71" w:rsidR="002077FA" w:rsidRPr="00487927" w:rsidRDefault="002077FA" w:rsidP="00000C3C">
            <w:pPr>
              <w:jc w:val="center"/>
              <w:rPr>
                <w:rFonts w:cstheme="minorHAnsi"/>
                <w:szCs w:val="20"/>
              </w:rPr>
            </w:pPr>
          </w:p>
        </w:tc>
        <w:tc>
          <w:tcPr>
            <w:tcW w:w="1080" w:type="dxa"/>
          </w:tcPr>
          <w:p w14:paraId="679B377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757025" w14:textId="77777777" w:rsidR="002077FA" w:rsidRPr="00487927" w:rsidRDefault="002077FA" w:rsidP="00000C3C">
            <w:pPr>
              <w:jc w:val="center"/>
              <w:rPr>
                <w:rFonts w:cstheme="minorHAnsi"/>
                <w:szCs w:val="20"/>
              </w:rPr>
            </w:pPr>
          </w:p>
        </w:tc>
      </w:tr>
      <w:tr w:rsidR="002077FA" w:rsidRPr="00487927" w14:paraId="3E87DC2A" w14:textId="7A5C49F4" w:rsidTr="002077FA">
        <w:tc>
          <w:tcPr>
            <w:tcW w:w="1255" w:type="dxa"/>
          </w:tcPr>
          <w:p w14:paraId="39651BE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2077FA" w:rsidRPr="00487927" w:rsidRDefault="002077FA" w:rsidP="00000C3C">
            <w:pPr>
              <w:jc w:val="center"/>
              <w:rPr>
                <w:rFonts w:cstheme="minorHAnsi"/>
                <w:szCs w:val="20"/>
              </w:rPr>
            </w:pPr>
          </w:p>
        </w:tc>
        <w:tc>
          <w:tcPr>
            <w:tcW w:w="1080" w:type="dxa"/>
          </w:tcPr>
          <w:p w14:paraId="76ED1781" w14:textId="75CBE3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980080" w14:textId="77777777" w:rsidR="002077FA" w:rsidRPr="00487927" w:rsidRDefault="002077FA" w:rsidP="00000C3C">
            <w:pPr>
              <w:jc w:val="center"/>
              <w:rPr>
                <w:rFonts w:cstheme="minorHAnsi"/>
                <w:szCs w:val="20"/>
              </w:rPr>
            </w:pPr>
          </w:p>
        </w:tc>
        <w:tc>
          <w:tcPr>
            <w:tcW w:w="1080" w:type="dxa"/>
          </w:tcPr>
          <w:p w14:paraId="320AD1D6" w14:textId="77777777" w:rsidR="002077FA" w:rsidRPr="00487927" w:rsidRDefault="002077FA" w:rsidP="00000C3C">
            <w:pPr>
              <w:jc w:val="center"/>
              <w:rPr>
                <w:rFonts w:cstheme="minorHAnsi"/>
                <w:szCs w:val="20"/>
              </w:rPr>
            </w:pPr>
          </w:p>
        </w:tc>
        <w:tc>
          <w:tcPr>
            <w:tcW w:w="1080" w:type="dxa"/>
          </w:tcPr>
          <w:p w14:paraId="00ABA9DA" w14:textId="56130099" w:rsidR="002077FA" w:rsidRPr="00487927" w:rsidRDefault="002077FA" w:rsidP="00000C3C">
            <w:pPr>
              <w:jc w:val="center"/>
              <w:rPr>
                <w:rFonts w:cstheme="minorHAnsi"/>
                <w:szCs w:val="20"/>
              </w:rPr>
            </w:pPr>
          </w:p>
        </w:tc>
        <w:tc>
          <w:tcPr>
            <w:tcW w:w="1080" w:type="dxa"/>
          </w:tcPr>
          <w:p w14:paraId="549FB89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8E0210" w14:textId="77777777" w:rsidR="002077FA" w:rsidRPr="00487927" w:rsidRDefault="002077FA" w:rsidP="00000C3C">
            <w:pPr>
              <w:jc w:val="center"/>
              <w:rPr>
                <w:rFonts w:cstheme="minorHAnsi"/>
                <w:szCs w:val="20"/>
              </w:rPr>
            </w:pPr>
          </w:p>
        </w:tc>
      </w:tr>
      <w:tr w:rsidR="002077FA" w:rsidRPr="00487927" w14:paraId="3F28A769" w14:textId="7FF1F35B" w:rsidTr="002077FA">
        <w:tc>
          <w:tcPr>
            <w:tcW w:w="1255" w:type="dxa"/>
          </w:tcPr>
          <w:p w14:paraId="36625B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2077FA" w:rsidRPr="00487927" w:rsidRDefault="002077FA" w:rsidP="00000C3C">
            <w:pPr>
              <w:jc w:val="center"/>
              <w:rPr>
                <w:rFonts w:cstheme="minorHAnsi"/>
                <w:szCs w:val="20"/>
              </w:rPr>
            </w:pPr>
          </w:p>
        </w:tc>
        <w:tc>
          <w:tcPr>
            <w:tcW w:w="1080" w:type="dxa"/>
          </w:tcPr>
          <w:p w14:paraId="764B72BC" w14:textId="126C3E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FA5DA9" w14:textId="77777777" w:rsidR="002077FA" w:rsidRPr="00487927" w:rsidRDefault="002077FA" w:rsidP="00000C3C">
            <w:pPr>
              <w:jc w:val="center"/>
              <w:rPr>
                <w:rFonts w:cstheme="minorHAnsi"/>
                <w:szCs w:val="20"/>
              </w:rPr>
            </w:pPr>
          </w:p>
        </w:tc>
        <w:tc>
          <w:tcPr>
            <w:tcW w:w="1080" w:type="dxa"/>
          </w:tcPr>
          <w:p w14:paraId="5B555B79" w14:textId="77777777" w:rsidR="002077FA" w:rsidRPr="00487927" w:rsidRDefault="002077FA" w:rsidP="00000C3C">
            <w:pPr>
              <w:jc w:val="center"/>
              <w:rPr>
                <w:rFonts w:cstheme="minorHAnsi"/>
                <w:szCs w:val="20"/>
              </w:rPr>
            </w:pPr>
          </w:p>
        </w:tc>
        <w:tc>
          <w:tcPr>
            <w:tcW w:w="1080" w:type="dxa"/>
          </w:tcPr>
          <w:p w14:paraId="477D89E9" w14:textId="6420D9EE" w:rsidR="002077FA" w:rsidRPr="00487927" w:rsidRDefault="002077FA" w:rsidP="00000C3C">
            <w:pPr>
              <w:jc w:val="center"/>
              <w:rPr>
                <w:rFonts w:cstheme="minorHAnsi"/>
                <w:szCs w:val="20"/>
              </w:rPr>
            </w:pPr>
          </w:p>
        </w:tc>
        <w:tc>
          <w:tcPr>
            <w:tcW w:w="1080" w:type="dxa"/>
          </w:tcPr>
          <w:p w14:paraId="362093F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11D835" w14:textId="77777777" w:rsidR="002077FA" w:rsidRPr="00487927" w:rsidRDefault="002077FA" w:rsidP="00000C3C">
            <w:pPr>
              <w:jc w:val="center"/>
              <w:rPr>
                <w:rFonts w:cstheme="minorHAnsi"/>
                <w:szCs w:val="20"/>
              </w:rPr>
            </w:pPr>
          </w:p>
        </w:tc>
      </w:tr>
      <w:tr w:rsidR="002077FA" w:rsidRPr="00487927" w14:paraId="2A1F786B" w14:textId="47A01D54" w:rsidTr="002077FA">
        <w:tc>
          <w:tcPr>
            <w:tcW w:w="1255" w:type="dxa"/>
          </w:tcPr>
          <w:p w14:paraId="0F6B87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2077FA" w:rsidRPr="00487927" w:rsidRDefault="002077FA" w:rsidP="00000C3C">
            <w:pPr>
              <w:jc w:val="center"/>
              <w:rPr>
                <w:rFonts w:cstheme="minorHAnsi"/>
                <w:szCs w:val="20"/>
              </w:rPr>
            </w:pPr>
          </w:p>
        </w:tc>
        <w:tc>
          <w:tcPr>
            <w:tcW w:w="1080" w:type="dxa"/>
          </w:tcPr>
          <w:p w14:paraId="2B2AE8DB" w14:textId="304EED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E73F0" w14:textId="77777777" w:rsidR="002077FA" w:rsidRPr="00487927" w:rsidRDefault="002077FA" w:rsidP="00000C3C">
            <w:pPr>
              <w:jc w:val="center"/>
              <w:rPr>
                <w:rFonts w:cstheme="minorHAnsi"/>
                <w:szCs w:val="20"/>
              </w:rPr>
            </w:pPr>
          </w:p>
        </w:tc>
        <w:tc>
          <w:tcPr>
            <w:tcW w:w="1080" w:type="dxa"/>
          </w:tcPr>
          <w:p w14:paraId="2E328229" w14:textId="77777777" w:rsidR="002077FA" w:rsidRPr="00487927" w:rsidRDefault="002077FA" w:rsidP="00000C3C">
            <w:pPr>
              <w:jc w:val="center"/>
              <w:rPr>
                <w:rFonts w:cstheme="minorHAnsi"/>
                <w:szCs w:val="20"/>
              </w:rPr>
            </w:pPr>
          </w:p>
        </w:tc>
        <w:tc>
          <w:tcPr>
            <w:tcW w:w="1080" w:type="dxa"/>
          </w:tcPr>
          <w:p w14:paraId="2833EF6E" w14:textId="74A30CE4" w:rsidR="002077FA" w:rsidRPr="00487927" w:rsidRDefault="002077FA" w:rsidP="00000C3C">
            <w:pPr>
              <w:jc w:val="center"/>
              <w:rPr>
                <w:rFonts w:cstheme="minorHAnsi"/>
                <w:szCs w:val="20"/>
              </w:rPr>
            </w:pPr>
          </w:p>
        </w:tc>
        <w:tc>
          <w:tcPr>
            <w:tcW w:w="1080" w:type="dxa"/>
          </w:tcPr>
          <w:p w14:paraId="6B75089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920292" w14:textId="77777777" w:rsidR="002077FA" w:rsidRPr="00487927" w:rsidRDefault="002077FA" w:rsidP="00000C3C">
            <w:pPr>
              <w:jc w:val="center"/>
              <w:rPr>
                <w:rFonts w:cstheme="minorHAnsi"/>
                <w:szCs w:val="20"/>
              </w:rPr>
            </w:pPr>
          </w:p>
        </w:tc>
      </w:tr>
      <w:tr w:rsidR="002077FA" w:rsidRPr="00487927" w14:paraId="30E6A0A7" w14:textId="50798776" w:rsidTr="002077FA">
        <w:tc>
          <w:tcPr>
            <w:tcW w:w="1255" w:type="dxa"/>
          </w:tcPr>
          <w:p w14:paraId="00A317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2077FA" w:rsidRPr="00487927" w:rsidRDefault="002077FA" w:rsidP="00000C3C">
            <w:pPr>
              <w:jc w:val="center"/>
              <w:rPr>
                <w:rFonts w:cstheme="minorHAnsi"/>
                <w:szCs w:val="20"/>
              </w:rPr>
            </w:pPr>
          </w:p>
        </w:tc>
        <w:tc>
          <w:tcPr>
            <w:tcW w:w="1080" w:type="dxa"/>
          </w:tcPr>
          <w:p w14:paraId="0BB70A3D" w14:textId="35D880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A040A3" w14:textId="77777777" w:rsidR="002077FA" w:rsidRPr="00487927" w:rsidRDefault="002077FA" w:rsidP="00000C3C">
            <w:pPr>
              <w:jc w:val="center"/>
              <w:rPr>
                <w:rFonts w:cstheme="minorHAnsi"/>
                <w:szCs w:val="20"/>
              </w:rPr>
            </w:pPr>
          </w:p>
        </w:tc>
        <w:tc>
          <w:tcPr>
            <w:tcW w:w="1080" w:type="dxa"/>
          </w:tcPr>
          <w:p w14:paraId="504E5701" w14:textId="77777777" w:rsidR="002077FA" w:rsidRPr="00487927" w:rsidRDefault="002077FA" w:rsidP="00000C3C">
            <w:pPr>
              <w:jc w:val="center"/>
              <w:rPr>
                <w:rFonts w:cstheme="minorHAnsi"/>
                <w:szCs w:val="20"/>
              </w:rPr>
            </w:pPr>
          </w:p>
        </w:tc>
        <w:tc>
          <w:tcPr>
            <w:tcW w:w="1080" w:type="dxa"/>
          </w:tcPr>
          <w:p w14:paraId="08107D76" w14:textId="62B83822" w:rsidR="002077FA" w:rsidRPr="00487927" w:rsidRDefault="002077FA" w:rsidP="00000C3C">
            <w:pPr>
              <w:jc w:val="center"/>
              <w:rPr>
                <w:rFonts w:cstheme="minorHAnsi"/>
                <w:szCs w:val="20"/>
              </w:rPr>
            </w:pPr>
          </w:p>
        </w:tc>
        <w:tc>
          <w:tcPr>
            <w:tcW w:w="1080" w:type="dxa"/>
          </w:tcPr>
          <w:p w14:paraId="7BA9D8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4E8D56" w14:textId="77777777" w:rsidR="002077FA" w:rsidRPr="00487927" w:rsidRDefault="002077FA" w:rsidP="00000C3C">
            <w:pPr>
              <w:jc w:val="center"/>
              <w:rPr>
                <w:rFonts w:cstheme="minorHAnsi"/>
                <w:szCs w:val="20"/>
              </w:rPr>
            </w:pPr>
          </w:p>
        </w:tc>
      </w:tr>
      <w:tr w:rsidR="002077FA" w:rsidRPr="00487927" w14:paraId="237C3F1A" w14:textId="1D91036C" w:rsidTr="002077FA">
        <w:tc>
          <w:tcPr>
            <w:tcW w:w="1255" w:type="dxa"/>
          </w:tcPr>
          <w:p w14:paraId="23AB67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2077FA" w:rsidRPr="00487927" w:rsidRDefault="002077FA" w:rsidP="00000C3C">
            <w:pPr>
              <w:jc w:val="center"/>
              <w:rPr>
                <w:rFonts w:cstheme="minorHAnsi"/>
                <w:szCs w:val="20"/>
              </w:rPr>
            </w:pPr>
          </w:p>
        </w:tc>
        <w:tc>
          <w:tcPr>
            <w:tcW w:w="1080" w:type="dxa"/>
          </w:tcPr>
          <w:p w14:paraId="01B09472" w14:textId="0F3689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DE93B" w14:textId="77777777" w:rsidR="002077FA" w:rsidRPr="00487927" w:rsidRDefault="002077FA" w:rsidP="00000C3C">
            <w:pPr>
              <w:jc w:val="center"/>
              <w:rPr>
                <w:rFonts w:cstheme="minorHAnsi"/>
                <w:szCs w:val="20"/>
              </w:rPr>
            </w:pPr>
          </w:p>
        </w:tc>
        <w:tc>
          <w:tcPr>
            <w:tcW w:w="1080" w:type="dxa"/>
          </w:tcPr>
          <w:p w14:paraId="28AAB5A7" w14:textId="77777777" w:rsidR="002077FA" w:rsidRPr="00487927" w:rsidRDefault="002077FA" w:rsidP="00000C3C">
            <w:pPr>
              <w:jc w:val="center"/>
              <w:rPr>
                <w:rFonts w:cstheme="minorHAnsi"/>
                <w:szCs w:val="20"/>
              </w:rPr>
            </w:pPr>
          </w:p>
        </w:tc>
        <w:tc>
          <w:tcPr>
            <w:tcW w:w="1080" w:type="dxa"/>
          </w:tcPr>
          <w:p w14:paraId="6E3B956E" w14:textId="686C955B" w:rsidR="002077FA" w:rsidRPr="00487927" w:rsidRDefault="002077FA" w:rsidP="00000C3C">
            <w:pPr>
              <w:jc w:val="center"/>
              <w:rPr>
                <w:rFonts w:cstheme="minorHAnsi"/>
                <w:szCs w:val="20"/>
              </w:rPr>
            </w:pPr>
          </w:p>
        </w:tc>
        <w:tc>
          <w:tcPr>
            <w:tcW w:w="1080" w:type="dxa"/>
          </w:tcPr>
          <w:p w14:paraId="7EE089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3CFE47" w14:textId="77777777" w:rsidR="002077FA" w:rsidRPr="00487927" w:rsidRDefault="002077FA" w:rsidP="00000C3C">
            <w:pPr>
              <w:jc w:val="center"/>
              <w:rPr>
                <w:rFonts w:cstheme="minorHAnsi"/>
                <w:szCs w:val="20"/>
              </w:rPr>
            </w:pPr>
          </w:p>
        </w:tc>
      </w:tr>
      <w:tr w:rsidR="002077FA" w:rsidRPr="00487927" w14:paraId="4ACA5320" w14:textId="41F3E4E6" w:rsidTr="002077FA">
        <w:tc>
          <w:tcPr>
            <w:tcW w:w="1255" w:type="dxa"/>
          </w:tcPr>
          <w:p w14:paraId="1B7766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2077FA" w:rsidRPr="00487927" w:rsidRDefault="002077FA" w:rsidP="00000C3C">
            <w:pPr>
              <w:jc w:val="center"/>
              <w:rPr>
                <w:rFonts w:cstheme="minorHAnsi"/>
                <w:szCs w:val="20"/>
              </w:rPr>
            </w:pPr>
          </w:p>
        </w:tc>
        <w:tc>
          <w:tcPr>
            <w:tcW w:w="1080" w:type="dxa"/>
          </w:tcPr>
          <w:p w14:paraId="4E9615EB" w14:textId="10628D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E41E2C" w14:textId="77777777" w:rsidR="002077FA" w:rsidRPr="00487927" w:rsidRDefault="002077FA" w:rsidP="00000C3C">
            <w:pPr>
              <w:jc w:val="center"/>
              <w:rPr>
                <w:rFonts w:cstheme="minorHAnsi"/>
                <w:szCs w:val="20"/>
              </w:rPr>
            </w:pPr>
          </w:p>
        </w:tc>
        <w:tc>
          <w:tcPr>
            <w:tcW w:w="1080" w:type="dxa"/>
          </w:tcPr>
          <w:p w14:paraId="142873CE" w14:textId="77777777" w:rsidR="002077FA" w:rsidRPr="00487927" w:rsidRDefault="002077FA" w:rsidP="00000C3C">
            <w:pPr>
              <w:jc w:val="center"/>
              <w:rPr>
                <w:rFonts w:cstheme="minorHAnsi"/>
                <w:szCs w:val="20"/>
              </w:rPr>
            </w:pPr>
          </w:p>
        </w:tc>
        <w:tc>
          <w:tcPr>
            <w:tcW w:w="1080" w:type="dxa"/>
          </w:tcPr>
          <w:p w14:paraId="6ED3C3F7" w14:textId="3807893B" w:rsidR="002077FA" w:rsidRPr="00487927" w:rsidRDefault="002077FA" w:rsidP="00000C3C">
            <w:pPr>
              <w:jc w:val="center"/>
              <w:rPr>
                <w:rFonts w:cstheme="minorHAnsi"/>
                <w:szCs w:val="20"/>
              </w:rPr>
            </w:pPr>
          </w:p>
        </w:tc>
        <w:tc>
          <w:tcPr>
            <w:tcW w:w="1080" w:type="dxa"/>
          </w:tcPr>
          <w:p w14:paraId="4D11D4A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4A1361A" w14:textId="77777777" w:rsidR="002077FA" w:rsidRPr="00487927" w:rsidRDefault="002077FA" w:rsidP="00000C3C">
            <w:pPr>
              <w:jc w:val="center"/>
              <w:rPr>
                <w:rFonts w:cstheme="minorHAnsi"/>
                <w:szCs w:val="20"/>
              </w:rPr>
            </w:pPr>
          </w:p>
        </w:tc>
      </w:tr>
      <w:tr w:rsidR="002077FA" w:rsidRPr="00487927" w14:paraId="221D0AD5" w14:textId="77A56885" w:rsidTr="002077FA">
        <w:tc>
          <w:tcPr>
            <w:tcW w:w="1255" w:type="dxa"/>
          </w:tcPr>
          <w:p w14:paraId="51AA62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2077FA" w:rsidRPr="00487927" w:rsidRDefault="002077FA" w:rsidP="00000C3C">
            <w:pPr>
              <w:jc w:val="center"/>
              <w:rPr>
                <w:rFonts w:cstheme="minorHAnsi"/>
                <w:szCs w:val="20"/>
              </w:rPr>
            </w:pPr>
          </w:p>
        </w:tc>
        <w:tc>
          <w:tcPr>
            <w:tcW w:w="1080" w:type="dxa"/>
          </w:tcPr>
          <w:p w14:paraId="1096F13E" w14:textId="600C29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3B4035" w14:textId="77777777" w:rsidR="002077FA" w:rsidRPr="00487927" w:rsidRDefault="002077FA" w:rsidP="00000C3C">
            <w:pPr>
              <w:jc w:val="center"/>
              <w:rPr>
                <w:rFonts w:cstheme="minorHAnsi"/>
                <w:szCs w:val="20"/>
              </w:rPr>
            </w:pPr>
          </w:p>
        </w:tc>
        <w:tc>
          <w:tcPr>
            <w:tcW w:w="1080" w:type="dxa"/>
          </w:tcPr>
          <w:p w14:paraId="6E117171" w14:textId="77777777" w:rsidR="002077FA" w:rsidRPr="00487927" w:rsidRDefault="002077FA" w:rsidP="00000C3C">
            <w:pPr>
              <w:jc w:val="center"/>
              <w:rPr>
                <w:rFonts w:cstheme="minorHAnsi"/>
                <w:szCs w:val="20"/>
              </w:rPr>
            </w:pPr>
          </w:p>
        </w:tc>
        <w:tc>
          <w:tcPr>
            <w:tcW w:w="1080" w:type="dxa"/>
          </w:tcPr>
          <w:p w14:paraId="09B18BD4" w14:textId="6EEF515E" w:rsidR="002077FA" w:rsidRPr="00487927" w:rsidRDefault="002077FA" w:rsidP="00000C3C">
            <w:pPr>
              <w:jc w:val="center"/>
              <w:rPr>
                <w:rFonts w:cstheme="minorHAnsi"/>
                <w:szCs w:val="20"/>
              </w:rPr>
            </w:pPr>
          </w:p>
        </w:tc>
        <w:tc>
          <w:tcPr>
            <w:tcW w:w="1080" w:type="dxa"/>
          </w:tcPr>
          <w:p w14:paraId="7B4DEF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A7B7CB" w14:textId="77777777" w:rsidR="002077FA" w:rsidRPr="00487927" w:rsidRDefault="002077FA" w:rsidP="00000C3C">
            <w:pPr>
              <w:jc w:val="center"/>
              <w:rPr>
                <w:rFonts w:cstheme="minorHAnsi"/>
                <w:szCs w:val="20"/>
              </w:rPr>
            </w:pPr>
          </w:p>
        </w:tc>
      </w:tr>
      <w:tr w:rsidR="002077FA" w:rsidRPr="00487927" w14:paraId="1EF18800" w14:textId="0042BBCB" w:rsidTr="002077FA">
        <w:tc>
          <w:tcPr>
            <w:tcW w:w="1255" w:type="dxa"/>
          </w:tcPr>
          <w:p w14:paraId="66D0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2077FA" w:rsidRPr="00487927" w:rsidRDefault="002077FA" w:rsidP="00000C3C">
            <w:pPr>
              <w:jc w:val="center"/>
              <w:rPr>
                <w:rFonts w:cstheme="minorHAnsi"/>
                <w:szCs w:val="20"/>
              </w:rPr>
            </w:pPr>
          </w:p>
        </w:tc>
        <w:tc>
          <w:tcPr>
            <w:tcW w:w="1080" w:type="dxa"/>
          </w:tcPr>
          <w:p w14:paraId="581623F7" w14:textId="5D59A4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55BC2A" w14:textId="77777777" w:rsidR="002077FA" w:rsidRPr="00487927" w:rsidRDefault="002077FA" w:rsidP="00000C3C">
            <w:pPr>
              <w:jc w:val="center"/>
              <w:rPr>
                <w:rFonts w:cstheme="minorHAnsi"/>
                <w:szCs w:val="20"/>
              </w:rPr>
            </w:pPr>
          </w:p>
        </w:tc>
        <w:tc>
          <w:tcPr>
            <w:tcW w:w="1080" w:type="dxa"/>
          </w:tcPr>
          <w:p w14:paraId="7DF744BE" w14:textId="77777777" w:rsidR="002077FA" w:rsidRPr="00487927" w:rsidRDefault="002077FA" w:rsidP="00000C3C">
            <w:pPr>
              <w:jc w:val="center"/>
              <w:rPr>
                <w:rFonts w:cstheme="minorHAnsi"/>
                <w:szCs w:val="20"/>
              </w:rPr>
            </w:pPr>
          </w:p>
        </w:tc>
        <w:tc>
          <w:tcPr>
            <w:tcW w:w="1080" w:type="dxa"/>
          </w:tcPr>
          <w:p w14:paraId="646E95EB" w14:textId="2E39E447" w:rsidR="002077FA" w:rsidRPr="00487927" w:rsidRDefault="002077FA" w:rsidP="00000C3C">
            <w:pPr>
              <w:jc w:val="center"/>
              <w:rPr>
                <w:rFonts w:cstheme="minorHAnsi"/>
                <w:szCs w:val="20"/>
              </w:rPr>
            </w:pPr>
          </w:p>
        </w:tc>
        <w:tc>
          <w:tcPr>
            <w:tcW w:w="1080" w:type="dxa"/>
          </w:tcPr>
          <w:p w14:paraId="017A34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2B1472" w14:textId="77777777" w:rsidR="002077FA" w:rsidRPr="00487927" w:rsidRDefault="002077FA" w:rsidP="00000C3C">
            <w:pPr>
              <w:jc w:val="center"/>
              <w:rPr>
                <w:rFonts w:cstheme="minorHAnsi"/>
                <w:szCs w:val="20"/>
              </w:rPr>
            </w:pPr>
          </w:p>
        </w:tc>
      </w:tr>
      <w:tr w:rsidR="002077FA" w:rsidRPr="00487927" w14:paraId="5F5FF645" w14:textId="5EBC07A5" w:rsidTr="002077FA">
        <w:tc>
          <w:tcPr>
            <w:tcW w:w="1255" w:type="dxa"/>
          </w:tcPr>
          <w:p w14:paraId="7CABED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2077FA" w:rsidRPr="00487927" w:rsidRDefault="002077FA" w:rsidP="00000C3C">
            <w:pPr>
              <w:jc w:val="center"/>
              <w:rPr>
                <w:rFonts w:cstheme="minorHAnsi"/>
                <w:szCs w:val="20"/>
              </w:rPr>
            </w:pPr>
          </w:p>
        </w:tc>
        <w:tc>
          <w:tcPr>
            <w:tcW w:w="1080" w:type="dxa"/>
          </w:tcPr>
          <w:p w14:paraId="6AB7EA76" w14:textId="389563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5EB14C" w14:textId="77777777" w:rsidR="002077FA" w:rsidRPr="00487927" w:rsidRDefault="002077FA" w:rsidP="00000C3C">
            <w:pPr>
              <w:jc w:val="center"/>
              <w:rPr>
                <w:rFonts w:cstheme="minorHAnsi"/>
                <w:szCs w:val="20"/>
              </w:rPr>
            </w:pPr>
          </w:p>
        </w:tc>
        <w:tc>
          <w:tcPr>
            <w:tcW w:w="1080" w:type="dxa"/>
          </w:tcPr>
          <w:p w14:paraId="4ED71A06" w14:textId="77777777" w:rsidR="002077FA" w:rsidRPr="00487927" w:rsidRDefault="002077FA" w:rsidP="00000C3C">
            <w:pPr>
              <w:jc w:val="center"/>
              <w:rPr>
                <w:rFonts w:cstheme="minorHAnsi"/>
                <w:szCs w:val="20"/>
              </w:rPr>
            </w:pPr>
          </w:p>
        </w:tc>
        <w:tc>
          <w:tcPr>
            <w:tcW w:w="1080" w:type="dxa"/>
          </w:tcPr>
          <w:p w14:paraId="2CAA9366" w14:textId="12151BC5" w:rsidR="002077FA" w:rsidRPr="00487927" w:rsidRDefault="002077FA" w:rsidP="00000C3C">
            <w:pPr>
              <w:jc w:val="center"/>
              <w:rPr>
                <w:rFonts w:cstheme="minorHAnsi"/>
                <w:szCs w:val="20"/>
              </w:rPr>
            </w:pPr>
          </w:p>
        </w:tc>
        <w:tc>
          <w:tcPr>
            <w:tcW w:w="1080" w:type="dxa"/>
          </w:tcPr>
          <w:p w14:paraId="26E584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E7E2FF0" w14:textId="77777777" w:rsidR="002077FA" w:rsidRPr="00487927" w:rsidRDefault="002077FA" w:rsidP="00000C3C">
            <w:pPr>
              <w:jc w:val="center"/>
              <w:rPr>
                <w:rFonts w:cstheme="minorHAnsi"/>
                <w:szCs w:val="20"/>
              </w:rPr>
            </w:pPr>
          </w:p>
        </w:tc>
      </w:tr>
      <w:tr w:rsidR="002077FA" w:rsidRPr="00487927" w14:paraId="1ABC79D8" w14:textId="7A01F2B6" w:rsidTr="002077FA">
        <w:tc>
          <w:tcPr>
            <w:tcW w:w="1255" w:type="dxa"/>
          </w:tcPr>
          <w:p w14:paraId="382598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2077FA" w:rsidRPr="00487927" w:rsidRDefault="002077FA" w:rsidP="00000C3C">
            <w:pPr>
              <w:jc w:val="center"/>
              <w:rPr>
                <w:rFonts w:cstheme="minorHAnsi"/>
                <w:szCs w:val="20"/>
              </w:rPr>
            </w:pPr>
          </w:p>
        </w:tc>
        <w:tc>
          <w:tcPr>
            <w:tcW w:w="1080" w:type="dxa"/>
          </w:tcPr>
          <w:p w14:paraId="1548A2FE" w14:textId="6C30A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39619" w14:textId="77777777" w:rsidR="002077FA" w:rsidRPr="00487927" w:rsidRDefault="002077FA" w:rsidP="00000C3C">
            <w:pPr>
              <w:jc w:val="center"/>
              <w:rPr>
                <w:rFonts w:cstheme="minorHAnsi"/>
                <w:szCs w:val="20"/>
              </w:rPr>
            </w:pPr>
          </w:p>
        </w:tc>
        <w:tc>
          <w:tcPr>
            <w:tcW w:w="1080" w:type="dxa"/>
          </w:tcPr>
          <w:p w14:paraId="16D24246" w14:textId="77777777" w:rsidR="002077FA" w:rsidRPr="00487927" w:rsidRDefault="002077FA" w:rsidP="00000C3C">
            <w:pPr>
              <w:jc w:val="center"/>
              <w:rPr>
                <w:rFonts w:cstheme="minorHAnsi"/>
                <w:szCs w:val="20"/>
              </w:rPr>
            </w:pPr>
          </w:p>
        </w:tc>
        <w:tc>
          <w:tcPr>
            <w:tcW w:w="1080" w:type="dxa"/>
          </w:tcPr>
          <w:p w14:paraId="1EA1AEAF" w14:textId="2D0E40A2" w:rsidR="002077FA" w:rsidRPr="00487927" w:rsidRDefault="002077FA" w:rsidP="00000C3C">
            <w:pPr>
              <w:jc w:val="center"/>
              <w:rPr>
                <w:rFonts w:cstheme="minorHAnsi"/>
                <w:szCs w:val="20"/>
              </w:rPr>
            </w:pPr>
          </w:p>
        </w:tc>
        <w:tc>
          <w:tcPr>
            <w:tcW w:w="1080" w:type="dxa"/>
          </w:tcPr>
          <w:p w14:paraId="3BB7433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C918F1" w14:textId="77777777" w:rsidR="002077FA" w:rsidRPr="00487927" w:rsidRDefault="002077FA" w:rsidP="00000C3C">
            <w:pPr>
              <w:jc w:val="center"/>
              <w:rPr>
                <w:rFonts w:cstheme="minorHAnsi"/>
                <w:szCs w:val="20"/>
              </w:rPr>
            </w:pPr>
          </w:p>
        </w:tc>
      </w:tr>
      <w:tr w:rsidR="002077FA" w:rsidRPr="00487927" w14:paraId="72D9053A" w14:textId="38CEB3E3" w:rsidTr="002077FA">
        <w:tc>
          <w:tcPr>
            <w:tcW w:w="1255" w:type="dxa"/>
          </w:tcPr>
          <w:p w14:paraId="489136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2077FA" w:rsidRPr="00487927" w:rsidRDefault="002077FA" w:rsidP="00000C3C">
            <w:pPr>
              <w:jc w:val="center"/>
              <w:rPr>
                <w:rFonts w:cstheme="minorHAnsi"/>
                <w:szCs w:val="20"/>
              </w:rPr>
            </w:pPr>
          </w:p>
        </w:tc>
        <w:tc>
          <w:tcPr>
            <w:tcW w:w="1080" w:type="dxa"/>
          </w:tcPr>
          <w:p w14:paraId="05F61838" w14:textId="629F4A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42F97" w14:textId="77777777" w:rsidR="002077FA" w:rsidRPr="00487927" w:rsidRDefault="002077FA" w:rsidP="00000C3C">
            <w:pPr>
              <w:jc w:val="center"/>
              <w:rPr>
                <w:rFonts w:cstheme="minorHAnsi"/>
                <w:szCs w:val="20"/>
              </w:rPr>
            </w:pPr>
          </w:p>
        </w:tc>
        <w:tc>
          <w:tcPr>
            <w:tcW w:w="1080" w:type="dxa"/>
          </w:tcPr>
          <w:p w14:paraId="47C8353D" w14:textId="77777777" w:rsidR="002077FA" w:rsidRPr="00487927" w:rsidRDefault="002077FA" w:rsidP="00000C3C">
            <w:pPr>
              <w:jc w:val="center"/>
              <w:rPr>
                <w:rFonts w:cstheme="minorHAnsi"/>
                <w:szCs w:val="20"/>
              </w:rPr>
            </w:pPr>
          </w:p>
        </w:tc>
        <w:tc>
          <w:tcPr>
            <w:tcW w:w="1080" w:type="dxa"/>
          </w:tcPr>
          <w:p w14:paraId="4D0BCD32" w14:textId="1B452C7B" w:rsidR="002077FA" w:rsidRPr="00487927" w:rsidRDefault="002077FA" w:rsidP="00000C3C">
            <w:pPr>
              <w:jc w:val="center"/>
              <w:rPr>
                <w:rFonts w:cstheme="minorHAnsi"/>
                <w:szCs w:val="20"/>
              </w:rPr>
            </w:pPr>
          </w:p>
        </w:tc>
        <w:tc>
          <w:tcPr>
            <w:tcW w:w="1080" w:type="dxa"/>
          </w:tcPr>
          <w:p w14:paraId="58CBE1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D7D93D" w14:textId="77777777" w:rsidR="002077FA" w:rsidRPr="00487927" w:rsidRDefault="002077FA" w:rsidP="00000C3C">
            <w:pPr>
              <w:jc w:val="center"/>
              <w:rPr>
                <w:rFonts w:cstheme="minorHAnsi"/>
                <w:szCs w:val="20"/>
              </w:rPr>
            </w:pPr>
          </w:p>
        </w:tc>
      </w:tr>
      <w:tr w:rsidR="002077FA" w:rsidRPr="00487927" w14:paraId="0A83ADA0" w14:textId="2FB5E7D5" w:rsidTr="002077FA">
        <w:tc>
          <w:tcPr>
            <w:tcW w:w="1255" w:type="dxa"/>
          </w:tcPr>
          <w:p w14:paraId="7A0CD9C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2077FA" w:rsidRPr="00487927" w:rsidRDefault="002077FA" w:rsidP="00000C3C">
            <w:pPr>
              <w:jc w:val="center"/>
              <w:rPr>
                <w:rFonts w:cstheme="minorHAnsi"/>
                <w:szCs w:val="20"/>
              </w:rPr>
            </w:pPr>
          </w:p>
        </w:tc>
        <w:tc>
          <w:tcPr>
            <w:tcW w:w="1080" w:type="dxa"/>
          </w:tcPr>
          <w:p w14:paraId="5A0B8A1F" w14:textId="450923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71CF22" w14:textId="77777777" w:rsidR="002077FA" w:rsidRPr="00487927" w:rsidRDefault="002077FA" w:rsidP="00000C3C">
            <w:pPr>
              <w:jc w:val="center"/>
              <w:rPr>
                <w:rFonts w:cstheme="minorHAnsi"/>
                <w:szCs w:val="20"/>
              </w:rPr>
            </w:pPr>
          </w:p>
        </w:tc>
        <w:tc>
          <w:tcPr>
            <w:tcW w:w="1080" w:type="dxa"/>
          </w:tcPr>
          <w:p w14:paraId="6A86E663" w14:textId="77777777" w:rsidR="002077FA" w:rsidRPr="00487927" w:rsidRDefault="002077FA" w:rsidP="00000C3C">
            <w:pPr>
              <w:jc w:val="center"/>
              <w:rPr>
                <w:rFonts w:cstheme="minorHAnsi"/>
                <w:szCs w:val="20"/>
              </w:rPr>
            </w:pPr>
          </w:p>
        </w:tc>
        <w:tc>
          <w:tcPr>
            <w:tcW w:w="1080" w:type="dxa"/>
          </w:tcPr>
          <w:p w14:paraId="07BEB795" w14:textId="66AF34BB" w:rsidR="002077FA" w:rsidRPr="00487927" w:rsidRDefault="002077FA" w:rsidP="00000C3C">
            <w:pPr>
              <w:jc w:val="center"/>
              <w:rPr>
                <w:rFonts w:cstheme="minorHAnsi"/>
                <w:szCs w:val="20"/>
              </w:rPr>
            </w:pPr>
          </w:p>
        </w:tc>
        <w:tc>
          <w:tcPr>
            <w:tcW w:w="1080" w:type="dxa"/>
          </w:tcPr>
          <w:p w14:paraId="3A958D5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8B94CB" w14:textId="77777777" w:rsidR="002077FA" w:rsidRPr="00487927" w:rsidRDefault="002077FA" w:rsidP="00000C3C">
            <w:pPr>
              <w:jc w:val="center"/>
              <w:rPr>
                <w:rFonts w:cstheme="minorHAnsi"/>
                <w:szCs w:val="20"/>
              </w:rPr>
            </w:pPr>
          </w:p>
        </w:tc>
      </w:tr>
      <w:tr w:rsidR="002077FA" w:rsidRPr="00487927" w14:paraId="5A6DED56" w14:textId="35D8155A" w:rsidTr="002077FA">
        <w:tc>
          <w:tcPr>
            <w:tcW w:w="1255" w:type="dxa"/>
          </w:tcPr>
          <w:p w14:paraId="235556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2077FA" w:rsidRPr="00487927" w:rsidRDefault="002077FA" w:rsidP="00000C3C">
            <w:pPr>
              <w:jc w:val="center"/>
              <w:rPr>
                <w:rFonts w:cstheme="minorHAnsi"/>
                <w:szCs w:val="20"/>
              </w:rPr>
            </w:pPr>
          </w:p>
        </w:tc>
        <w:tc>
          <w:tcPr>
            <w:tcW w:w="1080" w:type="dxa"/>
          </w:tcPr>
          <w:p w14:paraId="1BF0F44F" w14:textId="66ADA7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4F2A82" w14:textId="77777777" w:rsidR="002077FA" w:rsidRPr="00487927" w:rsidRDefault="002077FA" w:rsidP="00000C3C">
            <w:pPr>
              <w:jc w:val="center"/>
              <w:rPr>
                <w:rFonts w:cstheme="minorHAnsi"/>
                <w:szCs w:val="20"/>
              </w:rPr>
            </w:pPr>
          </w:p>
        </w:tc>
        <w:tc>
          <w:tcPr>
            <w:tcW w:w="1080" w:type="dxa"/>
          </w:tcPr>
          <w:p w14:paraId="69FA8AD2" w14:textId="77777777" w:rsidR="002077FA" w:rsidRPr="00487927" w:rsidRDefault="002077FA" w:rsidP="00000C3C">
            <w:pPr>
              <w:jc w:val="center"/>
              <w:rPr>
                <w:rFonts w:cstheme="minorHAnsi"/>
                <w:szCs w:val="20"/>
              </w:rPr>
            </w:pPr>
          </w:p>
        </w:tc>
        <w:tc>
          <w:tcPr>
            <w:tcW w:w="1080" w:type="dxa"/>
          </w:tcPr>
          <w:p w14:paraId="05D946C1" w14:textId="544158DA" w:rsidR="002077FA" w:rsidRPr="00487927" w:rsidRDefault="002077FA" w:rsidP="00000C3C">
            <w:pPr>
              <w:jc w:val="center"/>
              <w:rPr>
                <w:rFonts w:cstheme="minorHAnsi"/>
                <w:szCs w:val="20"/>
              </w:rPr>
            </w:pPr>
          </w:p>
        </w:tc>
        <w:tc>
          <w:tcPr>
            <w:tcW w:w="1080" w:type="dxa"/>
          </w:tcPr>
          <w:p w14:paraId="7B7C1B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DB7DCDC" w14:textId="77777777" w:rsidR="002077FA" w:rsidRPr="00487927" w:rsidRDefault="002077FA" w:rsidP="00000C3C">
            <w:pPr>
              <w:jc w:val="center"/>
              <w:rPr>
                <w:rFonts w:cstheme="minorHAnsi"/>
                <w:szCs w:val="20"/>
              </w:rPr>
            </w:pPr>
          </w:p>
        </w:tc>
      </w:tr>
      <w:tr w:rsidR="002077FA" w:rsidRPr="00487927" w14:paraId="046ECDCC" w14:textId="51A0C27B" w:rsidTr="002077FA">
        <w:tc>
          <w:tcPr>
            <w:tcW w:w="1255" w:type="dxa"/>
          </w:tcPr>
          <w:p w14:paraId="0BF654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2077FA" w:rsidRPr="00487927" w:rsidRDefault="002077FA" w:rsidP="00000C3C">
            <w:pPr>
              <w:jc w:val="center"/>
              <w:rPr>
                <w:rFonts w:cstheme="minorHAnsi"/>
                <w:szCs w:val="20"/>
              </w:rPr>
            </w:pPr>
          </w:p>
        </w:tc>
        <w:tc>
          <w:tcPr>
            <w:tcW w:w="1080" w:type="dxa"/>
          </w:tcPr>
          <w:p w14:paraId="041DA93C" w14:textId="20001B4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5C646B" w14:textId="77777777" w:rsidR="002077FA" w:rsidRPr="00487927" w:rsidRDefault="002077FA" w:rsidP="00000C3C">
            <w:pPr>
              <w:jc w:val="center"/>
              <w:rPr>
                <w:rFonts w:cstheme="minorHAnsi"/>
                <w:szCs w:val="20"/>
              </w:rPr>
            </w:pPr>
          </w:p>
        </w:tc>
        <w:tc>
          <w:tcPr>
            <w:tcW w:w="1080" w:type="dxa"/>
          </w:tcPr>
          <w:p w14:paraId="332379D3" w14:textId="77777777" w:rsidR="002077FA" w:rsidRPr="00487927" w:rsidRDefault="002077FA" w:rsidP="00000C3C">
            <w:pPr>
              <w:jc w:val="center"/>
              <w:rPr>
                <w:rFonts w:cstheme="minorHAnsi"/>
                <w:szCs w:val="20"/>
              </w:rPr>
            </w:pPr>
          </w:p>
        </w:tc>
        <w:tc>
          <w:tcPr>
            <w:tcW w:w="1080" w:type="dxa"/>
          </w:tcPr>
          <w:p w14:paraId="00F21CB8" w14:textId="4BAC7C25" w:rsidR="002077FA" w:rsidRPr="00487927" w:rsidRDefault="002077FA" w:rsidP="00000C3C">
            <w:pPr>
              <w:jc w:val="center"/>
              <w:rPr>
                <w:rFonts w:cstheme="minorHAnsi"/>
                <w:szCs w:val="20"/>
              </w:rPr>
            </w:pPr>
          </w:p>
        </w:tc>
        <w:tc>
          <w:tcPr>
            <w:tcW w:w="1080" w:type="dxa"/>
          </w:tcPr>
          <w:p w14:paraId="634481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F51CB5E" w14:textId="77777777" w:rsidR="002077FA" w:rsidRPr="00487927" w:rsidRDefault="002077FA" w:rsidP="00000C3C">
            <w:pPr>
              <w:jc w:val="center"/>
              <w:rPr>
                <w:rFonts w:cstheme="minorHAnsi"/>
                <w:szCs w:val="20"/>
              </w:rPr>
            </w:pPr>
          </w:p>
        </w:tc>
      </w:tr>
      <w:tr w:rsidR="002077FA" w:rsidRPr="00487927" w14:paraId="4D8AF11E" w14:textId="1FF39118" w:rsidTr="002077FA">
        <w:tc>
          <w:tcPr>
            <w:tcW w:w="1255" w:type="dxa"/>
          </w:tcPr>
          <w:p w14:paraId="3C4C4D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2077FA" w:rsidRPr="00487927" w:rsidRDefault="002077FA" w:rsidP="00000C3C">
            <w:pPr>
              <w:jc w:val="center"/>
              <w:rPr>
                <w:rFonts w:cstheme="minorHAnsi"/>
                <w:szCs w:val="20"/>
              </w:rPr>
            </w:pPr>
          </w:p>
        </w:tc>
        <w:tc>
          <w:tcPr>
            <w:tcW w:w="1080" w:type="dxa"/>
          </w:tcPr>
          <w:p w14:paraId="56411F62" w14:textId="336004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E7F6F9" w14:textId="77777777" w:rsidR="002077FA" w:rsidRPr="00487927" w:rsidRDefault="002077FA" w:rsidP="00000C3C">
            <w:pPr>
              <w:jc w:val="center"/>
              <w:rPr>
                <w:rFonts w:cstheme="minorHAnsi"/>
                <w:szCs w:val="20"/>
              </w:rPr>
            </w:pPr>
          </w:p>
        </w:tc>
        <w:tc>
          <w:tcPr>
            <w:tcW w:w="1080" w:type="dxa"/>
          </w:tcPr>
          <w:p w14:paraId="2F5DCDF1" w14:textId="77777777" w:rsidR="002077FA" w:rsidRPr="00487927" w:rsidRDefault="002077FA" w:rsidP="00000C3C">
            <w:pPr>
              <w:jc w:val="center"/>
              <w:rPr>
                <w:rFonts w:cstheme="minorHAnsi"/>
                <w:szCs w:val="20"/>
              </w:rPr>
            </w:pPr>
          </w:p>
        </w:tc>
        <w:tc>
          <w:tcPr>
            <w:tcW w:w="1080" w:type="dxa"/>
          </w:tcPr>
          <w:p w14:paraId="1B5DE5B2" w14:textId="73055A15" w:rsidR="002077FA" w:rsidRPr="00487927" w:rsidRDefault="002077FA" w:rsidP="00000C3C">
            <w:pPr>
              <w:jc w:val="center"/>
              <w:rPr>
                <w:rFonts w:cstheme="minorHAnsi"/>
                <w:szCs w:val="20"/>
              </w:rPr>
            </w:pPr>
          </w:p>
        </w:tc>
        <w:tc>
          <w:tcPr>
            <w:tcW w:w="1080" w:type="dxa"/>
          </w:tcPr>
          <w:p w14:paraId="7C4191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12052E" w14:textId="77777777" w:rsidR="002077FA" w:rsidRPr="00487927" w:rsidRDefault="002077FA" w:rsidP="00000C3C">
            <w:pPr>
              <w:jc w:val="center"/>
              <w:rPr>
                <w:rFonts w:cstheme="minorHAnsi"/>
                <w:szCs w:val="20"/>
              </w:rPr>
            </w:pPr>
          </w:p>
        </w:tc>
      </w:tr>
      <w:tr w:rsidR="002077FA" w:rsidRPr="00487927" w14:paraId="1BE33AB5" w14:textId="745DB024" w:rsidTr="002077FA">
        <w:tc>
          <w:tcPr>
            <w:tcW w:w="1255" w:type="dxa"/>
          </w:tcPr>
          <w:p w14:paraId="75D12F4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2077FA" w:rsidRPr="00487927" w:rsidRDefault="002077FA" w:rsidP="00000C3C">
            <w:pPr>
              <w:jc w:val="center"/>
              <w:rPr>
                <w:rFonts w:cstheme="minorHAnsi"/>
                <w:szCs w:val="20"/>
              </w:rPr>
            </w:pPr>
          </w:p>
        </w:tc>
        <w:tc>
          <w:tcPr>
            <w:tcW w:w="1080" w:type="dxa"/>
          </w:tcPr>
          <w:p w14:paraId="750FAD40" w14:textId="7417E1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4996F5" w14:textId="77777777" w:rsidR="002077FA" w:rsidRPr="00487927" w:rsidRDefault="002077FA" w:rsidP="00000C3C">
            <w:pPr>
              <w:jc w:val="center"/>
              <w:rPr>
                <w:rFonts w:cstheme="minorHAnsi"/>
                <w:szCs w:val="20"/>
              </w:rPr>
            </w:pPr>
          </w:p>
        </w:tc>
        <w:tc>
          <w:tcPr>
            <w:tcW w:w="1080" w:type="dxa"/>
          </w:tcPr>
          <w:p w14:paraId="237A8A6B" w14:textId="77777777" w:rsidR="002077FA" w:rsidRPr="00487927" w:rsidRDefault="002077FA" w:rsidP="00000C3C">
            <w:pPr>
              <w:jc w:val="center"/>
              <w:rPr>
                <w:rFonts w:cstheme="minorHAnsi"/>
                <w:szCs w:val="20"/>
              </w:rPr>
            </w:pPr>
          </w:p>
        </w:tc>
        <w:tc>
          <w:tcPr>
            <w:tcW w:w="1080" w:type="dxa"/>
          </w:tcPr>
          <w:p w14:paraId="75767731" w14:textId="3CB26932" w:rsidR="002077FA" w:rsidRPr="00487927" w:rsidRDefault="002077FA" w:rsidP="00000C3C">
            <w:pPr>
              <w:jc w:val="center"/>
              <w:rPr>
                <w:rFonts w:cstheme="minorHAnsi"/>
                <w:szCs w:val="20"/>
              </w:rPr>
            </w:pPr>
          </w:p>
        </w:tc>
        <w:tc>
          <w:tcPr>
            <w:tcW w:w="1080" w:type="dxa"/>
          </w:tcPr>
          <w:p w14:paraId="5CC7983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3B4DA3" w14:textId="77777777" w:rsidR="002077FA" w:rsidRPr="00487927" w:rsidRDefault="002077FA" w:rsidP="00000C3C">
            <w:pPr>
              <w:jc w:val="center"/>
              <w:rPr>
                <w:rFonts w:cstheme="minorHAnsi"/>
                <w:szCs w:val="20"/>
              </w:rPr>
            </w:pPr>
          </w:p>
        </w:tc>
      </w:tr>
      <w:tr w:rsidR="002077FA" w:rsidRPr="00487927" w14:paraId="02A7CE85" w14:textId="031E4A19" w:rsidTr="002077FA">
        <w:tc>
          <w:tcPr>
            <w:tcW w:w="1255" w:type="dxa"/>
          </w:tcPr>
          <w:p w14:paraId="48ACFC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2077FA" w:rsidRPr="00487927" w:rsidRDefault="002077FA" w:rsidP="00000C3C">
            <w:pPr>
              <w:jc w:val="center"/>
              <w:rPr>
                <w:rFonts w:cstheme="minorHAnsi"/>
                <w:szCs w:val="20"/>
              </w:rPr>
            </w:pPr>
          </w:p>
        </w:tc>
        <w:tc>
          <w:tcPr>
            <w:tcW w:w="1080" w:type="dxa"/>
          </w:tcPr>
          <w:p w14:paraId="2F67D372" w14:textId="36D503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83D8AA6" w14:textId="77777777" w:rsidR="002077FA" w:rsidRPr="00487927" w:rsidRDefault="002077FA" w:rsidP="00000C3C">
            <w:pPr>
              <w:jc w:val="center"/>
              <w:rPr>
                <w:rFonts w:cstheme="minorHAnsi"/>
                <w:szCs w:val="20"/>
              </w:rPr>
            </w:pPr>
          </w:p>
        </w:tc>
        <w:tc>
          <w:tcPr>
            <w:tcW w:w="1080" w:type="dxa"/>
          </w:tcPr>
          <w:p w14:paraId="03457A17" w14:textId="77777777" w:rsidR="002077FA" w:rsidRPr="00487927" w:rsidRDefault="002077FA" w:rsidP="00000C3C">
            <w:pPr>
              <w:jc w:val="center"/>
              <w:rPr>
                <w:rFonts w:cstheme="minorHAnsi"/>
                <w:szCs w:val="20"/>
              </w:rPr>
            </w:pPr>
          </w:p>
        </w:tc>
        <w:tc>
          <w:tcPr>
            <w:tcW w:w="1080" w:type="dxa"/>
          </w:tcPr>
          <w:p w14:paraId="3D278386" w14:textId="2F1CE9E3" w:rsidR="002077FA" w:rsidRPr="00487927" w:rsidRDefault="002077FA" w:rsidP="00000C3C">
            <w:pPr>
              <w:jc w:val="center"/>
              <w:rPr>
                <w:rFonts w:cstheme="minorHAnsi"/>
                <w:szCs w:val="20"/>
              </w:rPr>
            </w:pPr>
          </w:p>
        </w:tc>
        <w:tc>
          <w:tcPr>
            <w:tcW w:w="1080" w:type="dxa"/>
          </w:tcPr>
          <w:p w14:paraId="2FED6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0D596E" w14:textId="77777777" w:rsidR="002077FA" w:rsidRPr="00487927" w:rsidRDefault="002077FA" w:rsidP="00000C3C">
            <w:pPr>
              <w:jc w:val="center"/>
              <w:rPr>
                <w:rFonts w:cstheme="minorHAnsi"/>
                <w:szCs w:val="20"/>
              </w:rPr>
            </w:pPr>
          </w:p>
        </w:tc>
      </w:tr>
      <w:tr w:rsidR="002077FA" w:rsidRPr="00487927" w14:paraId="14E9D596" w14:textId="672C9B37" w:rsidTr="002077FA">
        <w:tc>
          <w:tcPr>
            <w:tcW w:w="1255" w:type="dxa"/>
          </w:tcPr>
          <w:p w14:paraId="640277D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2077FA" w:rsidRPr="00487927" w:rsidRDefault="002077FA" w:rsidP="00000C3C">
            <w:pPr>
              <w:jc w:val="center"/>
              <w:rPr>
                <w:rFonts w:cstheme="minorHAnsi"/>
                <w:szCs w:val="20"/>
              </w:rPr>
            </w:pPr>
          </w:p>
        </w:tc>
        <w:tc>
          <w:tcPr>
            <w:tcW w:w="1080" w:type="dxa"/>
          </w:tcPr>
          <w:p w14:paraId="4DBD4B1A" w14:textId="1CA6BC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E922D5" w14:textId="77777777" w:rsidR="002077FA" w:rsidRPr="00487927" w:rsidRDefault="002077FA" w:rsidP="00000C3C">
            <w:pPr>
              <w:jc w:val="center"/>
              <w:rPr>
                <w:rFonts w:cstheme="minorHAnsi"/>
                <w:szCs w:val="20"/>
              </w:rPr>
            </w:pPr>
          </w:p>
        </w:tc>
        <w:tc>
          <w:tcPr>
            <w:tcW w:w="1080" w:type="dxa"/>
          </w:tcPr>
          <w:p w14:paraId="3AB65A91" w14:textId="77777777" w:rsidR="002077FA" w:rsidRPr="00487927" w:rsidRDefault="002077FA" w:rsidP="00000C3C">
            <w:pPr>
              <w:jc w:val="center"/>
              <w:rPr>
                <w:rFonts w:cstheme="minorHAnsi"/>
                <w:szCs w:val="20"/>
              </w:rPr>
            </w:pPr>
          </w:p>
        </w:tc>
        <w:tc>
          <w:tcPr>
            <w:tcW w:w="1080" w:type="dxa"/>
          </w:tcPr>
          <w:p w14:paraId="71F6FAE9" w14:textId="1B6988EB" w:rsidR="002077FA" w:rsidRPr="00487927" w:rsidRDefault="002077FA" w:rsidP="00000C3C">
            <w:pPr>
              <w:jc w:val="center"/>
              <w:rPr>
                <w:rFonts w:cstheme="minorHAnsi"/>
                <w:szCs w:val="20"/>
              </w:rPr>
            </w:pPr>
          </w:p>
        </w:tc>
        <w:tc>
          <w:tcPr>
            <w:tcW w:w="1080" w:type="dxa"/>
          </w:tcPr>
          <w:p w14:paraId="2B04AE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54B7E0C" w14:textId="77777777" w:rsidR="002077FA" w:rsidRPr="00487927" w:rsidRDefault="002077FA" w:rsidP="00000C3C">
            <w:pPr>
              <w:jc w:val="center"/>
              <w:rPr>
                <w:rFonts w:cstheme="minorHAnsi"/>
                <w:szCs w:val="20"/>
              </w:rPr>
            </w:pPr>
          </w:p>
        </w:tc>
      </w:tr>
      <w:tr w:rsidR="002077FA" w:rsidRPr="00487927" w14:paraId="05309CE7" w14:textId="2C2F6FDF" w:rsidTr="002077FA">
        <w:tc>
          <w:tcPr>
            <w:tcW w:w="1255" w:type="dxa"/>
          </w:tcPr>
          <w:p w14:paraId="63A469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2077FA" w:rsidRPr="00487927" w:rsidRDefault="002077FA" w:rsidP="00000C3C">
            <w:pPr>
              <w:jc w:val="center"/>
              <w:rPr>
                <w:rFonts w:cstheme="minorHAnsi"/>
                <w:szCs w:val="20"/>
              </w:rPr>
            </w:pPr>
          </w:p>
        </w:tc>
        <w:tc>
          <w:tcPr>
            <w:tcW w:w="1080" w:type="dxa"/>
          </w:tcPr>
          <w:p w14:paraId="35656548" w14:textId="693317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D62C57" w14:textId="77777777" w:rsidR="002077FA" w:rsidRPr="00487927" w:rsidRDefault="002077FA" w:rsidP="00000C3C">
            <w:pPr>
              <w:jc w:val="center"/>
              <w:rPr>
                <w:rFonts w:cstheme="minorHAnsi"/>
                <w:szCs w:val="20"/>
              </w:rPr>
            </w:pPr>
          </w:p>
        </w:tc>
        <w:tc>
          <w:tcPr>
            <w:tcW w:w="1080" w:type="dxa"/>
          </w:tcPr>
          <w:p w14:paraId="78D3E149" w14:textId="77777777" w:rsidR="002077FA" w:rsidRPr="00487927" w:rsidRDefault="002077FA" w:rsidP="00000C3C">
            <w:pPr>
              <w:jc w:val="center"/>
              <w:rPr>
                <w:rFonts w:cstheme="minorHAnsi"/>
                <w:szCs w:val="20"/>
              </w:rPr>
            </w:pPr>
          </w:p>
        </w:tc>
        <w:tc>
          <w:tcPr>
            <w:tcW w:w="1080" w:type="dxa"/>
          </w:tcPr>
          <w:p w14:paraId="0DEB5021" w14:textId="00BD4A31" w:rsidR="002077FA" w:rsidRPr="00487927" w:rsidRDefault="002077FA" w:rsidP="00000C3C">
            <w:pPr>
              <w:jc w:val="center"/>
              <w:rPr>
                <w:rFonts w:cstheme="minorHAnsi"/>
                <w:szCs w:val="20"/>
              </w:rPr>
            </w:pPr>
          </w:p>
        </w:tc>
        <w:tc>
          <w:tcPr>
            <w:tcW w:w="1080" w:type="dxa"/>
          </w:tcPr>
          <w:p w14:paraId="176DB4B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E38BDD" w14:textId="77777777" w:rsidR="002077FA" w:rsidRPr="00487927" w:rsidRDefault="002077FA" w:rsidP="00000C3C">
            <w:pPr>
              <w:jc w:val="center"/>
              <w:rPr>
                <w:rFonts w:cstheme="minorHAnsi"/>
                <w:szCs w:val="20"/>
              </w:rPr>
            </w:pPr>
          </w:p>
        </w:tc>
      </w:tr>
      <w:tr w:rsidR="002077FA" w:rsidRPr="00487927" w14:paraId="4E6563C1" w14:textId="5E796C8F" w:rsidTr="002077FA">
        <w:tc>
          <w:tcPr>
            <w:tcW w:w="1255" w:type="dxa"/>
          </w:tcPr>
          <w:p w14:paraId="46E4524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2077FA" w:rsidRPr="00487927" w:rsidRDefault="002077FA" w:rsidP="00000C3C">
            <w:pPr>
              <w:jc w:val="center"/>
              <w:rPr>
                <w:rFonts w:cstheme="minorHAnsi"/>
                <w:szCs w:val="20"/>
              </w:rPr>
            </w:pPr>
          </w:p>
        </w:tc>
        <w:tc>
          <w:tcPr>
            <w:tcW w:w="1080" w:type="dxa"/>
          </w:tcPr>
          <w:p w14:paraId="40359B1A" w14:textId="01288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24B91" w14:textId="77777777" w:rsidR="002077FA" w:rsidRPr="00487927" w:rsidRDefault="002077FA" w:rsidP="00000C3C">
            <w:pPr>
              <w:jc w:val="center"/>
              <w:rPr>
                <w:rFonts w:cstheme="minorHAnsi"/>
                <w:szCs w:val="20"/>
              </w:rPr>
            </w:pPr>
          </w:p>
        </w:tc>
        <w:tc>
          <w:tcPr>
            <w:tcW w:w="1080" w:type="dxa"/>
          </w:tcPr>
          <w:p w14:paraId="295E21A8" w14:textId="77777777" w:rsidR="002077FA" w:rsidRPr="00487927" w:rsidRDefault="002077FA" w:rsidP="00000C3C">
            <w:pPr>
              <w:jc w:val="center"/>
              <w:rPr>
                <w:rFonts w:cstheme="minorHAnsi"/>
                <w:szCs w:val="20"/>
              </w:rPr>
            </w:pPr>
          </w:p>
        </w:tc>
        <w:tc>
          <w:tcPr>
            <w:tcW w:w="1080" w:type="dxa"/>
          </w:tcPr>
          <w:p w14:paraId="638C1374" w14:textId="7376A328" w:rsidR="002077FA" w:rsidRPr="00487927" w:rsidRDefault="002077FA" w:rsidP="00000C3C">
            <w:pPr>
              <w:jc w:val="center"/>
              <w:rPr>
                <w:rFonts w:cstheme="minorHAnsi"/>
                <w:szCs w:val="20"/>
              </w:rPr>
            </w:pPr>
          </w:p>
        </w:tc>
        <w:tc>
          <w:tcPr>
            <w:tcW w:w="1080" w:type="dxa"/>
          </w:tcPr>
          <w:p w14:paraId="0FD32F45" w14:textId="77777777" w:rsidR="002077FA" w:rsidRPr="00487927" w:rsidRDefault="002077FA" w:rsidP="00000C3C">
            <w:pPr>
              <w:jc w:val="center"/>
              <w:rPr>
                <w:rFonts w:cstheme="minorHAnsi"/>
                <w:szCs w:val="20"/>
              </w:rPr>
            </w:pPr>
          </w:p>
        </w:tc>
        <w:tc>
          <w:tcPr>
            <w:tcW w:w="1170" w:type="dxa"/>
          </w:tcPr>
          <w:p w14:paraId="73468A87" w14:textId="77777777" w:rsidR="002077FA" w:rsidRPr="00487927" w:rsidRDefault="002077FA" w:rsidP="00000C3C">
            <w:pPr>
              <w:jc w:val="center"/>
              <w:rPr>
                <w:rFonts w:cstheme="minorHAnsi"/>
                <w:szCs w:val="20"/>
              </w:rPr>
            </w:pPr>
          </w:p>
        </w:tc>
      </w:tr>
      <w:tr w:rsidR="002077FA" w:rsidRPr="00487927" w14:paraId="15CAFDA9" w14:textId="743D626A" w:rsidTr="002077FA">
        <w:tc>
          <w:tcPr>
            <w:tcW w:w="1255" w:type="dxa"/>
          </w:tcPr>
          <w:p w14:paraId="3120A2F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2077FA" w:rsidRPr="00487927" w:rsidRDefault="002077FA" w:rsidP="00000C3C">
            <w:pPr>
              <w:jc w:val="center"/>
              <w:rPr>
                <w:rFonts w:cstheme="minorHAnsi"/>
                <w:szCs w:val="20"/>
              </w:rPr>
            </w:pPr>
          </w:p>
        </w:tc>
        <w:tc>
          <w:tcPr>
            <w:tcW w:w="1080" w:type="dxa"/>
          </w:tcPr>
          <w:p w14:paraId="4C19D918" w14:textId="6C8E20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3D98AD" w14:textId="77777777" w:rsidR="002077FA" w:rsidRPr="00487927" w:rsidRDefault="002077FA" w:rsidP="00000C3C">
            <w:pPr>
              <w:jc w:val="center"/>
              <w:rPr>
                <w:rFonts w:cstheme="minorHAnsi"/>
                <w:szCs w:val="20"/>
              </w:rPr>
            </w:pPr>
          </w:p>
        </w:tc>
        <w:tc>
          <w:tcPr>
            <w:tcW w:w="1080" w:type="dxa"/>
          </w:tcPr>
          <w:p w14:paraId="30088EA8" w14:textId="77777777" w:rsidR="002077FA" w:rsidRPr="00487927" w:rsidRDefault="002077FA" w:rsidP="00000C3C">
            <w:pPr>
              <w:jc w:val="center"/>
              <w:rPr>
                <w:rFonts w:cstheme="minorHAnsi"/>
                <w:szCs w:val="20"/>
              </w:rPr>
            </w:pPr>
          </w:p>
        </w:tc>
        <w:tc>
          <w:tcPr>
            <w:tcW w:w="1080" w:type="dxa"/>
          </w:tcPr>
          <w:p w14:paraId="16AA3A00" w14:textId="1B3DE1B5" w:rsidR="002077FA" w:rsidRPr="00487927" w:rsidRDefault="002077FA" w:rsidP="00000C3C">
            <w:pPr>
              <w:jc w:val="center"/>
              <w:rPr>
                <w:rFonts w:cstheme="minorHAnsi"/>
                <w:szCs w:val="20"/>
              </w:rPr>
            </w:pPr>
          </w:p>
        </w:tc>
        <w:tc>
          <w:tcPr>
            <w:tcW w:w="1080" w:type="dxa"/>
          </w:tcPr>
          <w:p w14:paraId="1B7FC2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F562A2" w14:textId="77777777" w:rsidR="002077FA" w:rsidRPr="00487927" w:rsidRDefault="002077FA" w:rsidP="00000C3C">
            <w:pPr>
              <w:jc w:val="center"/>
              <w:rPr>
                <w:rFonts w:cstheme="minorHAnsi"/>
                <w:szCs w:val="20"/>
              </w:rPr>
            </w:pPr>
          </w:p>
        </w:tc>
      </w:tr>
      <w:tr w:rsidR="002077FA" w:rsidRPr="00487927" w14:paraId="319F9FD9" w14:textId="6DD5D0DE" w:rsidTr="002077FA">
        <w:tc>
          <w:tcPr>
            <w:tcW w:w="1255" w:type="dxa"/>
          </w:tcPr>
          <w:p w14:paraId="14BD9B7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2077FA" w:rsidRPr="00487927" w:rsidRDefault="002077FA" w:rsidP="00000C3C">
            <w:pPr>
              <w:jc w:val="center"/>
              <w:rPr>
                <w:rFonts w:cstheme="minorHAnsi"/>
                <w:szCs w:val="20"/>
              </w:rPr>
            </w:pPr>
          </w:p>
        </w:tc>
        <w:tc>
          <w:tcPr>
            <w:tcW w:w="1080" w:type="dxa"/>
          </w:tcPr>
          <w:p w14:paraId="49017361" w14:textId="0AEFF15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C73777" w14:textId="77777777" w:rsidR="002077FA" w:rsidRPr="00487927" w:rsidRDefault="002077FA" w:rsidP="00000C3C">
            <w:pPr>
              <w:jc w:val="center"/>
              <w:rPr>
                <w:rFonts w:cstheme="minorHAnsi"/>
                <w:szCs w:val="20"/>
              </w:rPr>
            </w:pPr>
          </w:p>
        </w:tc>
        <w:tc>
          <w:tcPr>
            <w:tcW w:w="1080" w:type="dxa"/>
          </w:tcPr>
          <w:p w14:paraId="1647AA7F" w14:textId="77777777" w:rsidR="002077FA" w:rsidRPr="00487927" w:rsidRDefault="002077FA" w:rsidP="00000C3C">
            <w:pPr>
              <w:jc w:val="center"/>
              <w:rPr>
                <w:rFonts w:cstheme="minorHAnsi"/>
                <w:szCs w:val="20"/>
              </w:rPr>
            </w:pPr>
          </w:p>
        </w:tc>
        <w:tc>
          <w:tcPr>
            <w:tcW w:w="1080" w:type="dxa"/>
          </w:tcPr>
          <w:p w14:paraId="57B41998" w14:textId="53559BD2" w:rsidR="002077FA" w:rsidRPr="00487927" w:rsidRDefault="002077FA" w:rsidP="00000C3C">
            <w:pPr>
              <w:jc w:val="center"/>
              <w:rPr>
                <w:rFonts w:cstheme="minorHAnsi"/>
                <w:szCs w:val="20"/>
              </w:rPr>
            </w:pPr>
          </w:p>
        </w:tc>
        <w:tc>
          <w:tcPr>
            <w:tcW w:w="1080" w:type="dxa"/>
          </w:tcPr>
          <w:p w14:paraId="3346AF6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BAC3C4" w14:textId="77777777" w:rsidR="002077FA" w:rsidRPr="00487927" w:rsidRDefault="002077FA" w:rsidP="00000C3C">
            <w:pPr>
              <w:jc w:val="center"/>
              <w:rPr>
                <w:rFonts w:cstheme="minorHAnsi"/>
                <w:szCs w:val="20"/>
              </w:rPr>
            </w:pPr>
          </w:p>
        </w:tc>
      </w:tr>
      <w:tr w:rsidR="002077FA" w:rsidRPr="00487927" w14:paraId="68D66868" w14:textId="1DF51E6E" w:rsidTr="002077FA">
        <w:tc>
          <w:tcPr>
            <w:tcW w:w="1255" w:type="dxa"/>
          </w:tcPr>
          <w:p w14:paraId="7B0B07D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2077FA" w:rsidRPr="00487927" w:rsidRDefault="002077FA" w:rsidP="00000C3C">
            <w:pPr>
              <w:jc w:val="center"/>
              <w:rPr>
                <w:rFonts w:cstheme="minorHAnsi"/>
                <w:szCs w:val="20"/>
              </w:rPr>
            </w:pPr>
          </w:p>
        </w:tc>
        <w:tc>
          <w:tcPr>
            <w:tcW w:w="1080" w:type="dxa"/>
          </w:tcPr>
          <w:p w14:paraId="71390BB0" w14:textId="29B56FD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5199D" w14:textId="77777777" w:rsidR="002077FA" w:rsidRPr="00487927" w:rsidRDefault="002077FA" w:rsidP="00000C3C">
            <w:pPr>
              <w:jc w:val="center"/>
              <w:rPr>
                <w:rFonts w:cstheme="minorHAnsi"/>
                <w:szCs w:val="20"/>
              </w:rPr>
            </w:pPr>
          </w:p>
        </w:tc>
        <w:tc>
          <w:tcPr>
            <w:tcW w:w="1080" w:type="dxa"/>
          </w:tcPr>
          <w:p w14:paraId="6B08211D" w14:textId="77777777" w:rsidR="002077FA" w:rsidRPr="00487927" w:rsidRDefault="002077FA" w:rsidP="00000C3C">
            <w:pPr>
              <w:jc w:val="center"/>
              <w:rPr>
                <w:rFonts w:cstheme="minorHAnsi"/>
                <w:szCs w:val="20"/>
              </w:rPr>
            </w:pPr>
          </w:p>
        </w:tc>
        <w:tc>
          <w:tcPr>
            <w:tcW w:w="1080" w:type="dxa"/>
          </w:tcPr>
          <w:p w14:paraId="34824285" w14:textId="5664907E" w:rsidR="002077FA" w:rsidRPr="00487927" w:rsidRDefault="002077FA" w:rsidP="00000C3C">
            <w:pPr>
              <w:jc w:val="center"/>
              <w:rPr>
                <w:rFonts w:cstheme="minorHAnsi"/>
                <w:szCs w:val="20"/>
              </w:rPr>
            </w:pPr>
          </w:p>
        </w:tc>
        <w:tc>
          <w:tcPr>
            <w:tcW w:w="1080" w:type="dxa"/>
          </w:tcPr>
          <w:p w14:paraId="043EAB3B" w14:textId="77777777" w:rsidR="002077FA" w:rsidRPr="00487927" w:rsidRDefault="002077FA" w:rsidP="00000C3C">
            <w:pPr>
              <w:jc w:val="center"/>
              <w:rPr>
                <w:rFonts w:cstheme="minorHAnsi"/>
                <w:szCs w:val="20"/>
              </w:rPr>
            </w:pPr>
          </w:p>
        </w:tc>
        <w:tc>
          <w:tcPr>
            <w:tcW w:w="1170" w:type="dxa"/>
          </w:tcPr>
          <w:p w14:paraId="5F9D2ED6" w14:textId="77777777" w:rsidR="002077FA" w:rsidRPr="00487927" w:rsidRDefault="002077FA" w:rsidP="00000C3C">
            <w:pPr>
              <w:jc w:val="center"/>
              <w:rPr>
                <w:rFonts w:cstheme="minorHAnsi"/>
                <w:szCs w:val="20"/>
              </w:rPr>
            </w:pPr>
          </w:p>
        </w:tc>
      </w:tr>
      <w:tr w:rsidR="002077FA" w:rsidRPr="00487927" w14:paraId="6BD1D6CA" w14:textId="2C1AAF85" w:rsidTr="002077FA">
        <w:tc>
          <w:tcPr>
            <w:tcW w:w="1255" w:type="dxa"/>
          </w:tcPr>
          <w:p w14:paraId="0E98345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2077FA" w:rsidRPr="00487927" w:rsidRDefault="002077FA" w:rsidP="00000C3C">
            <w:pPr>
              <w:jc w:val="center"/>
              <w:rPr>
                <w:rFonts w:cstheme="minorHAnsi"/>
                <w:szCs w:val="20"/>
              </w:rPr>
            </w:pPr>
          </w:p>
        </w:tc>
        <w:tc>
          <w:tcPr>
            <w:tcW w:w="1080" w:type="dxa"/>
          </w:tcPr>
          <w:p w14:paraId="001D38E4" w14:textId="35B5B6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709F8A" w14:textId="77777777" w:rsidR="002077FA" w:rsidRPr="00487927" w:rsidRDefault="002077FA" w:rsidP="00000C3C">
            <w:pPr>
              <w:jc w:val="center"/>
              <w:rPr>
                <w:rFonts w:cstheme="minorHAnsi"/>
                <w:szCs w:val="20"/>
              </w:rPr>
            </w:pPr>
          </w:p>
        </w:tc>
        <w:tc>
          <w:tcPr>
            <w:tcW w:w="1080" w:type="dxa"/>
          </w:tcPr>
          <w:p w14:paraId="2BCC4AD7" w14:textId="77777777" w:rsidR="002077FA" w:rsidRPr="00487927" w:rsidRDefault="002077FA" w:rsidP="00000C3C">
            <w:pPr>
              <w:jc w:val="center"/>
              <w:rPr>
                <w:rFonts w:cstheme="minorHAnsi"/>
                <w:szCs w:val="20"/>
              </w:rPr>
            </w:pPr>
          </w:p>
        </w:tc>
        <w:tc>
          <w:tcPr>
            <w:tcW w:w="1080" w:type="dxa"/>
          </w:tcPr>
          <w:p w14:paraId="7C1C2E48" w14:textId="31EB5297" w:rsidR="002077FA" w:rsidRPr="00487927" w:rsidRDefault="002077FA" w:rsidP="00000C3C">
            <w:pPr>
              <w:jc w:val="center"/>
              <w:rPr>
                <w:rFonts w:cstheme="minorHAnsi"/>
                <w:szCs w:val="20"/>
              </w:rPr>
            </w:pPr>
          </w:p>
        </w:tc>
        <w:tc>
          <w:tcPr>
            <w:tcW w:w="1080" w:type="dxa"/>
          </w:tcPr>
          <w:p w14:paraId="60288DD8" w14:textId="77777777" w:rsidR="002077FA" w:rsidRPr="00487927" w:rsidRDefault="002077FA" w:rsidP="00000C3C">
            <w:pPr>
              <w:jc w:val="center"/>
              <w:rPr>
                <w:rFonts w:cstheme="minorHAnsi"/>
                <w:szCs w:val="20"/>
              </w:rPr>
            </w:pPr>
          </w:p>
        </w:tc>
        <w:tc>
          <w:tcPr>
            <w:tcW w:w="1170" w:type="dxa"/>
          </w:tcPr>
          <w:p w14:paraId="16CC4AC0" w14:textId="77777777" w:rsidR="002077FA" w:rsidRPr="00487927" w:rsidRDefault="002077FA" w:rsidP="00000C3C">
            <w:pPr>
              <w:jc w:val="center"/>
              <w:rPr>
                <w:rFonts w:cstheme="minorHAnsi"/>
                <w:szCs w:val="20"/>
              </w:rPr>
            </w:pPr>
          </w:p>
        </w:tc>
      </w:tr>
      <w:tr w:rsidR="002077FA" w:rsidRPr="00487927" w14:paraId="19190025" w14:textId="365C5B87" w:rsidTr="002077FA">
        <w:tc>
          <w:tcPr>
            <w:tcW w:w="1255" w:type="dxa"/>
          </w:tcPr>
          <w:p w14:paraId="7E3679F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2077FA" w:rsidRPr="00487927" w:rsidRDefault="002077FA" w:rsidP="00000C3C">
            <w:pPr>
              <w:jc w:val="center"/>
              <w:rPr>
                <w:rFonts w:cstheme="minorHAnsi"/>
                <w:szCs w:val="20"/>
              </w:rPr>
            </w:pPr>
          </w:p>
        </w:tc>
        <w:tc>
          <w:tcPr>
            <w:tcW w:w="1080" w:type="dxa"/>
          </w:tcPr>
          <w:p w14:paraId="0AF0F65C" w14:textId="6BFF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CA6BB4" w14:textId="77777777" w:rsidR="002077FA" w:rsidRPr="00487927" w:rsidRDefault="002077FA" w:rsidP="00000C3C">
            <w:pPr>
              <w:jc w:val="center"/>
              <w:rPr>
                <w:rFonts w:cstheme="minorHAnsi"/>
                <w:szCs w:val="20"/>
              </w:rPr>
            </w:pPr>
          </w:p>
        </w:tc>
        <w:tc>
          <w:tcPr>
            <w:tcW w:w="1080" w:type="dxa"/>
          </w:tcPr>
          <w:p w14:paraId="1549D1AB" w14:textId="77777777" w:rsidR="002077FA" w:rsidRPr="00487927" w:rsidRDefault="002077FA" w:rsidP="00000C3C">
            <w:pPr>
              <w:jc w:val="center"/>
              <w:rPr>
                <w:rFonts w:cstheme="minorHAnsi"/>
                <w:szCs w:val="20"/>
              </w:rPr>
            </w:pPr>
          </w:p>
        </w:tc>
        <w:tc>
          <w:tcPr>
            <w:tcW w:w="1080" w:type="dxa"/>
          </w:tcPr>
          <w:p w14:paraId="5927D8CC" w14:textId="575FE7BB" w:rsidR="002077FA" w:rsidRPr="00487927" w:rsidRDefault="002077FA" w:rsidP="00000C3C">
            <w:pPr>
              <w:jc w:val="center"/>
              <w:rPr>
                <w:rFonts w:cstheme="minorHAnsi"/>
                <w:szCs w:val="20"/>
              </w:rPr>
            </w:pPr>
          </w:p>
        </w:tc>
        <w:tc>
          <w:tcPr>
            <w:tcW w:w="1080" w:type="dxa"/>
          </w:tcPr>
          <w:p w14:paraId="68B4FED8" w14:textId="77777777" w:rsidR="002077FA" w:rsidRPr="00487927" w:rsidRDefault="002077FA" w:rsidP="00000C3C">
            <w:pPr>
              <w:jc w:val="center"/>
              <w:rPr>
                <w:rFonts w:cstheme="minorHAnsi"/>
                <w:szCs w:val="20"/>
              </w:rPr>
            </w:pPr>
          </w:p>
        </w:tc>
        <w:tc>
          <w:tcPr>
            <w:tcW w:w="1170" w:type="dxa"/>
          </w:tcPr>
          <w:p w14:paraId="1030113A" w14:textId="77777777" w:rsidR="002077FA" w:rsidRPr="00487927" w:rsidRDefault="002077FA" w:rsidP="00000C3C">
            <w:pPr>
              <w:jc w:val="center"/>
              <w:rPr>
                <w:rFonts w:cstheme="minorHAnsi"/>
                <w:szCs w:val="20"/>
              </w:rPr>
            </w:pPr>
          </w:p>
        </w:tc>
      </w:tr>
      <w:tr w:rsidR="002077FA" w:rsidRPr="00487927" w14:paraId="4B788918" w14:textId="1F11A6FA" w:rsidTr="002077FA">
        <w:tc>
          <w:tcPr>
            <w:tcW w:w="1255" w:type="dxa"/>
          </w:tcPr>
          <w:p w14:paraId="31C6AFF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2077FA" w:rsidRPr="00487927" w:rsidRDefault="002077FA" w:rsidP="00000C3C">
            <w:pPr>
              <w:jc w:val="center"/>
              <w:rPr>
                <w:rFonts w:cstheme="minorHAnsi"/>
                <w:szCs w:val="20"/>
              </w:rPr>
            </w:pPr>
          </w:p>
        </w:tc>
        <w:tc>
          <w:tcPr>
            <w:tcW w:w="1080" w:type="dxa"/>
          </w:tcPr>
          <w:p w14:paraId="2E58E547" w14:textId="44812E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FD5C6B" w14:textId="77777777" w:rsidR="002077FA" w:rsidRPr="00487927" w:rsidRDefault="002077FA" w:rsidP="00000C3C">
            <w:pPr>
              <w:jc w:val="center"/>
              <w:rPr>
                <w:rFonts w:cstheme="minorHAnsi"/>
                <w:szCs w:val="20"/>
              </w:rPr>
            </w:pPr>
          </w:p>
        </w:tc>
        <w:tc>
          <w:tcPr>
            <w:tcW w:w="1080" w:type="dxa"/>
          </w:tcPr>
          <w:p w14:paraId="5080FE46" w14:textId="77777777" w:rsidR="002077FA" w:rsidRPr="00487927" w:rsidRDefault="002077FA" w:rsidP="00000C3C">
            <w:pPr>
              <w:jc w:val="center"/>
              <w:rPr>
                <w:rFonts w:cstheme="minorHAnsi"/>
                <w:szCs w:val="20"/>
              </w:rPr>
            </w:pPr>
          </w:p>
        </w:tc>
        <w:tc>
          <w:tcPr>
            <w:tcW w:w="1080" w:type="dxa"/>
          </w:tcPr>
          <w:p w14:paraId="2360B321" w14:textId="4BFD53B4" w:rsidR="002077FA" w:rsidRPr="00487927" w:rsidRDefault="002077FA" w:rsidP="00000C3C">
            <w:pPr>
              <w:jc w:val="center"/>
              <w:rPr>
                <w:rFonts w:cstheme="minorHAnsi"/>
                <w:szCs w:val="20"/>
              </w:rPr>
            </w:pPr>
          </w:p>
        </w:tc>
        <w:tc>
          <w:tcPr>
            <w:tcW w:w="1080" w:type="dxa"/>
          </w:tcPr>
          <w:p w14:paraId="4FC4C6C3" w14:textId="77777777" w:rsidR="002077FA" w:rsidRPr="00487927" w:rsidRDefault="002077FA" w:rsidP="00000C3C">
            <w:pPr>
              <w:jc w:val="center"/>
              <w:rPr>
                <w:rFonts w:cstheme="minorHAnsi"/>
                <w:szCs w:val="20"/>
              </w:rPr>
            </w:pPr>
          </w:p>
        </w:tc>
        <w:tc>
          <w:tcPr>
            <w:tcW w:w="1170" w:type="dxa"/>
          </w:tcPr>
          <w:p w14:paraId="033F948C" w14:textId="77777777" w:rsidR="002077FA" w:rsidRPr="00487927" w:rsidRDefault="002077FA" w:rsidP="00000C3C">
            <w:pPr>
              <w:jc w:val="center"/>
              <w:rPr>
                <w:rFonts w:cstheme="minorHAnsi"/>
                <w:szCs w:val="20"/>
              </w:rPr>
            </w:pPr>
          </w:p>
        </w:tc>
      </w:tr>
      <w:tr w:rsidR="002077FA" w:rsidRPr="00487927" w14:paraId="2F75F971" w14:textId="39327C87" w:rsidTr="002077FA">
        <w:tc>
          <w:tcPr>
            <w:tcW w:w="1255" w:type="dxa"/>
          </w:tcPr>
          <w:p w14:paraId="4FFDB6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2077FA" w:rsidRPr="00487927" w:rsidRDefault="002077FA" w:rsidP="00000C3C">
            <w:pPr>
              <w:jc w:val="center"/>
              <w:rPr>
                <w:rFonts w:cstheme="minorHAnsi"/>
                <w:szCs w:val="20"/>
              </w:rPr>
            </w:pPr>
          </w:p>
        </w:tc>
        <w:tc>
          <w:tcPr>
            <w:tcW w:w="1080" w:type="dxa"/>
          </w:tcPr>
          <w:p w14:paraId="534A6D85" w14:textId="04DB4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734027" w14:textId="77777777" w:rsidR="002077FA" w:rsidRPr="00487927" w:rsidRDefault="002077FA" w:rsidP="00000C3C">
            <w:pPr>
              <w:jc w:val="center"/>
              <w:rPr>
                <w:rFonts w:cstheme="minorHAnsi"/>
                <w:szCs w:val="20"/>
              </w:rPr>
            </w:pPr>
          </w:p>
        </w:tc>
        <w:tc>
          <w:tcPr>
            <w:tcW w:w="1080" w:type="dxa"/>
          </w:tcPr>
          <w:p w14:paraId="5FB5EA4B" w14:textId="77777777" w:rsidR="002077FA" w:rsidRPr="00487927" w:rsidRDefault="002077FA" w:rsidP="00000C3C">
            <w:pPr>
              <w:jc w:val="center"/>
              <w:rPr>
                <w:rFonts w:cstheme="minorHAnsi"/>
                <w:szCs w:val="20"/>
              </w:rPr>
            </w:pPr>
          </w:p>
        </w:tc>
        <w:tc>
          <w:tcPr>
            <w:tcW w:w="1080" w:type="dxa"/>
          </w:tcPr>
          <w:p w14:paraId="69586FB0" w14:textId="7FA7B41E" w:rsidR="002077FA" w:rsidRPr="00487927" w:rsidRDefault="002077FA" w:rsidP="00000C3C">
            <w:pPr>
              <w:jc w:val="center"/>
              <w:rPr>
                <w:rFonts w:cstheme="minorHAnsi"/>
                <w:szCs w:val="20"/>
              </w:rPr>
            </w:pPr>
          </w:p>
        </w:tc>
        <w:tc>
          <w:tcPr>
            <w:tcW w:w="1080" w:type="dxa"/>
          </w:tcPr>
          <w:p w14:paraId="00C1B4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E00D54" w14:textId="77777777" w:rsidR="002077FA" w:rsidRPr="00487927" w:rsidRDefault="002077FA" w:rsidP="00000C3C">
            <w:pPr>
              <w:jc w:val="center"/>
              <w:rPr>
                <w:rFonts w:cstheme="minorHAnsi"/>
                <w:szCs w:val="20"/>
              </w:rPr>
            </w:pPr>
          </w:p>
        </w:tc>
      </w:tr>
      <w:tr w:rsidR="002077FA" w:rsidRPr="00487927" w14:paraId="0F87C516" w14:textId="0E6C2889" w:rsidTr="002077FA">
        <w:tc>
          <w:tcPr>
            <w:tcW w:w="1255" w:type="dxa"/>
          </w:tcPr>
          <w:p w14:paraId="23E01A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2077FA" w:rsidRPr="00487927" w:rsidRDefault="002077FA" w:rsidP="00000C3C">
            <w:pPr>
              <w:jc w:val="center"/>
              <w:rPr>
                <w:rFonts w:cstheme="minorHAnsi"/>
                <w:szCs w:val="20"/>
              </w:rPr>
            </w:pPr>
          </w:p>
        </w:tc>
        <w:tc>
          <w:tcPr>
            <w:tcW w:w="1080" w:type="dxa"/>
          </w:tcPr>
          <w:p w14:paraId="675C60E4" w14:textId="2CC9934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965785D" w14:textId="77777777" w:rsidR="002077FA" w:rsidRPr="00487927" w:rsidRDefault="002077FA" w:rsidP="00000C3C">
            <w:pPr>
              <w:jc w:val="center"/>
              <w:rPr>
                <w:rFonts w:cstheme="minorHAnsi"/>
                <w:szCs w:val="20"/>
              </w:rPr>
            </w:pPr>
          </w:p>
        </w:tc>
        <w:tc>
          <w:tcPr>
            <w:tcW w:w="1080" w:type="dxa"/>
          </w:tcPr>
          <w:p w14:paraId="111EA3AA" w14:textId="77777777" w:rsidR="002077FA" w:rsidRPr="00487927" w:rsidRDefault="002077FA" w:rsidP="00000C3C">
            <w:pPr>
              <w:jc w:val="center"/>
              <w:rPr>
                <w:rFonts w:cstheme="minorHAnsi"/>
                <w:szCs w:val="20"/>
              </w:rPr>
            </w:pPr>
          </w:p>
        </w:tc>
        <w:tc>
          <w:tcPr>
            <w:tcW w:w="1080" w:type="dxa"/>
          </w:tcPr>
          <w:p w14:paraId="5DFE01E3" w14:textId="60EA21C6" w:rsidR="002077FA" w:rsidRPr="00487927" w:rsidRDefault="002077FA" w:rsidP="00000C3C">
            <w:pPr>
              <w:jc w:val="center"/>
              <w:rPr>
                <w:rFonts w:cstheme="minorHAnsi"/>
                <w:szCs w:val="20"/>
              </w:rPr>
            </w:pPr>
          </w:p>
        </w:tc>
        <w:tc>
          <w:tcPr>
            <w:tcW w:w="1080" w:type="dxa"/>
          </w:tcPr>
          <w:p w14:paraId="749B53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65BBB27" w14:textId="77777777" w:rsidR="002077FA" w:rsidRPr="00487927" w:rsidRDefault="002077FA" w:rsidP="00000C3C">
            <w:pPr>
              <w:jc w:val="center"/>
              <w:rPr>
                <w:rFonts w:cstheme="minorHAnsi"/>
                <w:szCs w:val="20"/>
              </w:rPr>
            </w:pPr>
          </w:p>
        </w:tc>
      </w:tr>
      <w:tr w:rsidR="002077FA" w:rsidRPr="00487927" w14:paraId="5E1FBEEC" w14:textId="6827A786" w:rsidTr="002077FA">
        <w:tc>
          <w:tcPr>
            <w:tcW w:w="1255" w:type="dxa"/>
          </w:tcPr>
          <w:p w14:paraId="5563C5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2077FA" w:rsidRPr="00487927" w:rsidRDefault="002077FA" w:rsidP="00000C3C">
            <w:pPr>
              <w:jc w:val="center"/>
              <w:rPr>
                <w:rFonts w:cstheme="minorHAnsi"/>
                <w:szCs w:val="20"/>
              </w:rPr>
            </w:pPr>
          </w:p>
        </w:tc>
        <w:tc>
          <w:tcPr>
            <w:tcW w:w="1080" w:type="dxa"/>
          </w:tcPr>
          <w:p w14:paraId="6FA5C24B" w14:textId="087C9F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61E85" w14:textId="77777777" w:rsidR="002077FA" w:rsidRPr="00487927" w:rsidRDefault="002077FA" w:rsidP="00000C3C">
            <w:pPr>
              <w:jc w:val="center"/>
              <w:rPr>
                <w:rFonts w:cstheme="minorHAnsi"/>
                <w:szCs w:val="20"/>
              </w:rPr>
            </w:pPr>
          </w:p>
        </w:tc>
        <w:tc>
          <w:tcPr>
            <w:tcW w:w="1080" w:type="dxa"/>
          </w:tcPr>
          <w:p w14:paraId="520F408D" w14:textId="77777777" w:rsidR="002077FA" w:rsidRPr="00487927" w:rsidRDefault="002077FA" w:rsidP="00000C3C">
            <w:pPr>
              <w:jc w:val="center"/>
              <w:rPr>
                <w:rFonts w:cstheme="minorHAnsi"/>
                <w:szCs w:val="20"/>
              </w:rPr>
            </w:pPr>
          </w:p>
        </w:tc>
        <w:tc>
          <w:tcPr>
            <w:tcW w:w="1080" w:type="dxa"/>
          </w:tcPr>
          <w:p w14:paraId="451BA0E5" w14:textId="5F797876" w:rsidR="002077FA" w:rsidRPr="00487927" w:rsidRDefault="002077FA" w:rsidP="00000C3C">
            <w:pPr>
              <w:jc w:val="center"/>
              <w:rPr>
                <w:rFonts w:cstheme="minorHAnsi"/>
                <w:szCs w:val="20"/>
              </w:rPr>
            </w:pPr>
          </w:p>
        </w:tc>
        <w:tc>
          <w:tcPr>
            <w:tcW w:w="1080" w:type="dxa"/>
          </w:tcPr>
          <w:p w14:paraId="4FF84F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52B025" w14:textId="77777777" w:rsidR="002077FA" w:rsidRPr="00487927" w:rsidRDefault="002077FA" w:rsidP="00000C3C">
            <w:pPr>
              <w:jc w:val="center"/>
              <w:rPr>
                <w:rFonts w:cstheme="minorHAnsi"/>
                <w:szCs w:val="20"/>
              </w:rPr>
            </w:pPr>
          </w:p>
        </w:tc>
      </w:tr>
      <w:tr w:rsidR="002077FA" w:rsidRPr="00487927" w14:paraId="0D046F38" w14:textId="033C6DF0" w:rsidTr="002077FA">
        <w:tc>
          <w:tcPr>
            <w:tcW w:w="1255" w:type="dxa"/>
          </w:tcPr>
          <w:p w14:paraId="7F8108B2"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525_02</w:t>
            </w:r>
          </w:p>
        </w:tc>
        <w:tc>
          <w:tcPr>
            <w:tcW w:w="1080" w:type="dxa"/>
          </w:tcPr>
          <w:p w14:paraId="7A52CE43" w14:textId="77777777" w:rsidR="002077FA" w:rsidRPr="00487927" w:rsidRDefault="002077FA" w:rsidP="00000C3C">
            <w:pPr>
              <w:jc w:val="center"/>
              <w:rPr>
                <w:rFonts w:cstheme="minorHAnsi"/>
                <w:szCs w:val="20"/>
              </w:rPr>
            </w:pPr>
          </w:p>
        </w:tc>
        <w:tc>
          <w:tcPr>
            <w:tcW w:w="1080" w:type="dxa"/>
          </w:tcPr>
          <w:p w14:paraId="1437807D" w14:textId="1273AA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2281BB" w14:textId="77777777" w:rsidR="002077FA" w:rsidRPr="00487927" w:rsidRDefault="002077FA" w:rsidP="00000C3C">
            <w:pPr>
              <w:jc w:val="center"/>
              <w:rPr>
                <w:rFonts w:cstheme="minorHAnsi"/>
                <w:szCs w:val="20"/>
              </w:rPr>
            </w:pPr>
          </w:p>
        </w:tc>
        <w:tc>
          <w:tcPr>
            <w:tcW w:w="1080" w:type="dxa"/>
          </w:tcPr>
          <w:p w14:paraId="71CBA784" w14:textId="77777777" w:rsidR="002077FA" w:rsidRPr="00487927" w:rsidRDefault="002077FA" w:rsidP="00000C3C">
            <w:pPr>
              <w:jc w:val="center"/>
              <w:rPr>
                <w:rFonts w:cstheme="minorHAnsi"/>
                <w:szCs w:val="20"/>
              </w:rPr>
            </w:pPr>
          </w:p>
        </w:tc>
        <w:tc>
          <w:tcPr>
            <w:tcW w:w="1080" w:type="dxa"/>
          </w:tcPr>
          <w:p w14:paraId="3048FD93" w14:textId="2E2C3A77" w:rsidR="002077FA" w:rsidRPr="00487927" w:rsidRDefault="002077FA" w:rsidP="00000C3C">
            <w:pPr>
              <w:jc w:val="center"/>
              <w:rPr>
                <w:rFonts w:cstheme="minorHAnsi"/>
                <w:szCs w:val="20"/>
              </w:rPr>
            </w:pPr>
          </w:p>
        </w:tc>
        <w:tc>
          <w:tcPr>
            <w:tcW w:w="1080" w:type="dxa"/>
          </w:tcPr>
          <w:p w14:paraId="7B34B2C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523248" w14:textId="77777777" w:rsidR="002077FA" w:rsidRPr="00487927" w:rsidRDefault="002077FA" w:rsidP="00000C3C">
            <w:pPr>
              <w:jc w:val="center"/>
              <w:rPr>
                <w:rFonts w:cstheme="minorHAnsi"/>
                <w:szCs w:val="20"/>
              </w:rPr>
            </w:pPr>
          </w:p>
        </w:tc>
      </w:tr>
      <w:tr w:rsidR="002077FA" w:rsidRPr="00487927" w14:paraId="44BB2160" w14:textId="2C5FC070" w:rsidTr="002077FA">
        <w:tc>
          <w:tcPr>
            <w:tcW w:w="1255" w:type="dxa"/>
          </w:tcPr>
          <w:p w14:paraId="547CE2A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2077FA" w:rsidRPr="00487927" w:rsidRDefault="002077FA" w:rsidP="00000C3C">
            <w:pPr>
              <w:jc w:val="center"/>
              <w:rPr>
                <w:rFonts w:cstheme="minorHAnsi"/>
                <w:szCs w:val="20"/>
              </w:rPr>
            </w:pPr>
          </w:p>
        </w:tc>
        <w:tc>
          <w:tcPr>
            <w:tcW w:w="1080" w:type="dxa"/>
          </w:tcPr>
          <w:p w14:paraId="560F3179" w14:textId="55BFE0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8D57BE" w14:textId="77777777" w:rsidR="002077FA" w:rsidRPr="00487927" w:rsidRDefault="002077FA" w:rsidP="00000C3C">
            <w:pPr>
              <w:jc w:val="center"/>
              <w:rPr>
                <w:rFonts w:cstheme="minorHAnsi"/>
                <w:szCs w:val="20"/>
              </w:rPr>
            </w:pPr>
          </w:p>
        </w:tc>
        <w:tc>
          <w:tcPr>
            <w:tcW w:w="1080" w:type="dxa"/>
          </w:tcPr>
          <w:p w14:paraId="1EFC615E" w14:textId="77777777" w:rsidR="002077FA" w:rsidRPr="00487927" w:rsidRDefault="002077FA" w:rsidP="00000C3C">
            <w:pPr>
              <w:jc w:val="center"/>
              <w:rPr>
                <w:rFonts w:cstheme="minorHAnsi"/>
                <w:szCs w:val="20"/>
              </w:rPr>
            </w:pPr>
          </w:p>
        </w:tc>
        <w:tc>
          <w:tcPr>
            <w:tcW w:w="1080" w:type="dxa"/>
          </w:tcPr>
          <w:p w14:paraId="1FE9D9E2" w14:textId="2CE66D50" w:rsidR="002077FA" w:rsidRPr="00487927" w:rsidRDefault="002077FA" w:rsidP="00000C3C">
            <w:pPr>
              <w:jc w:val="center"/>
              <w:rPr>
                <w:rFonts w:cstheme="minorHAnsi"/>
                <w:szCs w:val="20"/>
              </w:rPr>
            </w:pPr>
          </w:p>
        </w:tc>
        <w:tc>
          <w:tcPr>
            <w:tcW w:w="1080" w:type="dxa"/>
          </w:tcPr>
          <w:p w14:paraId="69586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664FB8" w14:textId="77777777" w:rsidR="002077FA" w:rsidRPr="00487927" w:rsidRDefault="002077FA" w:rsidP="00000C3C">
            <w:pPr>
              <w:jc w:val="center"/>
              <w:rPr>
                <w:rFonts w:cstheme="minorHAnsi"/>
                <w:szCs w:val="20"/>
              </w:rPr>
            </w:pPr>
          </w:p>
        </w:tc>
      </w:tr>
      <w:tr w:rsidR="002077FA" w:rsidRPr="00487927" w14:paraId="2C8A8AA4" w14:textId="200D272E" w:rsidTr="002077FA">
        <w:tc>
          <w:tcPr>
            <w:tcW w:w="1255" w:type="dxa"/>
          </w:tcPr>
          <w:p w14:paraId="5FCF97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2077FA" w:rsidRPr="00487927" w:rsidRDefault="002077FA" w:rsidP="00000C3C">
            <w:pPr>
              <w:jc w:val="center"/>
              <w:rPr>
                <w:rFonts w:cstheme="minorHAnsi"/>
                <w:szCs w:val="20"/>
              </w:rPr>
            </w:pPr>
          </w:p>
        </w:tc>
        <w:tc>
          <w:tcPr>
            <w:tcW w:w="1080" w:type="dxa"/>
          </w:tcPr>
          <w:p w14:paraId="39FC4270" w14:textId="22B6CE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C2EBD1" w14:textId="77777777" w:rsidR="002077FA" w:rsidRPr="00487927" w:rsidRDefault="002077FA" w:rsidP="00000C3C">
            <w:pPr>
              <w:jc w:val="center"/>
              <w:rPr>
                <w:rFonts w:cstheme="minorHAnsi"/>
                <w:szCs w:val="20"/>
              </w:rPr>
            </w:pPr>
          </w:p>
        </w:tc>
        <w:tc>
          <w:tcPr>
            <w:tcW w:w="1080" w:type="dxa"/>
          </w:tcPr>
          <w:p w14:paraId="77A2B574" w14:textId="77777777" w:rsidR="002077FA" w:rsidRPr="00487927" w:rsidRDefault="002077FA" w:rsidP="00000C3C">
            <w:pPr>
              <w:jc w:val="center"/>
              <w:rPr>
                <w:rFonts w:cstheme="minorHAnsi"/>
                <w:szCs w:val="20"/>
              </w:rPr>
            </w:pPr>
          </w:p>
        </w:tc>
        <w:tc>
          <w:tcPr>
            <w:tcW w:w="1080" w:type="dxa"/>
          </w:tcPr>
          <w:p w14:paraId="1D8D9F4D" w14:textId="53301BAE" w:rsidR="002077FA" w:rsidRPr="00487927" w:rsidRDefault="002077FA" w:rsidP="00000C3C">
            <w:pPr>
              <w:jc w:val="center"/>
              <w:rPr>
                <w:rFonts w:cstheme="minorHAnsi"/>
                <w:szCs w:val="20"/>
              </w:rPr>
            </w:pPr>
          </w:p>
        </w:tc>
        <w:tc>
          <w:tcPr>
            <w:tcW w:w="1080" w:type="dxa"/>
          </w:tcPr>
          <w:p w14:paraId="5D2513E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A4C164" w14:textId="77777777" w:rsidR="002077FA" w:rsidRPr="00487927" w:rsidRDefault="002077FA" w:rsidP="00000C3C">
            <w:pPr>
              <w:jc w:val="center"/>
              <w:rPr>
                <w:rFonts w:cstheme="minorHAnsi"/>
                <w:szCs w:val="20"/>
              </w:rPr>
            </w:pPr>
          </w:p>
        </w:tc>
      </w:tr>
      <w:tr w:rsidR="002077FA" w:rsidRPr="00487927" w14:paraId="6239ABC7" w14:textId="529BDD36" w:rsidTr="002077FA">
        <w:tc>
          <w:tcPr>
            <w:tcW w:w="1255" w:type="dxa"/>
          </w:tcPr>
          <w:p w14:paraId="566BBB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2077FA" w:rsidRPr="00487927" w:rsidRDefault="002077FA" w:rsidP="00000C3C">
            <w:pPr>
              <w:jc w:val="center"/>
              <w:rPr>
                <w:rFonts w:cstheme="minorHAnsi"/>
                <w:szCs w:val="20"/>
              </w:rPr>
            </w:pPr>
          </w:p>
        </w:tc>
        <w:tc>
          <w:tcPr>
            <w:tcW w:w="1080" w:type="dxa"/>
          </w:tcPr>
          <w:p w14:paraId="7DF54096" w14:textId="342A56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269016" w14:textId="77777777" w:rsidR="002077FA" w:rsidRPr="00487927" w:rsidRDefault="002077FA" w:rsidP="00000C3C">
            <w:pPr>
              <w:jc w:val="center"/>
              <w:rPr>
                <w:rFonts w:cstheme="minorHAnsi"/>
                <w:szCs w:val="20"/>
              </w:rPr>
            </w:pPr>
          </w:p>
        </w:tc>
        <w:tc>
          <w:tcPr>
            <w:tcW w:w="1080" w:type="dxa"/>
          </w:tcPr>
          <w:p w14:paraId="0FEE65DB" w14:textId="77777777" w:rsidR="002077FA" w:rsidRPr="00487927" w:rsidRDefault="002077FA" w:rsidP="00000C3C">
            <w:pPr>
              <w:jc w:val="center"/>
              <w:rPr>
                <w:rFonts w:cstheme="minorHAnsi"/>
                <w:szCs w:val="20"/>
              </w:rPr>
            </w:pPr>
          </w:p>
        </w:tc>
        <w:tc>
          <w:tcPr>
            <w:tcW w:w="1080" w:type="dxa"/>
          </w:tcPr>
          <w:p w14:paraId="44BBB586" w14:textId="38181BC7" w:rsidR="002077FA" w:rsidRPr="00487927" w:rsidRDefault="002077FA" w:rsidP="00000C3C">
            <w:pPr>
              <w:jc w:val="center"/>
              <w:rPr>
                <w:rFonts w:cstheme="minorHAnsi"/>
                <w:szCs w:val="20"/>
              </w:rPr>
            </w:pPr>
          </w:p>
        </w:tc>
        <w:tc>
          <w:tcPr>
            <w:tcW w:w="1080" w:type="dxa"/>
          </w:tcPr>
          <w:p w14:paraId="702FB96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0825030" w14:textId="77777777" w:rsidR="002077FA" w:rsidRPr="00487927" w:rsidRDefault="002077FA" w:rsidP="00000C3C">
            <w:pPr>
              <w:jc w:val="center"/>
              <w:rPr>
                <w:rFonts w:cstheme="minorHAnsi"/>
                <w:szCs w:val="20"/>
              </w:rPr>
            </w:pPr>
          </w:p>
        </w:tc>
      </w:tr>
      <w:tr w:rsidR="002077FA" w:rsidRPr="00487927" w14:paraId="1C99C24D" w14:textId="624B06AB" w:rsidTr="002077FA">
        <w:tc>
          <w:tcPr>
            <w:tcW w:w="1255" w:type="dxa"/>
          </w:tcPr>
          <w:p w14:paraId="26D39F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2077FA" w:rsidRPr="00487927" w:rsidRDefault="002077FA" w:rsidP="00000C3C">
            <w:pPr>
              <w:jc w:val="center"/>
              <w:rPr>
                <w:rFonts w:cstheme="minorHAnsi"/>
                <w:szCs w:val="20"/>
              </w:rPr>
            </w:pPr>
          </w:p>
        </w:tc>
        <w:tc>
          <w:tcPr>
            <w:tcW w:w="1080" w:type="dxa"/>
          </w:tcPr>
          <w:p w14:paraId="1F9E8960" w14:textId="73EFAB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657F9" w14:textId="77777777" w:rsidR="002077FA" w:rsidRPr="00487927" w:rsidRDefault="002077FA" w:rsidP="00000C3C">
            <w:pPr>
              <w:jc w:val="center"/>
              <w:rPr>
                <w:rFonts w:cstheme="minorHAnsi"/>
                <w:szCs w:val="20"/>
              </w:rPr>
            </w:pPr>
          </w:p>
        </w:tc>
        <w:tc>
          <w:tcPr>
            <w:tcW w:w="1080" w:type="dxa"/>
          </w:tcPr>
          <w:p w14:paraId="1B3BDBA0" w14:textId="77777777" w:rsidR="002077FA" w:rsidRPr="00487927" w:rsidRDefault="002077FA" w:rsidP="00000C3C">
            <w:pPr>
              <w:jc w:val="center"/>
              <w:rPr>
                <w:rFonts w:cstheme="minorHAnsi"/>
                <w:szCs w:val="20"/>
              </w:rPr>
            </w:pPr>
          </w:p>
        </w:tc>
        <w:tc>
          <w:tcPr>
            <w:tcW w:w="1080" w:type="dxa"/>
          </w:tcPr>
          <w:p w14:paraId="2008E4B8" w14:textId="47C63DC0" w:rsidR="002077FA" w:rsidRPr="00487927" w:rsidRDefault="002077FA" w:rsidP="00000C3C">
            <w:pPr>
              <w:jc w:val="center"/>
              <w:rPr>
                <w:rFonts w:cstheme="minorHAnsi"/>
                <w:szCs w:val="20"/>
              </w:rPr>
            </w:pPr>
          </w:p>
        </w:tc>
        <w:tc>
          <w:tcPr>
            <w:tcW w:w="1080" w:type="dxa"/>
          </w:tcPr>
          <w:p w14:paraId="103B2D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34BC807" w14:textId="77777777" w:rsidR="002077FA" w:rsidRPr="00487927" w:rsidRDefault="002077FA" w:rsidP="00000C3C">
            <w:pPr>
              <w:jc w:val="center"/>
              <w:rPr>
                <w:rFonts w:cstheme="minorHAnsi"/>
                <w:szCs w:val="20"/>
              </w:rPr>
            </w:pPr>
          </w:p>
        </w:tc>
      </w:tr>
      <w:tr w:rsidR="002077FA" w:rsidRPr="00487927" w14:paraId="633A1BCE" w14:textId="3D45A2B0" w:rsidTr="002077FA">
        <w:tc>
          <w:tcPr>
            <w:tcW w:w="1255" w:type="dxa"/>
          </w:tcPr>
          <w:p w14:paraId="147E994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2077FA" w:rsidRPr="00487927" w:rsidRDefault="002077FA" w:rsidP="00000C3C">
            <w:pPr>
              <w:jc w:val="center"/>
              <w:rPr>
                <w:rFonts w:cstheme="minorHAnsi"/>
                <w:szCs w:val="20"/>
              </w:rPr>
            </w:pPr>
          </w:p>
        </w:tc>
        <w:tc>
          <w:tcPr>
            <w:tcW w:w="1080" w:type="dxa"/>
          </w:tcPr>
          <w:p w14:paraId="57CC016D" w14:textId="2441B7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C8A29" w14:textId="77777777" w:rsidR="002077FA" w:rsidRPr="00487927" w:rsidRDefault="002077FA" w:rsidP="00000C3C">
            <w:pPr>
              <w:jc w:val="center"/>
              <w:rPr>
                <w:rFonts w:cstheme="minorHAnsi"/>
                <w:szCs w:val="20"/>
              </w:rPr>
            </w:pPr>
          </w:p>
        </w:tc>
        <w:tc>
          <w:tcPr>
            <w:tcW w:w="1080" w:type="dxa"/>
          </w:tcPr>
          <w:p w14:paraId="606296A9" w14:textId="77777777" w:rsidR="002077FA" w:rsidRPr="00487927" w:rsidRDefault="002077FA" w:rsidP="00000C3C">
            <w:pPr>
              <w:jc w:val="center"/>
              <w:rPr>
                <w:rFonts w:cstheme="minorHAnsi"/>
                <w:szCs w:val="20"/>
              </w:rPr>
            </w:pPr>
          </w:p>
        </w:tc>
        <w:tc>
          <w:tcPr>
            <w:tcW w:w="1080" w:type="dxa"/>
          </w:tcPr>
          <w:p w14:paraId="485FA65D" w14:textId="626539AD" w:rsidR="002077FA" w:rsidRPr="00487927" w:rsidRDefault="002077FA" w:rsidP="00000C3C">
            <w:pPr>
              <w:jc w:val="center"/>
              <w:rPr>
                <w:rFonts w:cstheme="minorHAnsi"/>
                <w:szCs w:val="20"/>
              </w:rPr>
            </w:pPr>
          </w:p>
        </w:tc>
        <w:tc>
          <w:tcPr>
            <w:tcW w:w="1080" w:type="dxa"/>
          </w:tcPr>
          <w:p w14:paraId="187E09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37F1461" w14:textId="77777777" w:rsidR="002077FA" w:rsidRPr="00487927" w:rsidRDefault="002077FA" w:rsidP="00000C3C">
            <w:pPr>
              <w:jc w:val="center"/>
              <w:rPr>
                <w:rFonts w:cstheme="minorHAnsi"/>
                <w:szCs w:val="20"/>
              </w:rPr>
            </w:pPr>
          </w:p>
        </w:tc>
      </w:tr>
      <w:tr w:rsidR="002077FA" w:rsidRPr="00487927" w14:paraId="5675B527" w14:textId="2D3D89EF" w:rsidTr="002077FA">
        <w:tc>
          <w:tcPr>
            <w:tcW w:w="1255" w:type="dxa"/>
          </w:tcPr>
          <w:p w14:paraId="0410839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2077FA" w:rsidRPr="00487927" w:rsidRDefault="002077FA" w:rsidP="00000C3C">
            <w:pPr>
              <w:jc w:val="center"/>
              <w:rPr>
                <w:rFonts w:cstheme="minorHAnsi"/>
                <w:szCs w:val="20"/>
              </w:rPr>
            </w:pPr>
          </w:p>
        </w:tc>
        <w:tc>
          <w:tcPr>
            <w:tcW w:w="1080" w:type="dxa"/>
          </w:tcPr>
          <w:p w14:paraId="089554AF" w14:textId="68CCFE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B41001" w14:textId="77777777" w:rsidR="002077FA" w:rsidRPr="00487927" w:rsidRDefault="002077FA" w:rsidP="00000C3C">
            <w:pPr>
              <w:jc w:val="center"/>
              <w:rPr>
                <w:rFonts w:cstheme="minorHAnsi"/>
                <w:szCs w:val="20"/>
              </w:rPr>
            </w:pPr>
          </w:p>
        </w:tc>
        <w:tc>
          <w:tcPr>
            <w:tcW w:w="1080" w:type="dxa"/>
          </w:tcPr>
          <w:p w14:paraId="03CD82B4" w14:textId="77777777" w:rsidR="002077FA" w:rsidRPr="00487927" w:rsidRDefault="002077FA" w:rsidP="00000C3C">
            <w:pPr>
              <w:jc w:val="center"/>
              <w:rPr>
                <w:rFonts w:cstheme="minorHAnsi"/>
                <w:szCs w:val="20"/>
              </w:rPr>
            </w:pPr>
          </w:p>
        </w:tc>
        <w:tc>
          <w:tcPr>
            <w:tcW w:w="1080" w:type="dxa"/>
          </w:tcPr>
          <w:p w14:paraId="63DE77B7" w14:textId="413AB20D" w:rsidR="002077FA" w:rsidRPr="00487927" w:rsidRDefault="002077FA" w:rsidP="00000C3C">
            <w:pPr>
              <w:jc w:val="center"/>
              <w:rPr>
                <w:rFonts w:cstheme="minorHAnsi"/>
                <w:szCs w:val="20"/>
              </w:rPr>
            </w:pPr>
          </w:p>
        </w:tc>
        <w:tc>
          <w:tcPr>
            <w:tcW w:w="1080" w:type="dxa"/>
          </w:tcPr>
          <w:p w14:paraId="68A3A5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E14E3F" w14:textId="77777777" w:rsidR="002077FA" w:rsidRPr="00487927" w:rsidRDefault="002077FA" w:rsidP="00000C3C">
            <w:pPr>
              <w:jc w:val="center"/>
              <w:rPr>
                <w:rFonts w:cstheme="minorHAnsi"/>
                <w:szCs w:val="20"/>
              </w:rPr>
            </w:pPr>
          </w:p>
        </w:tc>
      </w:tr>
      <w:tr w:rsidR="002077FA" w:rsidRPr="00487927" w14:paraId="3CCB529F" w14:textId="5A83981C" w:rsidTr="002077FA">
        <w:tc>
          <w:tcPr>
            <w:tcW w:w="1255" w:type="dxa"/>
          </w:tcPr>
          <w:p w14:paraId="6D76AF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2077FA" w:rsidRPr="00487927" w:rsidRDefault="002077FA" w:rsidP="00000C3C">
            <w:pPr>
              <w:jc w:val="center"/>
              <w:rPr>
                <w:rFonts w:cstheme="minorHAnsi"/>
                <w:szCs w:val="20"/>
              </w:rPr>
            </w:pPr>
          </w:p>
        </w:tc>
        <w:tc>
          <w:tcPr>
            <w:tcW w:w="1080" w:type="dxa"/>
          </w:tcPr>
          <w:p w14:paraId="7D2DF95F" w14:textId="67972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77952B" w14:textId="77777777" w:rsidR="002077FA" w:rsidRPr="00487927" w:rsidRDefault="002077FA" w:rsidP="00000C3C">
            <w:pPr>
              <w:jc w:val="center"/>
              <w:rPr>
                <w:rFonts w:cstheme="minorHAnsi"/>
                <w:szCs w:val="20"/>
              </w:rPr>
            </w:pPr>
          </w:p>
        </w:tc>
        <w:tc>
          <w:tcPr>
            <w:tcW w:w="1080" w:type="dxa"/>
          </w:tcPr>
          <w:p w14:paraId="10ADF63A" w14:textId="77777777" w:rsidR="002077FA" w:rsidRPr="00487927" w:rsidRDefault="002077FA" w:rsidP="00000C3C">
            <w:pPr>
              <w:jc w:val="center"/>
              <w:rPr>
                <w:rFonts w:cstheme="minorHAnsi"/>
                <w:szCs w:val="20"/>
              </w:rPr>
            </w:pPr>
          </w:p>
        </w:tc>
        <w:tc>
          <w:tcPr>
            <w:tcW w:w="1080" w:type="dxa"/>
          </w:tcPr>
          <w:p w14:paraId="67C4AA85" w14:textId="7E1BEF08" w:rsidR="002077FA" w:rsidRPr="00487927" w:rsidRDefault="002077FA" w:rsidP="00000C3C">
            <w:pPr>
              <w:jc w:val="center"/>
              <w:rPr>
                <w:rFonts w:cstheme="minorHAnsi"/>
                <w:szCs w:val="20"/>
              </w:rPr>
            </w:pPr>
          </w:p>
        </w:tc>
        <w:tc>
          <w:tcPr>
            <w:tcW w:w="1080" w:type="dxa"/>
          </w:tcPr>
          <w:p w14:paraId="7ECE97A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6F401E" w14:textId="77777777" w:rsidR="002077FA" w:rsidRPr="00487927" w:rsidRDefault="002077FA" w:rsidP="00000C3C">
            <w:pPr>
              <w:jc w:val="center"/>
              <w:rPr>
                <w:rFonts w:cstheme="minorHAnsi"/>
                <w:szCs w:val="20"/>
              </w:rPr>
            </w:pPr>
          </w:p>
        </w:tc>
      </w:tr>
      <w:tr w:rsidR="002077FA" w:rsidRPr="00487927" w14:paraId="2E7B6D98" w14:textId="17FB7F7D" w:rsidTr="002077FA">
        <w:tc>
          <w:tcPr>
            <w:tcW w:w="1255" w:type="dxa"/>
          </w:tcPr>
          <w:p w14:paraId="69E75B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2077FA" w:rsidRPr="00487927" w:rsidRDefault="002077FA" w:rsidP="00000C3C">
            <w:pPr>
              <w:jc w:val="center"/>
              <w:rPr>
                <w:rFonts w:cstheme="minorHAnsi"/>
                <w:szCs w:val="20"/>
              </w:rPr>
            </w:pPr>
          </w:p>
        </w:tc>
        <w:tc>
          <w:tcPr>
            <w:tcW w:w="1080" w:type="dxa"/>
          </w:tcPr>
          <w:p w14:paraId="6BA91384" w14:textId="23BA7A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498D06" w14:textId="77777777" w:rsidR="002077FA" w:rsidRPr="00487927" w:rsidRDefault="002077FA" w:rsidP="00000C3C">
            <w:pPr>
              <w:jc w:val="center"/>
              <w:rPr>
                <w:rFonts w:cstheme="minorHAnsi"/>
                <w:szCs w:val="20"/>
              </w:rPr>
            </w:pPr>
          </w:p>
        </w:tc>
        <w:tc>
          <w:tcPr>
            <w:tcW w:w="1080" w:type="dxa"/>
          </w:tcPr>
          <w:p w14:paraId="319133E9" w14:textId="77777777" w:rsidR="002077FA" w:rsidRPr="00487927" w:rsidRDefault="002077FA" w:rsidP="00000C3C">
            <w:pPr>
              <w:jc w:val="center"/>
              <w:rPr>
                <w:rFonts w:cstheme="minorHAnsi"/>
                <w:szCs w:val="20"/>
              </w:rPr>
            </w:pPr>
          </w:p>
        </w:tc>
        <w:tc>
          <w:tcPr>
            <w:tcW w:w="1080" w:type="dxa"/>
          </w:tcPr>
          <w:p w14:paraId="505E9E25" w14:textId="7CCBCD55" w:rsidR="002077FA" w:rsidRPr="00487927" w:rsidRDefault="002077FA" w:rsidP="00000C3C">
            <w:pPr>
              <w:jc w:val="center"/>
              <w:rPr>
                <w:rFonts w:cstheme="minorHAnsi"/>
                <w:szCs w:val="20"/>
              </w:rPr>
            </w:pPr>
          </w:p>
        </w:tc>
        <w:tc>
          <w:tcPr>
            <w:tcW w:w="1080" w:type="dxa"/>
          </w:tcPr>
          <w:p w14:paraId="58E5E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6A7EB" w14:textId="77777777" w:rsidR="002077FA" w:rsidRPr="00487927" w:rsidRDefault="002077FA" w:rsidP="00000C3C">
            <w:pPr>
              <w:jc w:val="center"/>
              <w:rPr>
                <w:rFonts w:cstheme="minorHAnsi"/>
                <w:szCs w:val="20"/>
              </w:rPr>
            </w:pPr>
          </w:p>
        </w:tc>
      </w:tr>
      <w:tr w:rsidR="002077FA" w:rsidRPr="00487927" w14:paraId="199FB999" w14:textId="65749D1D" w:rsidTr="002077FA">
        <w:tc>
          <w:tcPr>
            <w:tcW w:w="1255" w:type="dxa"/>
          </w:tcPr>
          <w:p w14:paraId="252B4B4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525_12</w:t>
            </w:r>
          </w:p>
        </w:tc>
        <w:tc>
          <w:tcPr>
            <w:tcW w:w="1080" w:type="dxa"/>
          </w:tcPr>
          <w:p w14:paraId="009A2372" w14:textId="77777777" w:rsidR="002077FA" w:rsidRPr="00487927" w:rsidRDefault="002077FA" w:rsidP="00000C3C">
            <w:pPr>
              <w:jc w:val="center"/>
              <w:rPr>
                <w:rFonts w:cstheme="minorHAnsi"/>
                <w:szCs w:val="20"/>
              </w:rPr>
            </w:pPr>
          </w:p>
        </w:tc>
        <w:tc>
          <w:tcPr>
            <w:tcW w:w="1080" w:type="dxa"/>
          </w:tcPr>
          <w:p w14:paraId="08F42DED" w14:textId="46D55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541E49" w14:textId="77777777" w:rsidR="002077FA" w:rsidRPr="00487927" w:rsidRDefault="002077FA" w:rsidP="00000C3C">
            <w:pPr>
              <w:jc w:val="center"/>
              <w:rPr>
                <w:rFonts w:cstheme="minorHAnsi"/>
                <w:szCs w:val="20"/>
              </w:rPr>
            </w:pPr>
          </w:p>
        </w:tc>
        <w:tc>
          <w:tcPr>
            <w:tcW w:w="1080" w:type="dxa"/>
          </w:tcPr>
          <w:p w14:paraId="3A7C4546" w14:textId="77777777" w:rsidR="002077FA" w:rsidRPr="00487927" w:rsidRDefault="002077FA" w:rsidP="00000C3C">
            <w:pPr>
              <w:jc w:val="center"/>
              <w:rPr>
                <w:rFonts w:cstheme="minorHAnsi"/>
                <w:szCs w:val="20"/>
              </w:rPr>
            </w:pPr>
          </w:p>
        </w:tc>
        <w:tc>
          <w:tcPr>
            <w:tcW w:w="1080" w:type="dxa"/>
          </w:tcPr>
          <w:p w14:paraId="1A92A0FC" w14:textId="2A813934" w:rsidR="002077FA" w:rsidRPr="00487927" w:rsidRDefault="002077FA" w:rsidP="00000C3C">
            <w:pPr>
              <w:jc w:val="center"/>
              <w:rPr>
                <w:rFonts w:cstheme="minorHAnsi"/>
                <w:szCs w:val="20"/>
              </w:rPr>
            </w:pPr>
          </w:p>
        </w:tc>
        <w:tc>
          <w:tcPr>
            <w:tcW w:w="1080" w:type="dxa"/>
          </w:tcPr>
          <w:p w14:paraId="0636ACC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BC4AF6" w14:textId="77777777" w:rsidR="002077FA" w:rsidRPr="00487927" w:rsidRDefault="002077FA" w:rsidP="00000C3C">
            <w:pPr>
              <w:jc w:val="center"/>
              <w:rPr>
                <w:rFonts w:cstheme="minorHAnsi"/>
                <w:szCs w:val="20"/>
              </w:rPr>
            </w:pPr>
          </w:p>
        </w:tc>
      </w:tr>
      <w:tr w:rsidR="002077FA" w:rsidRPr="00487927" w14:paraId="7CA9EDD8" w14:textId="639488A5" w:rsidTr="002077FA">
        <w:tc>
          <w:tcPr>
            <w:tcW w:w="1255" w:type="dxa"/>
          </w:tcPr>
          <w:p w14:paraId="0285637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2077FA" w:rsidRPr="00487927" w:rsidRDefault="002077FA" w:rsidP="00000C3C">
            <w:pPr>
              <w:jc w:val="center"/>
              <w:rPr>
                <w:rFonts w:cstheme="minorHAnsi"/>
                <w:szCs w:val="20"/>
              </w:rPr>
            </w:pPr>
          </w:p>
        </w:tc>
        <w:tc>
          <w:tcPr>
            <w:tcW w:w="1080" w:type="dxa"/>
          </w:tcPr>
          <w:p w14:paraId="524604A1" w14:textId="344E8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825B63" w14:textId="77777777" w:rsidR="002077FA" w:rsidRPr="00487927" w:rsidRDefault="002077FA" w:rsidP="00000C3C">
            <w:pPr>
              <w:jc w:val="center"/>
              <w:rPr>
                <w:rFonts w:cstheme="minorHAnsi"/>
                <w:szCs w:val="20"/>
              </w:rPr>
            </w:pPr>
          </w:p>
        </w:tc>
        <w:tc>
          <w:tcPr>
            <w:tcW w:w="1080" w:type="dxa"/>
          </w:tcPr>
          <w:p w14:paraId="1024238D" w14:textId="77777777" w:rsidR="002077FA" w:rsidRPr="00487927" w:rsidRDefault="002077FA" w:rsidP="00000C3C">
            <w:pPr>
              <w:jc w:val="center"/>
              <w:rPr>
                <w:rFonts w:cstheme="minorHAnsi"/>
                <w:szCs w:val="20"/>
              </w:rPr>
            </w:pPr>
          </w:p>
        </w:tc>
        <w:tc>
          <w:tcPr>
            <w:tcW w:w="1080" w:type="dxa"/>
          </w:tcPr>
          <w:p w14:paraId="632C6F01" w14:textId="4C7A6FE9" w:rsidR="002077FA" w:rsidRPr="00487927" w:rsidRDefault="002077FA" w:rsidP="00000C3C">
            <w:pPr>
              <w:jc w:val="center"/>
              <w:rPr>
                <w:rFonts w:cstheme="minorHAnsi"/>
                <w:szCs w:val="20"/>
              </w:rPr>
            </w:pPr>
          </w:p>
        </w:tc>
        <w:tc>
          <w:tcPr>
            <w:tcW w:w="1080" w:type="dxa"/>
          </w:tcPr>
          <w:p w14:paraId="3AAB540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44B1481" w14:textId="77777777" w:rsidR="002077FA" w:rsidRPr="00487927" w:rsidRDefault="002077FA" w:rsidP="00000C3C">
            <w:pPr>
              <w:jc w:val="center"/>
              <w:rPr>
                <w:rFonts w:cstheme="minorHAnsi"/>
                <w:szCs w:val="20"/>
              </w:rPr>
            </w:pPr>
          </w:p>
        </w:tc>
      </w:tr>
      <w:tr w:rsidR="002077FA" w:rsidRPr="00487927" w14:paraId="43943A27" w14:textId="5F5E8EA6" w:rsidTr="002077FA">
        <w:tc>
          <w:tcPr>
            <w:tcW w:w="1255" w:type="dxa"/>
          </w:tcPr>
          <w:p w14:paraId="2DA8784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2077FA" w:rsidRPr="00487927" w:rsidRDefault="002077FA" w:rsidP="00000C3C">
            <w:pPr>
              <w:jc w:val="center"/>
              <w:rPr>
                <w:rFonts w:cstheme="minorHAnsi"/>
                <w:szCs w:val="20"/>
              </w:rPr>
            </w:pPr>
          </w:p>
        </w:tc>
        <w:tc>
          <w:tcPr>
            <w:tcW w:w="1080" w:type="dxa"/>
          </w:tcPr>
          <w:p w14:paraId="331C4D09" w14:textId="601A2C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BF13D9" w14:textId="77777777" w:rsidR="002077FA" w:rsidRPr="00487927" w:rsidRDefault="002077FA" w:rsidP="00000C3C">
            <w:pPr>
              <w:jc w:val="center"/>
              <w:rPr>
                <w:rFonts w:cstheme="minorHAnsi"/>
                <w:szCs w:val="20"/>
              </w:rPr>
            </w:pPr>
          </w:p>
        </w:tc>
        <w:tc>
          <w:tcPr>
            <w:tcW w:w="1080" w:type="dxa"/>
          </w:tcPr>
          <w:p w14:paraId="734E21A1" w14:textId="77777777" w:rsidR="002077FA" w:rsidRPr="00487927" w:rsidRDefault="002077FA" w:rsidP="00000C3C">
            <w:pPr>
              <w:jc w:val="center"/>
              <w:rPr>
                <w:rFonts w:cstheme="minorHAnsi"/>
                <w:szCs w:val="20"/>
              </w:rPr>
            </w:pPr>
          </w:p>
        </w:tc>
        <w:tc>
          <w:tcPr>
            <w:tcW w:w="1080" w:type="dxa"/>
          </w:tcPr>
          <w:p w14:paraId="5FC4200B" w14:textId="55748CE5" w:rsidR="002077FA" w:rsidRPr="00487927" w:rsidRDefault="002077FA" w:rsidP="00000C3C">
            <w:pPr>
              <w:jc w:val="center"/>
              <w:rPr>
                <w:rFonts w:cstheme="minorHAnsi"/>
                <w:szCs w:val="20"/>
              </w:rPr>
            </w:pPr>
          </w:p>
        </w:tc>
        <w:tc>
          <w:tcPr>
            <w:tcW w:w="1080" w:type="dxa"/>
          </w:tcPr>
          <w:p w14:paraId="020E34A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9364D3" w14:textId="77777777" w:rsidR="002077FA" w:rsidRPr="00487927" w:rsidRDefault="002077FA" w:rsidP="00000C3C">
            <w:pPr>
              <w:jc w:val="center"/>
              <w:rPr>
                <w:rFonts w:cstheme="minorHAnsi"/>
                <w:szCs w:val="20"/>
              </w:rPr>
            </w:pPr>
          </w:p>
        </w:tc>
      </w:tr>
      <w:tr w:rsidR="002077FA" w:rsidRPr="00487927" w14:paraId="1B12C7EF" w14:textId="368FC96C" w:rsidTr="002077FA">
        <w:tc>
          <w:tcPr>
            <w:tcW w:w="1255" w:type="dxa"/>
          </w:tcPr>
          <w:p w14:paraId="66B8E1D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2077FA" w:rsidRPr="00487927" w:rsidRDefault="002077FA" w:rsidP="00000C3C">
            <w:pPr>
              <w:jc w:val="center"/>
              <w:rPr>
                <w:rFonts w:cstheme="minorHAnsi"/>
                <w:szCs w:val="20"/>
              </w:rPr>
            </w:pPr>
          </w:p>
        </w:tc>
        <w:tc>
          <w:tcPr>
            <w:tcW w:w="1080" w:type="dxa"/>
          </w:tcPr>
          <w:p w14:paraId="5DBC3F88" w14:textId="16A35A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C7DBF7" w14:textId="77777777" w:rsidR="002077FA" w:rsidRPr="00487927" w:rsidRDefault="002077FA" w:rsidP="00000C3C">
            <w:pPr>
              <w:jc w:val="center"/>
              <w:rPr>
                <w:rFonts w:cstheme="minorHAnsi"/>
                <w:szCs w:val="20"/>
              </w:rPr>
            </w:pPr>
          </w:p>
        </w:tc>
        <w:tc>
          <w:tcPr>
            <w:tcW w:w="1080" w:type="dxa"/>
          </w:tcPr>
          <w:p w14:paraId="4BE5D16A" w14:textId="77777777" w:rsidR="002077FA" w:rsidRPr="00487927" w:rsidRDefault="002077FA" w:rsidP="00000C3C">
            <w:pPr>
              <w:jc w:val="center"/>
              <w:rPr>
                <w:rFonts w:cstheme="minorHAnsi"/>
                <w:szCs w:val="20"/>
              </w:rPr>
            </w:pPr>
          </w:p>
        </w:tc>
        <w:tc>
          <w:tcPr>
            <w:tcW w:w="1080" w:type="dxa"/>
          </w:tcPr>
          <w:p w14:paraId="19DE231E" w14:textId="176D01AC" w:rsidR="002077FA" w:rsidRPr="00487927" w:rsidRDefault="002077FA" w:rsidP="00000C3C">
            <w:pPr>
              <w:jc w:val="center"/>
              <w:rPr>
                <w:rFonts w:cstheme="minorHAnsi"/>
                <w:szCs w:val="20"/>
              </w:rPr>
            </w:pPr>
          </w:p>
        </w:tc>
        <w:tc>
          <w:tcPr>
            <w:tcW w:w="1080" w:type="dxa"/>
          </w:tcPr>
          <w:p w14:paraId="79F6002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2EF4BF" w14:textId="77777777" w:rsidR="002077FA" w:rsidRPr="00487927" w:rsidRDefault="002077FA" w:rsidP="00000C3C">
            <w:pPr>
              <w:jc w:val="center"/>
              <w:rPr>
                <w:rFonts w:cstheme="minorHAnsi"/>
                <w:szCs w:val="20"/>
              </w:rPr>
            </w:pPr>
          </w:p>
        </w:tc>
      </w:tr>
      <w:tr w:rsidR="002077FA" w:rsidRPr="00487927" w14:paraId="0616D59A" w14:textId="35702C4A" w:rsidTr="002077FA">
        <w:tc>
          <w:tcPr>
            <w:tcW w:w="1255" w:type="dxa"/>
          </w:tcPr>
          <w:p w14:paraId="0DDC2F8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2077FA" w:rsidRPr="00487927" w:rsidRDefault="002077FA" w:rsidP="00000C3C">
            <w:pPr>
              <w:jc w:val="center"/>
              <w:rPr>
                <w:rFonts w:cstheme="minorHAnsi"/>
                <w:szCs w:val="20"/>
              </w:rPr>
            </w:pPr>
          </w:p>
        </w:tc>
        <w:tc>
          <w:tcPr>
            <w:tcW w:w="1080" w:type="dxa"/>
          </w:tcPr>
          <w:p w14:paraId="53193313" w14:textId="453D2A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D5ECA3" w14:textId="77777777" w:rsidR="002077FA" w:rsidRPr="00487927" w:rsidRDefault="002077FA" w:rsidP="00000C3C">
            <w:pPr>
              <w:jc w:val="center"/>
              <w:rPr>
                <w:rFonts w:cstheme="minorHAnsi"/>
                <w:szCs w:val="20"/>
              </w:rPr>
            </w:pPr>
          </w:p>
        </w:tc>
        <w:tc>
          <w:tcPr>
            <w:tcW w:w="1080" w:type="dxa"/>
          </w:tcPr>
          <w:p w14:paraId="6C2D561C" w14:textId="77777777" w:rsidR="002077FA" w:rsidRPr="00487927" w:rsidRDefault="002077FA" w:rsidP="00000C3C">
            <w:pPr>
              <w:jc w:val="center"/>
              <w:rPr>
                <w:rFonts w:cstheme="minorHAnsi"/>
                <w:szCs w:val="20"/>
              </w:rPr>
            </w:pPr>
          </w:p>
        </w:tc>
        <w:tc>
          <w:tcPr>
            <w:tcW w:w="1080" w:type="dxa"/>
          </w:tcPr>
          <w:p w14:paraId="08C94D9A" w14:textId="4A9FB69C" w:rsidR="002077FA" w:rsidRPr="00487927" w:rsidRDefault="002077FA" w:rsidP="00000C3C">
            <w:pPr>
              <w:jc w:val="center"/>
              <w:rPr>
                <w:rFonts w:cstheme="minorHAnsi"/>
                <w:szCs w:val="20"/>
              </w:rPr>
            </w:pPr>
          </w:p>
        </w:tc>
        <w:tc>
          <w:tcPr>
            <w:tcW w:w="1080" w:type="dxa"/>
          </w:tcPr>
          <w:p w14:paraId="2DB2BD6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5FD1C0" w14:textId="77777777" w:rsidR="002077FA" w:rsidRPr="00487927" w:rsidRDefault="002077FA" w:rsidP="00000C3C">
            <w:pPr>
              <w:jc w:val="center"/>
              <w:rPr>
                <w:rFonts w:cstheme="minorHAnsi"/>
                <w:szCs w:val="20"/>
              </w:rPr>
            </w:pPr>
          </w:p>
        </w:tc>
      </w:tr>
      <w:tr w:rsidR="002077FA" w:rsidRPr="00487927" w14:paraId="33D1B718" w14:textId="15FE7570" w:rsidTr="002077FA">
        <w:tc>
          <w:tcPr>
            <w:tcW w:w="1255" w:type="dxa"/>
          </w:tcPr>
          <w:p w14:paraId="28D9006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2077FA" w:rsidRPr="00487927" w:rsidRDefault="002077FA" w:rsidP="00000C3C">
            <w:pPr>
              <w:jc w:val="center"/>
              <w:rPr>
                <w:rFonts w:cstheme="minorHAnsi"/>
                <w:szCs w:val="20"/>
              </w:rPr>
            </w:pPr>
          </w:p>
        </w:tc>
        <w:tc>
          <w:tcPr>
            <w:tcW w:w="1080" w:type="dxa"/>
          </w:tcPr>
          <w:p w14:paraId="27F27665" w14:textId="2E3D22D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A26DC6" w14:textId="77777777" w:rsidR="002077FA" w:rsidRPr="00487927" w:rsidRDefault="002077FA" w:rsidP="00000C3C">
            <w:pPr>
              <w:jc w:val="center"/>
              <w:rPr>
                <w:rFonts w:cstheme="minorHAnsi"/>
                <w:szCs w:val="20"/>
              </w:rPr>
            </w:pPr>
          </w:p>
        </w:tc>
        <w:tc>
          <w:tcPr>
            <w:tcW w:w="1080" w:type="dxa"/>
          </w:tcPr>
          <w:p w14:paraId="0FB78662" w14:textId="77777777" w:rsidR="002077FA" w:rsidRPr="00487927" w:rsidRDefault="002077FA" w:rsidP="00000C3C">
            <w:pPr>
              <w:jc w:val="center"/>
              <w:rPr>
                <w:rFonts w:cstheme="minorHAnsi"/>
                <w:szCs w:val="20"/>
              </w:rPr>
            </w:pPr>
          </w:p>
        </w:tc>
        <w:tc>
          <w:tcPr>
            <w:tcW w:w="1080" w:type="dxa"/>
          </w:tcPr>
          <w:p w14:paraId="1BB4D2E4" w14:textId="224D6F67" w:rsidR="002077FA" w:rsidRPr="00487927" w:rsidRDefault="002077FA" w:rsidP="00000C3C">
            <w:pPr>
              <w:jc w:val="center"/>
              <w:rPr>
                <w:rFonts w:cstheme="minorHAnsi"/>
                <w:szCs w:val="20"/>
              </w:rPr>
            </w:pPr>
          </w:p>
        </w:tc>
        <w:tc>
          <w:tcPr>
            <w:tcW w:w="1080" w:type="dxa"/>
          </w:tcPr>
          <w:p w14:paraId="030B324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DEC167D" w14:textId="77777777" w:rsidR="002077FA" w:rsidRPr="00487927" w:rsidRDefault="002077FA" w:rsidP="00000C3C">
            <w:pPr>
              <w:jc w:val="center"/>
              <w:rPr>
                <w:rFonts w:cstheme="minorHAnsi"/>
                <w:szCs w:val="20"/>
              </w:rPr>
            </w:pPr>
          </w:p>
        </w:tc>
      </w:tr>
      <w:tr w:rsidR="002077FA" w:rsidRPr="00487927" w14:paraId="7FCD84FF" w14:textId="45279A38" w:rsidTr="002077FA">
        <w:tc>
          <w:tcPr>
            <w:tcW w:w="1255" w:type="dxa"/>
          </w:tcPr>
          <w:p w14:paraId="32176C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2077FA" w:rsidRPr="00487927" w:rsidRDefault="002077FA" w:rsidP="00000C3C">
            <w:pPr>
              <w:jc w:val="center"/>
              <w:rPr>
                <w:rFonts w:cstheme="minorHAnsi"/>
                <w:szCs w:val="20"/>
              </w:rPr>
            </w:pPr>
          </w:p>
        </w:tc>
        <w:tc>
          <w:tcPr>
            <w:tcW w:w="1080" w:type="dxa"/>
          </w:tcPr>
          <w:p w14:paraId="47B3674D" w14:textId="5DBBD0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0984891" w14:textId="77777777" w:rsidR="002077FA" w:rsidRPr="00487927" w:rsidRDefault="002077FA" w:rsidP="00000C3C">
            <w:pPr>
              <w:jc w:val="center"/>
              <w:rPr>
                <w:rFonts w:cstheme="minorHAnsi"/>
                <w:szCs w:val="20"/>
              </w:rPr>
            </w:pPr>
          </w:p>
        </w:tc>
        <w:tc>
          <w:tcPr>
            <w:tcW w:w="1080" w:type="dxa"/>
          </w:tcPr>
          <w:p w14:paraId="52482E9F" w14:textId="77777777" w:rsidR="002077FA" w:rsidRPr="00487927" w:rsidRDefault="002077FA" w:rsidP="00000C3C">
            <w:pPr>
              <w:jc w:val="center"/>
              <w:rPr>
                <w:rFonts w:cstheme="minorHAnsi"/>
                <w:szCs w:val="20"/>
              </w:rPr>
            </w:pPr>
          </w:p>
        </w:tc>
        <w:tc>
          <w:tcPr>
            <w:tcW w:w="1080" w:type="dxa"/>
          </w:tcPr>
          <w:p w14:paraId="488ECA3E" w14:textId="0EAB076A" w:rsidR="002077FA" w:rsidRPr="00487927" w:rsidRDefault="002077FA" w:rsidP="00000C3C">
            <w:pPr>
              <w:jc w:val="center"/>
              <w:rPr>
                <w:rFonts w:cstheme="minorHAnsi"/>
                <w:szCs w:val="20"/>
              </w:rPr>
            </w:pPr>
          </w:p>
        </w:tc>
        <w:tc>
          <w:tcPr>
            <w:tcW w:w="1080" w:type="dxa"/>
          </w:tcPr>
          <w:p w14:paraId="28F17B2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423E6" w14:textId="77777777" w:rsidR="002077FA" w:rsidRPr="00487927" w:rsidRDefault="002077FA" w:rsidP="00000C3C">
            <w:pPr>
              <w:jc w:val="center"/>
              <w:rPr>
                <w:rFonts w:cstheme="minorHAnsi"/>
                <w:szCs w:val="20"/>
              </w:rPr>
            </w:pPr>
          </w:p>
        </w:tc>
      </w:tr>
      <w:tr w:rsidR="002077FA" w:rsidRPr="00487927" w14:paraId="290EC7A7" w14:textId="05F1E1F6" w:rsidTr="002077FA">
        <w:tc>
          <w:tcPr>
            <w:tcW w:w="1255" w:type="dxa"/>
          </w:tcPr>
          <w:p w14:paraId="2D8167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2077FA" w:rsidRPr="00487927" w:rsidRDefault="002077FA" w:rsidP="00000C3C">
            <w:pPr>
              <w:jc w:val="center"/>
              <w:rPr>
                <w:rFonts w:cstheme="minorHAnsi"/>
                <w:szCs w:val="20"/>
              </w:rPr>
            </w:pPr>
          </w:p>
        </w:tc>
        <w:tc>
          <w:tcPr>
            <w:tcW w:w="1080" w:type="dxa"/>
          </w:tcPr>
          <w:p w14:paraId="586A3024" w14:textId="4F49476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BC986" w14:textId="77777777" w:rsidR="002077FA" w:rsidRPr="00487927" w:rsidRDefault="002077FA" w:rsidP="00000C3C">
            <w:pPr>
              <w:jc w:val="center"/>
              <w:rPr>
                <w:rFonts w:cstheme="minorHAnsi"/>
                <w:szCs w:val="20"/>
              </w:rPr>
            </w:pPr>
          </w:p>
        </w:tc>
        <w:tc>
          <w:tcPr>
            <w:tcW w:w="1080" w:type="dxa"/>
          </w:tcPr>
          <w:p w14:paraId="1EE3C6D6" w14:textId="77777777" w:rsidR="002077FA" w:rsidRPr="00487927" w:rsidRDefault="002077FA" w:rsidP="00000C3C">
            <w:pPr>
              <w:jc w:val="center"/>
              <w:rPr>
                <w:rFonts w:cstheme="minorHAnsi"/>
                <w:szCs w:val="20"/>
              </w:rPr>
            </w:pPr>
          </w:p>
        </w:tc>
        <w:tc>
          <w:tcPr>
            <w:tcW w:w="1080" w:type="dxa"/>
          </w:tcPr>
          <w:p w14:paraId="7CC5C9F6" w14:textId="36315DAF" w:rsidR="002077FA" w:rsidRPr="00487927" w:rsidRDefault="002077FA" w:rsidP="00000C3C">
            <w:pPr>
              <w:jc w:val="center"/>
              <w:rPr>
                <w:rFonts w:cstheme="minorHAnsi"/>
                <w:szCs w:val="20"/>
              </w:rPr>
            </w:pPr>
          </w:p>
        </w:tc>
        <w:tc>
          <w:tcPr>
            <w:tcW w:w="1080" w:type="dxa"/>
          </w:tcPr>
          <w:p w14:paraId="4AE1F05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763EB6" w14:textId="77777777" w:rsidR="002077FA" w:rsidRPr="00487927" w:rsidRDefault="002077FA" w:rsidP="00000C3C">
            <w:pPr>
              <w:jc w:val="center"/>
              <w:rPr>
                <w:rFonts w:cstheme="minorHAnsi"/>
                <w:szCs w:val="20"/>
              </w:rPr>
            </w:pPr>
          </w:p>
        </w:tc>
      </w:tr>
      <w:tr w:rsidR="002077FA" w:rsidRPr="00487927" w14:paraId="35766161" w14:textId="72508343" w:rsidTr="002077FA">
        <w:tc>
          <w:tcPr>
            <w:tcW w:w="1255" w:type="dxa"/>
          </w:tcPr>
          <w:p w14:paraId="5DDC49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2077FA" w:rsidRPr="00487927" w:rsidRDefault="002077FA" w:rsidP="00000C3C">
            <w:pPr>
              <w:jc w:val="center"/>
              <w:rPr>
                <w:rFonts w:cstheme="minorHAnsi"/>
                <w:szCs w:val="20"/>
              </w:rPr>
            </w:pPr>
          </w:p>
        </w:tc>
        <w:tc>
          <w:tcPr>
            <w:tcW w:w="1080" w:type="dxa"/>
          </w:tcPr>
          <w:p w14:paraId="670E833C" w14:textId="27F6EA0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351BAD" w14:textId="77777777" w:rsidR="002077FA" w:rsidRPr="00487927" w:rsidRDefault="002077FA" w:rsidP="00000C3C">
            <w:pPr>
              <w:jc w:val="center"/>
              <w:rPr>
                <w:rFonts w:cstheme="minorHAnsi"/>
                <w:szCs w:val="20"/>
              </w:rPr>
            </w:pPr>
          </w:p>
        </w:tc>
        <w:tc>
          <w:tcPr>
            <w:tcW w:w="1080" w:type="dxa"/>
          </w:tcPr>
          <w:p w14:paraId="4655BD97" w14:textId="77777777" w:rsidR="002077FA" w:rsidRPr="00487927" w:rsidRDefault="002077FA" w:rsidP="00000C3C">
            <w:pPr>
              <w:jc w:val="center"/>
              <w:rPr>
                <w:rFonts w:cstheme="minorHAnsi"/>
                <w:szCs w:val="20"/>
              </w:rPr>
            </w:pPr>
          </w:p>
        </w:tc>
        <w:tc>
          <w:tcPr>
            <w:tcW w:w="1080" w:type="dxa"/>
          </w:tcPr>
          <w:p w14:paraId="32CD9453" w14:textId="234FC56D" w:rsidR="002077FA" w:rsidRPr="00487927" w:rsidRDefault="002077FA" w:rsidP="00000C3C">
            <w:pPr>
              <w:jc w:val="center"/>
              <w:rPr>
                <w:rFonts w:cstheme="minorHAnsi"/>
                <w:szCs w:val="20"/>
              </w:rPr>
            </w:pPr>
          </w:p>
        </w:tc>
        <w:tc>
          <w:tcPr>
            <w:tcW w:w="1080" w:type="dxa"/>
          </w:tcPr>
          <w:p w14:paraId="13C013D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5C8958E" w14:textId="77777777" w:rsidR="002077FA" w:rsidRPr="00487927" w:rsidRDefault="002077FA" w:rsidP="00000C3C">
            <w:pPr>
              <w:jc w:val="center"/>
              <w:rPr>
                <w:rFonts w:cstheme="minorHAnsi"/>
                <w:szCs w:val="20"/>
              </w:rPr>
            </w:pPr>
          </w:p>
        </w:tc>
      </w:tr>
      <w:tr w:rsidR="002077FA" w:rsidRPr="00487927" w14:paraId="542E5F95" w14:textId="4B1E37EF" w:rsidTr="002077FA">
        <w:tc>
          <w:tcPr>
            <w:tcW w:w="1255" w:type="dxa"/>
          </w:tcPr>
          <w:p w14:paraId="713DE56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2077FA" w:rsidRPr="00487927" w:rsidRDefault="002077FA" w:rsidP="00000C3C">
            <w:pPr>
              <w:jc w:val="center"/>
              <w:rPr>
                <w:rFonts w:cstheme="minorHAnsi"/>
                <w:szCs w:val="20"/>
              </w:rPr>
            </w:pPr>
          </w:p>
        </w:tc>
        <w:tc>
          <w:tcPr>
            <w:tcW w:w="1080" w:type="dxa"/>
          </w:tcPr>
          <w:p w14:paraId="6E9646C7" w14:textId="16FE6C2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04C4D5" w14:textId="77777777" w:rsidR="002077FA" w:rsidRPr="00487927" w:rsidRDefault="002077FA" w:rsidP="00000C3C">
            <w:pPr>
              <w:jc w:val="center"/>
              <w:rPr>
                <w:rFonts w:cstheme="minorHAnsi"/>
                <w:szCs w:val="20"/>
              </w:rPr>
            </w:pPr>
          </w:p>
        </w:tc>
        <w:tc>
          <w:tcPr>
            <w:tcW w:w="1080" w:type="dxa"/>
          </w:tcPr>
          <w:p w14:paraId="43579CF7" w14:textId="77777777" w:rsidR="002077FA" w:rsidRPr="00487927" w:rsidRDefault="002077FA" w:rsidP="00000C3C">
            <w:pPr>
              <w:jc w:val="center"/>
              <w:rPr>
                <w:rFonts w:cstheme="minorHAnsi"/>
                <w:szCs w:val="20"/>
              </w:rPr>
            </w:pPr>
          </w:p>
        </w:tc>
        <w:tc>
          <w:tcPr>
            <w:tcW w:w="1080" w:type="dxa"/>
          </w:tcPr>
          <w:p w14:paraId="16264080" w14:textId="62571F46" w:rsidR="002077FA" w:rsidRPr="00487927" w:rsidRDefault="002077FA" w:rsidP="00000C3C">
            <w:pPr>
              <w:jc w:val="center"/>
              <w:rPr>
                <w:rFonts w:cstheme="minorHAnsi"/>
                <w:szCs w:val="20"/>
              </w:rPr>
            </w:pPr>
          </w:p>
        </w:tc>
        <w:tc>
          <w:tcPr>
            <w:tcW w:w="1080" w:type="dxa"/>
          </w:tcPr>
          <w:p w14:paraId="548519E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54B360" w14:textId="77777777" w:rsidR="002077FA" w:rsidRPr="00487927" w:rsidRDefault="002077FA" w:rsidP="00000C3C">
            <w:pPr>
              <w:jc w:val="center"/>
              <w:rPr>
                <w:rFonts w:cstheme="minorHAnsi"/>
                <w:szCs w:val="20"/>
              </w:rPr>
            </w:pPr>
          </w:p>
        </w:tc>
      </w:tr>
      <w:tr w:rsidR="002077FA" w:rsidRPr="00487927" w14:paraId="1D39F27B" w14:textId="097244C4" w:rsidTr="002077FA">
        <w:tc>
          <w:tcPr>
            <w:tcW w:w="1255" w:type="dxa"/>
          </w:tcPr>
          <w:p w14:paraId="3929207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2077FA" w:rsidRPr="00487927" w:rsidRDefault="002077FA" w:rsidP="00000C3C">
            <w:pPr>
              <w:jc w:val="center"/>
              <w:rPr>
                <w:rFonts w:cstheme="minorHAnsi"/>
                <w:szCs w:val="20"/>
              </w:rPr>
            </w:pPr>
          </w:p>
        </w:tc>
        <w:tc>
          <w:tcPr>
            <w:tcW w:w="1080" w:type="dxa"/>
          </w:tcPr>
          <w:p w14:paraId="79D01866" w14:textId="51D6806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BABFE" w14:textId="77777777" w:rsidR="002077FA" w:rsidRPr="00487927" w:rsidRDefault="002077FA" w:rsidP="00000C3C">
            <w:pPr>
              <w:jc w:val="center"/>
              <w:rPr>
                <w:rFonts w:cstheme="minorHAnsi"/>
                <w:szCs w:val="20"/>
              </w:rPr>
            </w:pPr>
          </w:p>
        </w:tc>
        <w:tc>
          <w:tcPr>
            <w:tcW w:w="1080" w:type="dxa"/>
          </w:tcPr>
          <w:p w14:paraId="56E3821D" w14:textId="77777777" w:rsidR="002077FA" w:rsidRPr="00487927" w:rsidRDefault="002077FA" w:rsidP="00000C3C">
            <w:pPr>
              <w:jc w:val="center"/>
              <w:rPr>
                <w:rFonts w:cstheme="minorHAnsi"/>
                <w:szCs w:val="20"/>
              </w:rPr>
            </w:pPr>
          </w:p>
        </w:tc>
        <w:tc>
          <w:tcPr>
            <w:tcW w:w="1080" w:type="dxa"/>
          </w:tcPr>
          <w:p w14:paraId="3F44FBB6" w14:textId="132D9616" w:rsidR="002077FA" w:rsidRPr="00487927" w:rsidRDefault="002077FA" w:rsidP="00000C3C">
            <w:pPr>
              <w:jc w:val="center"/>
              <w:rPr>
                <w:rFonts w:cstheme="minorHAnsi"/>
                <w:szCs w:val="20"/>
              </w:rPr>
            </w:pPr>
          </w:p>
        </w:tc>
        <w:tc>
          <w:tcPr>
            <w:tcW w:w="1080" w:type="dxa"/>
          </w:tcPr>
          <w:p w14:paraId="54795C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C4D357" w14:textId="77777777" w:rsidR="002077FA" w:rsidRPr="00487927" w:rsidRDefault="002077FA" w:rsidP="00000C3C">
            <w:pPr>
              <w:jc w:val="center"/>
              <w:rPr>
                <w:rFonts w:cstheme="minorHAnsi"/>
                <w:szCs w:val="20"/>
              </w:rPr>
            </w:pPr>
          </w:p>
        </w:tc>
      </w:tr>
      <w:tr w:rsidR="002077FA" w:rsidRPr="00487927" w14:paraId="21062D82" w14:textId="3CEC9D07" w:rsidTr="002077FA">
        <w:tc>
          <w:tcPr>
            <w:tcW w:w="1255" w:type="dxa"/>
          </w:tcPr>
          <w:p w14:paraId="77B8EC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2077FA" w:rsidRPr="00487927" w:rsidRDefault="002077FA" w:rsidP="00000C3C">
            <w:pPr>
              <w:jc w:val="center"/>
              <w:rPr>
                <w:rFonts w:cstheme="minorHAnsi"/>
                <w:szCs w:val="20"/>
              </w:rPr>
            </w:pPr>
          </w:p>
        </w:tc>
        <w:tc>
          <w:tcPr>
            <w:tcW w:w="1080" w:type="dxa"/>
          </w:tcPr>
          <w:p w14:paraId="0C5686EE" w14:textId="2AAF2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04F5FE" w14:textId="77777777" w:rsidR="002077FA" w:rsidRPr="00487927" w:rsidRDefault="002077FA" w:rsidP="00000C3C">
            <w:pPr>
              <w:jc w:val="center"/>
              <w:rPr>
                <w:rFonts w:cstheme="minorHAnsi"/>
                <w:szCs w:val="20"/>
              </w:rPr>
            </w:pPr>
          </w:p>
        </w:tc>
        <w:tc>
          <w:tcPr>
            <w:tcW w:w="1080" w:type="dxa"/>
          </w:tcPr>
          <w:p w14:paraId="2BA94D51" w14:textId="77777777" w:rsidR="002077FA" w:rsidRPr="00487927" w:rsidRDefault="002077FA" w:rsidP="00000C3C">
            <w:pPr>
              <w:jc w:val="center"/>
              <w:rPr>
                <w:rFonts w:cstheme="minorHAnsi"/>
                <w:szCs w:val="20"/>
              </w:rPr>
            </w:pPr>
          </w:p>
        </w:tc>
        <w:tc>
          <w:tcPr>
            <w:tcW w:w="1080" w:type="dxa"/>
          </w:tcPr>
          <w:p w14:paraId="6E831F6A" w14:textId="71036E3F" w:rsidR="002077FA" w:rsidRPr="00487927" w:rsidRDefault="002077FA" w:rsidP="00000C3C">
            <w:pPr>
              <w:jc w:val="center"/>
              <w:rPr>
                <w:rFonts w:cstheme="minorHAnsi"/>
                <w:szCs w:val="20"/>
              </w:rPr>
            </w:pPr>
          </w:p>
        </w:tc>
        <w:tc>
          <w:tcPr>
            <w:tcW w:w="1080" w:type="dxa"/>
          </w:tcPr>
          <w:p w14:paraId="3759263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50E916" w14:textId="77777777" w:rsidR="002077FA" w:rsidRPr="00487927" w:rsidRDefault="002077FA" w:rsidP="00000C3C">
            <w:pPr>
              <w:jc w:val="center"/>
              <w:rPr>
                <w:rFonts w:cstheme="minorHAnsi"/>
                <w:szCs w:val="20"/>
              </w:rPr>
            </w:pPr>
          </w:p>
        </w:tc>
      </w:tr>
      <w:tr w:rsidR="002077FA" w:rsidRPr="00487927" w14:paraId="69339504" w14:textId="270ADF23" w:rsidTr="002077FA">
        <w:tc>
          <w:tcPr>
            <w:tcW w:w="1255" w:type="dxa"/>
          </w:tcPr>
          <w:p w14:paraId="6CA9342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2077FA" w:rsidRPr="00487927" w:rsidRDefault="002077FA" w:rsidP="00000C3C">
            <w:pPr>
              <w:jc w:val="center"/>
              <w:rPr>
                <w:rFonts w:cstheme="minorHAnsi"/>
                <w:szCs w:val="20"/>
              </w:rPr>
            </w:pPr>
          </w:p>
        </w:tc>
        <w:tc>
          <w:tcPr>
            <w:tcW w:w="1080" w:type="dxa"/>
          </w:tcPr>
          <w:p w14:paraId="3241B1ED" w14:textId="3A413C9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8E28B5" w14:textId="77777777" w:rsidR="002077FA" w:rsidRPr="00487927" w:rsidRDefault="002077FA" w:rsidP="00000C3C">
            <w:pPr>
              <w:jc w:val="center"/>
              <w:rPr>
                <w:rFonts w:cstheme="minorHAnsi"/>
                <w:szCs w:val="20"/>
              </w:rPr>
            </w:pPr>
          </w:p>
        </w:tc>
        <w:tc>
          <w:tcPr>
            <w:tcW w:w="1080" w:type="dxa"/>
          </w:tcPr>
          <w:p w14:paraId="5D800E6A" w14:textId="77777777" w:rsidR="002077FA" w:rsidRPr="00487927" w:rsidRDefault="002077FA" w:rsidP="00000C3C">
            <w:pPr>
              <w:jc w:val="center"/>
              <w:rPr>
                <w:rFonts w:cstheme="minorHAnsi"/>
                <w:szCs w:val="20"/>
              </w:rPr>
            </w:pPr>
          </w:p>
        </w:tc>
        <w:tc>
          <w:tcPr>
            <w:tcW w:w="1080" w:type="dxa"/>
          </w:tcPr>
          <w:p w14:paraId="1D53A625" w14:textId="1907DB98" w:rsidR="002077FA" w:rsidRPr="00487927" w:rsidRDefault="002077FA" w:rsidP="00000C3C">
            <w:pPr>
              <w:jc w:val="center"/>
              <w:rPr>
                <w:rFonts w:cstheme="minorHAnsi"/>
                <w:szCs w:val="20"/>
              </w:rPr>
            </w:pPr>
          </w:p>
        </w:tc>
        <w:tc>
          <w:tcPr>
            <w:tcW w:w="1080" w:type="dxa"/>
          </w:tcPr>
          <w:p w14:paraId="2D19932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1F1C00" w14:textId="77777777" w:rsidR="002077FA" w:rsidRPr="00487927" w:rsidRDefault="002077FA" w:rsidP="00000C3C">
            <w:pPr>
              <w:jc w:val="center"/>
              <w:rPr>
                <w:rFonts w:cstheme="minorHAnsi"/>
                <w:szCs w:val="20"/>
              </w:rPr>
            </w:pPr>
          </w:p>
        </w:tc>
      </w:tr>
      <w:tr w:rsidR="002077FA" w:rsidRPr="00487927" w14:paraId="493C1EF5" w14:textId="2F82277C" w:rsidTr="002077FA">
        <w:tc>
          <w:tcPr>
            <w:tcW w:w="1255" w:type="dxa"/>
          </w:tcPr>
          <w:p w14:paraId="211A975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2077FA" w:rsidRPr="00487927" w:rsidRDefault="002077FA" w:rsidP="00000C3C">
            <w:pPr>
              <w:jc w:val="center"/>
              <w:rPr>
                <w:rFonts w:cstheme="minorHAnsi"/>
                <w:szCs w:val="20"/>
              </w:rPr>
            </w:pPr>
          </w:p>
        </w:tc>
        <w:tc>
          <w:tcPr>
            <w:tcW w:w="1080" w:type="dxa"/>
          </w:tcPr>
          <w:p w14:paraId="142C4716" w14:textId="52D385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3D877B" w14:textId="77777777" w:rsidR="002077FA" w:rsidRPr="00487927" w:rsidRDefault="002077FA" w:rsidP="00000C3C">
            <w:pPr>
              <w:jc w:val="center"/>
              <w:rPr>
                <w:rFonts w:cstheme="minorHAnsi"/>
                <w:szCs w:val="20"/>
              </w:rPr>
            </w:pPr>
          </w:p>
        </w:tc>
        <w:tc>
          <w:tcPr>
            <w:tcW w:w="1080" w:type="dxa"/>
          </w:tcPr>
          <w:p w14:paraId="1FA6A2BF" w14:textId="77777777" w:rsidR="002077FA" w:rsidRPr="00487927" w:rsidRDefault="002077FA" w:rsidP="00000C3C">
            <w:pPr>
              <w:jc w:val="center"/>
              <w:rPr>
                <w:rFonts w:cstheme="minorHAnsi"/>
                <w:szCs w:val="20"/>
              </w:rPr>
            </w:pPr>
          </w:p>
        </w:tc>
        <w:tc>
          <w:tcPr>
            <w:tcW w:w="1080" w:type="dxa"/>
          </w:tcPr>
          <w:p w14:paraId="01AFDB1B" w14:textId="14B5DB31" w:rsidR="002077FA" w:rsidRPr="00487927" w:rsidRDefault="002077FA" w:rsidP="00000C3C">
            <w:pPr>
              <w:jc w:val="center"/>
              <w:rPr>
                <w:rFonts w:cstheme="minorHAnsi"/>
                <w:szCs w:val="20"/>
              </w:rPr>
            </w:pPr>
          </w:p>
        </w:tc>
        <w:tc>
          <w:tcPr>
            <w:tcW w:w="1080" w:type="dxa"/>
          </w:tcPr>
          <w:p w14:paraId="5275528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F3180B6" w14:textId="77777777" w:rsidR="002077FA" w:rsidRPr="00487927" w:rsidRDefault="002077FA" w:rsidP="00000C3C">
            <w:pPr>
              <w:jc w:val="center"/>
              <w:rPr>
                <w:rFonts w:cstheme="minorHAnsi"/>
                <w:szCs w:val="20"/>
              </w:rPr>
            </w:pPr>
          </w:p>
        </w:tc>
      </w:tr>
      <w:tr w:rsidR="002077FA" w:rsidRPr="00487927" w14:paraId="774DE712" w14:textId="19239698" w:rsidTr="002077FA">
        <w:tc>
          <w:tcPr>
            <w:tcW w:w="1255" w:type="dxa"/>
          </w:tcPr>
          <w:p w14:paraId="213775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2077FA" w:rsidRPr="00487927" w:rsidRDefault="002077FA" w:rsidP="00000C3C">
            <w:pPr>
              <w:jc w:val="center"/>
              <w:rPr>
                <w:rFonts w:cstheme="minorHAnsi"/>
                <w:szCs w:val="20"/>
              </w:rPr>
            </w:pPr>
          </w:p>
        </w:tc>
        <w:tc>
          <w:tcPr>
            <w:tcW w:w="1080" w:type="dxa"/>
          </w:tcPr>
          <w:p w14:paraId="67958CF7" w14:textId="3E9FF8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D7E7FE" w14:textId="77777777" w:rsidR="002077FA" w:rsidRPr="00487927" w:rsidRDefault="002077FA" w:rsidP="00000C3C">
            <w:pPr>
              <w:jc w:val="center"/>
              <w:rPr>
                <w:rFonts w:cstheme="minorHAnsi"/>
                <w:szCs w:val="20"/>
              </w:rPr>
            </w:pPr>
          </w:p>
        </w:tc>
        <w:tc>
          <w:tcPr>
            <w:tcW w:w="1080" w:type="dxa"/>
          </w:tcPr>
          <w:p w14:paraId="5A97D743" w14:textId="77777777" w:rsidR="002077FA" w:rsidRPr="00487927" w:rsidRDefault="002077FA" w:rsidP="00000C3C">
            <w:pPr>
              <w:jc w:val="center"/>
              <w:rPr>
                <w:rFonts w:cstheme="minorHAnsi"/>
                <w:szCs w:val="20"/>
              </w:rPr>
            </w:pPr>
          </w:p>
        </w:tc>
        <w:tc>
          <w:tcPr>
            <w:tcW w:w="1080" w:type="dxa"/>
          </w:tcPr>
          <w:p w14:paraId="6F4DC3FB" w14:textId="56BE38DA" w:rsidR="002077FA" w:rsidRPr="00487927" w:rsidRDefault="002077FA" w:rsidP="00000C3C">
            <w:pPr>
              <w:jc w:val="center"/>
              <w:rPr>
                <w:rFonts w:cstheme="minorHAnsi"/>
                <w:szCs w:val="20"/>
              </w:rPr>
            </w:pPr>
          </w:p>
        </w:tc>
        <w:tc>
          <w:tcPr>
            <w:tcW w:w="1080" w:type="dxa"/>
          </w:tcPr>
          <w:p w14:paraId="156475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54FBD8" w14:textId="77777777" w:rsidR="002077FA" w:rsidRPr="00487927" w:rsidRDefault="002077FA" w:rsidP="00000C3C">
            <w:pPr>
              <w:jc w:val="center"/>
              <w:rPr>
                <w:rFonts w:cstheme="minorHAnsi"/>
                <w:szCs w:val="20"/>
              </w:rPr>
            </w:pPr>
          </w:p>
        </w:tc>
      </w:tr>
      <w:tr w:rsidR="002077FA" w:rsidRPr="00487927" w14:paraId="1D08933B" w14:textId="284E50E8" w:rsidTr="002077FA">
        <w:tc>
          <w:tcPr>
            <w:tcW w:w="1255" w:type="dxa"/>
          </w:tcPr>
          <w:p w14:paraId="23796CA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2077FA" w:rsidRPr="00487927" w:rsidRDefault="002077FA" w:rsidP="00000C3C">
            <w:pPr>
              <w:jc w:val="center"/>
              <w:rPr>
                <w:rFonts w:cstheme="minorHAnsi"/>
                <w:szCs w:val="20"/>
              </w:rPr>
            </w:pPr>
          </w:p>
        </w:tc>
        <w:tc>
          <w:tcPr>
            <w:tcW w:w="1080" w:type="dxa"/>
          </w:tcPr>
          <w:p w14:paraId="044AE28C" w14:textId="711F92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80372" w14:textId="77777777" w:rsidR="002077FA" w:rsidRPr="00487927" w:rsidRDefault="002077FA" w:rsidP="00000C3C">
            <w:pPr>
              <w:jc w:val="center"/>
              <w:rPr>
                <w:rFonts w:cstheme="minorHAnsi"/>
                <w:szCs w:val="20"/>
              </w:rPr>
            </w:pPr>
          </w:p>
        </w:tc>
        <w:tc>
          <w:tcPr>
            <w:tcW w:w="1080" w:type="dxa"/>
          </w:tcPr>
          <w:p w14:paraId="00C9E45D" w14:textId="77777777" w:rsidR="002077FA" w:rsidRPr="00487927" w:rsidRDefault="002077FA" w:rsidP="00000C3C">
            <w:pPr>
              <w:jc w:val="center"/>
              <w:rPr>
                <w:rFonts w:cstheme="minorHAnsi"/>
                <w:szCs w:val="20"/>
              </w:rPr>
            </w:pPr>
          </w:p>
        </w:tc>
        <w:tc>
          <w:tcPr>
            <w:tcW w:w="1080" w:type="dxa"/>
          </w:tcPr>
          <w:p w14:paraId="47E1C317" w14:textId="0E2A1DE7" w:rsidR="002077FA" w:rsidRPr="00487927" w:rsidRDefault="002077FA" w:rsidP="00000C3C">
            <w:pPr>
              <w:jc w:val="center"/>
              <w:rPr>
                <w:rFonts w:cstheme="minorHAnsi"/>
                <w:szCs w:val="20"/>
              </w:rPr>
            </w:pPr>
          </w:p>
        </w:tc>
        <w:tc>
          <w:tcPr>
            <w:tcW w:w="1080" w:type="dxa"/>
          </w:tcPr>
          <w:p w14:paraId="3B0625F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F829A0A" w14:textId="77777777" w:rsidR="002077FA" w:rsidRPr="00487927" w:rsidRDefault="002077FA" w:rsidP="00000C3C">
            <w:pPr>
              <w:jc w:val="center"/>
              <w:rPr>
                <w:rFonts w:cstheme="minorHAnsi"/>
                <w:szCs w:val="20"/>
              </w:rPr>
            </w:pPr>
          </w:p>
        </w:tc>
      </w:tr>
      <w:tr w:rsidR="002077FA" w:rsidRPr="00487927" w14:paraId="5CA2FE15" w14:textId="305C4F98" w:rsidTr="002077FA">
        <w:tc>
          <w:tcPr>
            <w:tcW w:w="1255" w:type="dxa"/>
          </w:tcPr>
          <w:p w14:paraId="097E1CF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2077FA" w:rsidRPr="00487927" w:rsidRDefault="002077FA" w:rsidP="00000C3C">
            <w:pPr>
              <w:jc w:val="center"/>
              <w:rPr>
                <w:rFonts w:cstheme="minorHAnsi"/>
                <w:szCs w:val="20"/>
              </w:rPr>
            </w:pPr>
          </w:p>
        </w:tc>
        <w:tc>
          <w:tcPr>
            <w:tcW w:w="1080" w:type="dxa"/>
          </w:tcPr>
          <w:p w14:paraId="4629FC15" w14:textId="6A9D73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169913" w14:textId="77777777" w:rsidR="002077FA" w:rsidRPr="00487927" w:rsidRDefault="002077FA" w:rsidP="00000C3C">
            <w:pPr>
              <w:jc w:val="center"/>
              <w:rPr>
                <w:rFonts w:cstheme="minorHAnsi"/>
                <w:szCs w:val="20"/>
              </w:rPr>
            </w:pPr>
          </w:p>
        </w:tc>
        <w:tc>
          <w:tcPr>
            <w:tcW w:w="1080" w:type="dxa"/>
          </w:tcPr>
          <w:p w14:paraId="2F7D9AA3" w14:textId="77777777" w:rsidR="002077FA" w:rsidRPr="00487927" w:rsidRDefault="002077FA" w:rsidP="00000C3C">
            <w:pPr>
              <w:jc w:val="center"/>
              <w:rPr>
                <w:rFonts w:cstheme="minorHAnsi"/>
                <w:szCs w:val="20"/>
              </w:rPr>
            </w:pPr>
          </w:p>
        </w:tc>
        <w:tc>
          <w:tcPr>
            <w:tcW w:w="1080" w:type="dxa"/>
          </w:tcPr>
          <w:p w14:paraId="53B88EFD" w14:textId="5C4A7529" w:rsidR="002077FA" w:rsidRPr="00487927" w:rsidRDefault="002077FA" w:rsidP="00000C3C">
            <w:pPr>
              <w:jc w:val="center"/>
              <w:rPr>
                <w:rFonts w:cstheme="minorHAnsi"/>
                <w:szCs w:val="20"/>
              </w:rPr>
            </w:pPr>
          </w:p>
        </w:tc>
        <w:tc>
          <w:tcPr>
            <w:tcW w:w="1080" w:type="dxa"/>
          </w:tcPr>
          <w:p w14:paraId="6A52662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664B84" w14:textId="77777777" w:rsidR="002077FA" w:rsidRPr="00487927" w:rsidRDefault="002077FA" w:rsidP="00000C3C">
            <w:pPr>
              <w:jc w:val="center"/>
              <w:rPr>
                <w:rFonts w:cstheme="minorHAnsi"/>
                <w:szCs w:val="20"/>
              </w:rPr>
            </w:pPr>
          </w:p>
        </w:tc>
      </w:tr>
      <w:tr w:rsidR="002077FA" w:rsidRPr="00487927" w14:paraId="4A0327AA" w14:textId="4F6BE3DD" w:rsidTr="002077FA">
        <w:tc>
          <w:tcPr>
            <w:tcW w:w="1255" w:type="dxa"/>
          </w:tcPr>
          <w:p w14:paraId="3E38E5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2077FA" w:rsidRPr="00487927" w:rsidRDefault="002077FA" w:rsidP="00000C3C">
            <w:pPr>
              <w:jc w:val="center"/>
              <w:rPr>
                <w:rFonts w:cstheme="minorHAnsi"/>
                <w:szCs w:val="20"/>
              </w:rPr>
            </w:pPr>
          </w:p>
        </w:tc>
        <w:tc>
          <w:tcPr>
            <w:tcW w:w="1080" w:type="dxa"/>
          </w:tcPr>
          <w:p w14:paraId="27C5CEB4" w14:textId="40B6AD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77DBA5" w14:textId="77777777" w:rsidR="002077FA" w:rsidRPr="00487927" w:rsidRDefault="002077FA" w:rsidP="00000C3C">
            <w:pPr>
              <w:jc w:val="center"/>
              <w:rPr>
                <w:rFonts w:cstheme="minorHAnsi"/>
                <w:szCs w:val="20"/>
              </w:rPr>
            </w:pPr>
          </w:p>
        </w:tc>
        <w:tc>
          <w:tcPr>
            <w:tcW w:w="1080" w:type="dxa"/>
          </w:tcPr>
          <w:p w14:paraId="6665EE71" w14:textId="77777777" w:rsidR="002077FA" w:rsidRPr="00487927" w:rsidRDefault="002077FA" w:rsidP="00000C3C">
            <w:pPr>
              <w:jc w:val="center"/>
              <w:rPr>
                <w:rFonts w:cstheme="minorHAnsi"/>
                <w:szCs w:val="20"/>
              </w:rPr>
            </w:pPr>
          </w:p>
        </w:tc>
        <w:tc>
          <w:tcPr>
            <w:tcW w:w="1080" w:type="dxa"/>
          </w:tcPr>
          <w:p w14:paraId="6A9795E5" w14:textId="00A21E02" w:rsidR="002077FA" w:rsidRPr="00487927" w:rsidRDefault="002077FA" w:rsidP="00000C3C">
            <w:pPr>
              <w:jc w:val="center"/>
              <w:rPr>
                <w:rFonts w:cstheme="minorHAnsi"/>
                <w:szCs w:val="20"/>
              </w:rPr>
            </w:pPr>
          </w:p>
        </w:tc>
        <w:tc>
          <w:tcPr>
            <w:tcW w:w="1080" w:type="dxa"/>
          </w:tcPr>
          <w:p w14:paraId="545E6F7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911781D" w14:textId="77777777" w:rsidR="002077FA" w:rsidRPr="00487927" w:rsidRDefault="002077FA" w:rsidP="00000C3C">
            <w:pPr>
              <w:jc w:val="center"/>
              <w:rPr>
                <w:rFonts w:cstheme="minorHAnsi"/>
                <w:szCs w:val="20"/>
              </w:rPr>
            </w:pPr>
          </w:p>
        </w:tc>
      </w:tr>
      <w:tr w:rsidR="002077FA" w:rsidRPr="00487927" w14:paraId="05B13E10" w14:textId="2E39E0C7" w:rsidTr="002077FA">
        <w:tc>
          <w:tcPr>
            <w:tcW w:w="1255" w:type="dxa"/>
          </w:tcPr>
          <w:p w14:paraId="663255B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2077FA" w:rsidRPr="00487927" w:rsidRDefault="002077FA" w:rsidP="00000C3C">
            <w:pPr>
              <w:jc w:val="center"/>
              <w:rPr>
                <w:rFonts w:cstheme="minorHAnsi"/>
                <w:szCs w:val="20"/>
              </w:rPr>
            </w:pPr>
          </w:p>
        </w:tc>
        <w:tc>
          <w:tcPr>
            <w:tcW w:w="1080" w:type="dxa"/>
          </w:tcPr>
          <w:p w14:paraId="340F51A8" w14:textId="5AE576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05A8FB" w14:textId="77777777" w:rsidR="002077FA" w:rsidRPr="00487927" w:rsidRDefault="002077FA" w:rsidP="00000C3C">
            <w:pPr>
              <w:jc w:val="center"/>
              <w:rPr>
                <w:rFonts w:cstheme="minorHAnsi"/>
                <w:szCs w:val="20"/>
              </w:rPr>
            </w:pPr>
          </w:p>
        </w:tc>
        <w:tc>
          <w:tcPr>
            <w:tcW w:w="1080" w:type="dxa"/>
          </w:tcPr>
          <w:p w14:paraId="1DD83B24" w14:textId="77777777" w:rsidR="002077FA" w:rsidRPr="00487927" w:rsidRDefault="002077FA" w:rsidP="00000C3C">
            <w:pPr>
              <w:jc w:val="center"/>
              <w:rPr>
                <w:rFonts w:cstheme="minorHAnsi"/>
                <w:szCs w:val="20"/>
              </w:rPr>
            </w:pPr>
          </w:p>
        </w:tc>
        <w:tc>
          <w:tcPr>
            <w:tcW w:w="1080" w:type="dxa"/>
          </w:tcPr>
          <w:p w14:paraId="4ABC5D64" w14:textId="6F795C56" w:rsidR="002077FA" w:rsidRPr="00487927" w:rsidRDefault="002077FA" w:rsidP="00000C3C">
            <w:pPr>
              <w:jc w:val="center"/>
              <w:rPr>
                <w:rFonts w:cstheme="minorHAnsi"/>
                <w:szCs w:val="20"/>
              </w:rPr>
            </w:pPr>
          </w:p>
        </w:tc>
        <w:tc>
          <w:tcPr>
            <w:tcW w:w="1080" w:type="dxa"/>
          </w:tcPr>
          <w:p w14:paraId="3757AA7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711006" w14:textId="77777777" w:rsidR="002077FA" w:rsidRPr="00487927" w:rsidRDefault="002077FA" w:rsidP="00000C3C">
            <w:pPr>
              <w:jc w:val="center"/>
              <w:rPr>
                <w:rFonts w:cstheme="minorHAnsi"/>
                <w:szCs w:val="20"/>
              </w:rPr>
            </w:pPr>
          </w:p>
        </w:tc>
      </w:tr>
      <w:tr w:rsidR="002077FA" w:rsidRPr="00487927" w14:paraId="59874497" w14:textId="7580BF4C" w:rsidTr="002077FA">
        <w:tc>
          <w:tcPr>
            <w:tcW w:w="1255" w:type="dxa"/>
          </w:tcPr>
          <w:p w14:paraId="02771BD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2077FA" w:rsidRPr="00487927" w:rsidRDefault="002077FA" w:rsidP="00000C3C">
            <w:pPr>
              <w:jc w:val="center"/>
              <w:rPr>
                <w:rFonts w:cstheme="minorHAnsi"/>
                <w:szCs w:val="20"/>
              </w:rPr>
            </w:pPr>
          </w:p>
        </w:tc>
        <w:tc>
          <w:tcPr>
            <w:tcW w:w="1080" w:type="dxa"/>
          </w:tcPr>
          <w:p w14:paraId="2E7380AA" w14:textId="0E3883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76A206" w14:textId="77777777" w:rsidR="002077FA" w:rsidRPr="00487927" w:rsidRDefault="002077FA" w:rsidP="00000C3C">
            <w:pPr>
              <w:jc w:val="center"/>
              <w:rPr>
                <w:rFonts w:cstheme="minorHAnsi"/>
                <w:szCs w:val="20"/>
              </w:rPr>
            </w:pPr>
          </w:p>
        </w:tc>
        <w:tc>
          <w:tcPr>
            <w:tcW w:w="1080" w:type="dxa"/>
          </w:tcPr>
          <w:p w14:paraId="3AD5FF03" w14:textId="77777777" w:rsidR="002077FA" w:rsidRPr="00487927" w:rsidRDefault="002077FA" w:rsidP="00000C3C">
            <w:pPr>
              <w:jc w:val="center"/>
              <w:rPr>
                <w:rFonts w:cstheme="minorHAnsi"/>
                <w:szCs w:val="20"/>
              </w:rPr>
            </w:pPr>
          </w:p>
        </w:tc>
        <w:tc>
          <w:tcPr>
            <w:tcW w:w="1080" w:type="dxa"/>
          </w:tcPr>
          <w:p w14:paraId="201BBBC6" w14:textId="0B619D23" w:rsidR="002077FA" w:rsidRPr="00487927" w:rsidRDefault="002077FA" w:rsidP="00000C3C">
            <w:pPr>
              <w:jc w:val="center"/>
              <w:rPr>
                <w:rFonts w:cstheme="minorHAnsi"/>
                <w:szCs w:val="20"/>
              </w:rPr>
            </w:pPr>
          </w:p>
        </w:tc>
        <w:tc>
          <w:tcPr>
            <w:tcW w:w="1080" w:type="dxa"/>
          </w:tcPr>
          <w:p w14:paraId="62FF66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37B008" w14:textId="77777777" w:rsidR="002077FA" w:rsidRPr="00487927" w:rsidRDefault="002077FA" w:rsidP="00000C3C">
            <w:pPr>
              <w:jc w:val="center"/>
              <w:rPr>
                <w:rFonts w:cstheme="minorHAnsi"/>
                <w:szCs w:val="20"/>
              </w:rPr>
            </w:pPr>
          </w:p>
        </w:tc>
      </w:tr>
      <w:tr w:rsidR="002077FA" w:rsidRPr="00487927" w14:paraId="63B1A807" w14:textId="5E69129F" w:rsidTr="002077FA">
        <w:tc>
          <w:tcPr>
            <w:tcW w:w="1255" w:type="dxa"/>
          </w:tcPr>
          <w:p w14:paraId="38112D6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2077FA" w:rsidRPr="00487927" w:rsidRDefault="002077FA" w:rsidP="00000C3C">
            <w:pPr>
              <w:jc w:val="center"/>
              <w:rPr>
                <w:rFonts w:cstheme="minorHAnsi"/>
                <w:szCs w:val="20"/>
              </w:rPr>
            </w:pPr>
          </w:p>
        </w:tc>
        <w:tc>
          <w:tcPr>
            <w:tcW w:w="1080" w:type="dxa"/>
          </w:tcPr>
          <w:p w14:paraId="0607F8BA" w14:textId="5C1C7C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BEA9D4" w14:textId="77777777" w:rsidR="002077FA" w:rsidRPr="00487927" w:rsidRDefault="002077FA" w:rsidP="00000C3C">
            <w:pPr>
              <w:jc w:val="center"/>
              <w:rPr>
                <w:rFonts w:cstheme="minorHAnsi"/>
                <w:szCs w:val="20"/>
              </w:rPr>
            </w:pPr>
          </w:p>
        </w:tc>
        <w:tc>
          <w:tcPr>
            <w:tcW w:w="1080" w:type="dxa"/>
          </w:tcPr>
          <w:p w14:paraId="58E00BC5" w14:textId="77777777" w:rsidR="002077FA" w:rsidRPr="00487927" w:rsidRDefault="002077FA" w:rsidP="00000C3C">
            <w:pPr>
              <w:jc w:val="center"/>
              <w:rPr>
                <w:rFonts w:cstheme="minorHAnsi"/>
                <w:szCs w:val="20"/>
              </w:rPr>
            </w:pPr>
          </w:p>
        </w:tc>
        <w:tc>
          <w:tcPr>
            <w:tcW w:w="1080" w:type="dxa"/>
          </w:tcPr>
          <w:p w14:paraId="7ADDBA67" w14:textId="3EA4F1E1" w:rsidR="002077FA" w:rsidRPr="00487927" w:rsidRDefault="002077FA" w:rsidP="00000C3C">
            <w:pPr>
              <w:jc w:val="center"/>
              <w:rPr>
                <w:rFonts w:cstheme="minorHAnsi"/>
                <w:szCs w:val="20"/>
              </w:rPr>
            </w:pPr>
          </w:p>
        </w:tc>
        <w:tc>
          <w:tcPr>
            <w:tcW w:w="1080" w:type="dxa"/>
          </w:tcPr>
          <w:p w14:paraId="274502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FC574B" w14:textId="77777777" w:rsidR="002077FA" w:rsidRPr="00487927" w:rsidRDefault="002077FA" w:rsidP="00000C3C">
            <w:pPr>
              <w:jc w:val="center"/>
              <w:rPr>
                <w:rFonts w:cstheme="minorHAnsi"/>
                <w:szCs w:val="20"/>
              </w:rPr>
            </w:pPr>
          </w:p>
        </w:tc>
      </w:tr>
      <w:tr w:rsidR="002077FA" w:rsidRPr="00487927" w14:paraId="376A65BC" w14:textId="0EADC9EA" w:rsidTr="002077FA">
        <w:tc>
          <w:tcPr>
            <w:tcW w:w="1255" w:type="dxa"/>
          </w:tcPr>
          <w:p w14:paraId="1A8063E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2077FA" w:rsidRPr="00487927" w:rsidRDefault="002077FA" w:rsidP="00000C3C">
            <w:pPr>
              <w:jc w:val="center"/>
              <w:rPr>
                <w:rFonts w:cstheme="minorHAnsi"/>
                <w:szCs w:val="20"/>
              </w:rPr>
            </w:pPr>
          </w:p>
        </w:tc>
        <w:tc>
          <w:tcPr>
            <w:tcW w:w="1080" w:type="dxa"/>
          </w:tcPr>
          <w:p w14:paraId="4A8602D1" w14:textId="01E2D2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01CBC4" w14:textId="77777777" w:rsidR="002077FA" w:rsidRPr="00487927" w:rsidRDefault="002077FA" w:rsidP="00000C3C">
            <w:pPr>
              <w:jc w:val="center"/>
              <w:rPr>
                <w:rFonts w:cstheme="minorHAnsi"/>
                <w:szCs w:val="20"/>
              </w:rPr>
            </w:pPr>
          </w:p>
        </w:tc>
        <w:tc>
          <w:tcPr>
            <w:tcW w:w="1080" w:type="dxa"/>
          </w:tcPr>
          <w:p w14:paraId="29C20086" w14:textId="77777777" w:rsidR="002077FA" w:rsidRPr="00487927" w:rsidRDefault="002077FA" w:rsidP="00000C3C">
            <w:pPr>
              <w:jc w:val="center"/>
              <w:rPr>
                <w:rFonts w:cstheme="minorHAnsi"/>
                <w:szCs w:val="20"/>
              </w:rPr>
            </w:pPr>
          </w:p>
        </w:tc>
        <w:tc>
          <w:tcPr>
            <w:tcW w:w="1080" w:type="dxa"/>
          </w:tcPr>
          <w:p w14:paraId="1226DA9B" w14:textId="263065E6" w:rsidR="002077FA" w:rsidRPr="00487927" w:rsidRDefault="002077FA" w:rsidP="00000C3C">
            <w:pPr>
              <w:jc w:val="center"/>
              <w:rPr>
                <w:rFonts w:cstheme="minorHAnsi"/>
                <w:szCs w:val="20"/>
              </w:rPr>
            </w:pPr>
          </w:p>
        </w:tc>
        <w:tc>
          <w:tcPr>
            <w:tcW w:w="1080" w:type="dxa"/>
          </w:tcPr>
          <w:p w14:paraId="779D152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C27DE9D" w14:textId="77777777" w:rsidR="002077FA" w:rsidRPr="00487927" w:rsidRDefault="002077FA" w:rsidP="00000C3C">
            <w:pPr>
              <w:jc w:val="center"/>
              <w:rPr>
                <w:rFonts w:cstheme="minorHAnsi"/>
                <w:szCs w:val="20"/>
              </w:rPr>
            </w:pPr>
          </w:p>
        </w:tc>
      </w:tr>
      <w:tr w:rsidR="002077FA" w:rsidRPr="00487927" w14:paraId="54ACF360" w14:textId="6094073F" w:rsidTr="002077FA">
        <w:tc>
          <w:tcPr>
            <w:tcW w:w="1255" w:type="dxa"/>
          </w:tcPr>
          <w:p w14:paraId="1B09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2077FA" w:rsidRPr="00487927" w:rsidRDefault="002077FA" w:rsidP="00000C3C">
            <w:pPr>
              <w:jc w:val="center"/>
              <w:rPr>
                <w:rFonts w:cstheme="minorHAnsi"/>
                <w:szCs w:val="20"/>
              </w:rPr>
            </w:pPr>
          </w:p>
        </w:tc>
        <w:tc>
          <w:tcPr>
            <w:tcW w:w="1080" w:type="dxa"/>
          </w:tcPr>
          <w:p w14:paraId="60771012" w14:textId="59A9097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236937" w14:textId="77777777" w:rsidR="002077FA" w:rsidRPr="00487927" w:rsidRDefault="002077FA" w:rsidP="00000C3C">
            <w:pPr>
              <w:jc w:val="center"/>
              <w:rPr>
                <w:rFonts w:cstheme="minorHAnsi"/>
                <w:szCs w:val="20"/>
              </w:rPr>
            </w:pPr>
          </w:p>
        </w:tc>
        <w:tc>
          <w:tcPr>
            <w:tcW w:w="1080" w:type="dxa"/>
          </w:tcPr>
          <w:p w14:paraId="5867A7E8" w14:textId="77777777" w:rsidR="002077FA" w:rsidRPr="00487927" w:rsidRDefault="002077FA" w:rsidP="00000C3C">
            <w:pPr>
              <w:jc w:val="center"/>
              <w:rPr>
                <w:rFonts w:cstheme="minorHAnsi"/>
                <w:szCs w:val="20"/>
              </w:rPr>
            </w:pPr>
          </w:p>
        </w:tc>
        <w:tc>
          <w:tcPr>
            <w:tcW w:w="1080" w:type="dxa"/>
          </w:tcPr>
          <w:p w14:paraId="52B07A80" w14:textId="129AD199" w:rsidR="002077FA" w:rsidRPr="00487927" w:rsidRDefault="002077FA" w:rsidP="00000C3C">
            <w:pPr>
              <w:jc w:val="center"/>
              <w:rPr>
                <w:rFonts w:cstheme="minorHAnsi"/>
                <w:szCs w:val="20"/>
              </w:rPr>
            </w:pPr>
          </w:p>
        </w:tc>
        <w:tc>
          <w:tcPr>
            <w:tcW w:w="1080" w:type="dxa"/>
          </w:tcPr>
          <w:p w14:paraId="575852E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9E6F067" w14:textId="77777777" w:rsidR="002077FA" w:rsidRPr="00487927" w:rsidRDefault="002077FA" w:rsidP="00000C3C">
            <w:pPr>
              <w:jc w:val="center"/>
              <w:rPr>
                <w:rFonts w:cstheme="minorHAnsi"/>
                <w:szCs w:val="20"/>
              </w:rPr>
            </w:pPr>
          </w:p>
        </w:tc>
      </w:tr>
      <w:tr w:rsidR="002077FA" w:rsidRPr="00487927" w14:paraId="0931D0AF" w14:textId="1BA16434" w:rsidTr="002077FA">
        <w:tc>
          <w:tcPr>
            <w:tcW w:w="1255" w:type="dxa"/>
          </w:tcPr>
          <w:p w14:paraId="7EF3A4F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2077FA" w:rsidRPr="00487927" w:rsidRDefault="002077FA" w:rsidP="00000C3C">
            <w:pPr>
              <w:jc w:val="center"/>
              <w:rPr>
                <w:rFonts w:cstheme="minorHAnsi"/>
                <w:szCs w:val="20"/>
              </w:rPr>
            </w:pPr>
          </w:p>
        </w:tc>
        <w:tc>
          <w:tcPr>
            <w:tcW w:w="1080" w:type="dxa"/>
          </w:tcPr>
          <w:p w14:paraId="640C8666" w14:textId="480B01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1E4196" w14:textId="77777777" w:rsidR="002077FA" w:rsidRPr="00487927" w:rsidRDefault="002077FA" w:rsidP="00000C3C">
            <w:pPr>
              <w:jc w:val="center"/>
              <w:rPr>
                <w:rFonts w:cstheme="minorHAnsi"/>
                <w:szCs w:val="20"/>
              </w:rPr>
            </w:pPr>
          </w:p>
        </w:tc>
        <w:tc>
          <w:tcPr>
            <w:tcW w:w="1080" w:type="dxa"/>
          </w:tcPr>
          <w:p w14:paraId="1819DDEF" w14:textId="77777777" w:rsidR="002077FA" w:rsidRPr="00487927" w:rsidRDefault="002077FA" w:rsidP="00000C3C">
            <w:pPr>
              <w:jc w:val="center"/>
              <w:rPr>
                <w:rFonts w:cstheme="minorHAnsi"/>
                <w:szCs w:val="20"/>
              </w:rPr>
            </w:pPr>
          </w:p>
        </w:tc>
        <w:tc>
          <w:tcPr>
            <w:tcW w:w="1080" w:type="dxa"/>
          </w:tcPr>
          <w:p w14:paraId="4F8CDBD5" w14:textId="1BA15A82" w:rsidR="002077FA" w:rsidRPr="00487927" w:rsidRDefault="002077FA" w:rsidP="00000C3C">
            <w:pPr>
              <w:jc w:val="center"/>
              <w:rPr>
                <w:rFonts w:cstheme="minorHAnsi"/>
                <w:szCs w:val="20"/>
              </w:rPr>
            </w:pPr>
          </w:p>
        </w:tc>
        <w:tc>
          <w:tcPr>
            <w:tcW w:w="1080" w:type="dxa"/>
          </w:tcPr>
          <w:p w14:paraId="69DA5F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98DEEFE" w14:textId="77777777" w:rsidR="002077FA" w:rsidRPr="00487927" w:rsidRDefault="002077FA" w:rsidP="00000C3C">
            <w:pPr>
              <w:jc w:val="center"/>
              <w:rPr>
                <w:rFonts w:cstheme="minorHAnsi"/>
                <w:szCs w:val="20"/>
              </w:rPr>
            </w:pPr>
          </w:p>
        </w:tc>
      </w:tr>
      <w:tr w:rsidR="002077FA" w:rsidRPr="00487927" w14:paraId="693FDDDC" w14:textId="7516406A" w:rsidTr="002077FA">
        <w:tc>
          <w:tcPr>
            <w:tcW w:w="1255" w:type="dxa"/>
          </w:tcPr>
          <w:p w14:paraId="48A66F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2077FA" w:rsidRPr="00487927" w:rsidRDefault="002077FA" w:rsidP="00000C3C">
            <w:pPr>
              <w:jc w:val="center"/>
              <w:rPr>
                <w:rFonts w:cstheme="minorHAnsi"/>
                <w:szCs w:val="20"/>
              </w:rPr>
            </w:pPr>
          </w:p>
        </w:tc>
        <w:tc>
          <w:tcPr>
            <w:tcW w:w="1080" w:type="dxa"/>
          </w:tcPr>
          <w:p w14:paraId="34189AF8" w14:textId="136B6E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B74D4" w14:textId="77777777" w:rsidR="002077FA" w:rsidRPr="00487927" w:rsidRDefault="002077FA" w:rsidP="00000C3C">
            <w:pPr>
              <w:jc w:val="center"/>
              <w:rPr>
                <w:rFonts w:cstheme="minorHAnsi"/>
                <w:szCs w:val="20"/>
              </w:rPr>
            </w:pPr>
          </w:p>
        </w:tc>
        <w:tc>
          <w:tcPr>
            <w:tcW w:w="1080" w:type="dxa"/>
          </w:tcPr>
          <w:p w14:paraId="17299040" w14:textId="77777777" w:rsidR="002077FA" w:rsidRPr="00487927" w:rsidRDefault="002077FA" w:rsidP="00000C3C">
            <w:pPr>
              <w:jc w:val="center"/>
              <w:rPr>
                <w:rFonts w:cstheme="minorHAnsi"/>
                <w:szCs w:val="20"/>
              </w:rPr>
            </w:pPr>
          </w:p>
        </w:tc>
        <w:tc>
          <w:tcPr>
            <w:tcW w:w="1080" w:type="dxa"/>
          </w:tcPr>
          <w:p w14:paraId="2EFDED9E" w14:textId="3363CFD9" w:rsidR="002077FA" w:rsidRPr="00487927" w:rsidRDefault="002077FA" w:rsidP="00000C3C">
            <w:pPr>
              <w:jc w:val="center"/>
              <w:rPr>
                <w:rFonts w:cstheme="minorHAnsi"/>
                <w:szCs w:val="20"/>
              </w:rPr>
            </w:pPr>
          </w:p>
        </w:tc>
        <w:tc>
          <w:tcPr>
            <w:tcW w:w="1080" w:type="dxa"/>
          </w:tcPr>
          <w:p w14:paraId="5E9191D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B220E9" w14:textId="77777777" w:rsidR="002077FA" w:rsidRPr="00487927" w:rsidRDefault="002077FA" w:rsidP="00000C3C">
            <w:pPr>
              <w:jc w:val="center"/>
              <w:rPr>
                <w:rFonts w:cstheme="minorHAnsi"/>
                <w:szCs w:val="20"/>
              </w:rPr>
            </w:pPr>
          </w:p>
        </w:tc>
      </w:tr>
      <w:tr w:rsidR="002077FA" w:rsidRPr="00487927" w14:paraId="7AC618B1" w14:textId="59A574F7" w:rsidTr="002077FA">
        <w:tc>
          <w:tcPr>
            <w:tcW w:w="1255" w:type="dxa"/>
          </w:tcPr>
          <w:p w14:paraId="195F897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2077FA" w:rsidRPr="00487927" w:rsidRDefault="002077FA" w:rsidP="00000C3C">
            <w:pPr>
              <w:jc w:val="center"/>
              <w:rPr>
                <w:rFonts w:cstheme="minorHAnsi"/>
                <w:szCs w:val="20"/>
              </w:rPr>
            </w:pPr>
          </w:p>
        </w:tc>
        <w:tc>
          <w:tcPr>
            <w:tcW w:w="1080" w:type="dxa"/>
          </w:tcPr>
          <w:p w14:paraId="0129D914" w14:textId="184CBB8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1B50F7" w14:textId="77777777" w:rsidR="002077FA" w:rsidRPr="00487927" w:rsidRDefault="002077FA" w:rsidP="00000C3C">
            <w:pPr>
              <w:jc w:val="center"/>
              <w:rPr>
                <w:rFonts w:cstheme="minorHAnsi"/>
                <w:szCs w:val="20"/>
              </w:rPr>
            </w:pPr>
          </w:p>
        </w:tc>
        <w:tc>
          <w:tcPr>
            <w:tcW w:w="1080" w:type="dxa"/>
          </w:tcPr>
          <w:p w14:paraId="121E0D00" w14:textId="77777777" w:rsidR="002077FA" w:rsidRPr="00487927" w:rsidRDefault="002077FA" w:rsidP="00000C3C">
            <w:pPr>
              <w:jc w:val="center"/>
              <w:rPr>
                <w:rFonts w:cstheme="minorHAnsi"/>
                <w:szCs w:val="20"/>
              </w:rPr>
            </w:pPr>
          </w:p>
        </w:tc>
        <w:tc>
          <w:tcPr>
            <w:tcW w:w="1080" w:type="dxa"/>
          </w:tcPr>
          <w:p w14:paraId="3D7979E1" w14:textId="308FA79D" w:rsidR="002077FA" w:rsidRPr="00487927" w:rsidRDefault="002077FA" w:rsidP="00000C3C">
            <w:pPr>
              <w:jc w:val="center"/>
              <w:rPr>
                <w:rFonts w:cstheme="minorHAnsi"/>
                <w:szCs w:val="20"/>
              </w:rPr>
            </w:pPr>
          </w:p>
        </w:tc>
        <w:tc>
          <w:tcPr>
            <w:tcW w:w="1080" w:type="dxa"/>
          </w:tcPr>
          <w:p w14:paraId="78458D9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B851E58" w14:textId="77777777" w:rsidR="002077FA" w:rsidRPr="00487927" w:rsidRDefault="002077FA" w:rsidP="00000C3C">
            <w:pPr>
              <w:jc w:val="center"/>
              <w:rPr>
                <w:rFonts w:cstheme="minorHAnsi"/>
                <w:szCs w:val="20"/>
              </w:rPr>
            </w:pPr>
          </w:p>
        </w:tc>
      </w:tr>
      <w:tr w:rsidR="002077FA" w:rsidRPr="00487927" w14:paraId="79E97F33" w14:textId="7CE9DE0C" w:rsidTr="002077FA">
        <w:tc>
          <w:tcPr>
            <w:tcW w:w="1255" w:type="dxa"/>
          </w:tcPr>
          <w:p w14:paraId="3DA11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2077FA" w:rsidRPr="00487927" w:rsidRDefault="002077FA" w:rsidP="00000C3C">
            <w:pPr>
              <w:jc w:val="center"/>
              <w:rPr>
                <w:rFonts w:cstheme="minorHAnsi"/>
                <w:szCs w:val="20"/>
              </w:rPr>
            </w:pPr>
          </w:p>
        </w:tc>
        <w:tc>
          <w:tcPr>
            <w:tcW w:w="1080" w:type="dxa"/>
          </w:tcPr>
          <w:p w14:paraId="673FDAFD" w14:textId="7AC3E2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034911" w14:textId="77777777" w:rsidR="002077FA" w:rsidRPr="00487927" w:rsidRDefault="002077FA" w:rsidP="00000C3C">
            <w:pPr>
              <w:jc w:val="center"/>
              <w:rPr>
                <w:rFonts w:cstheme="minorHAnsi"/>
                <w:szCs w:val="20"/>
              </w:rPr>
            </w:pPr>
          </w:p>
        </w:tc>
        <w:tc>
          <w:tcPr>
            <w:tcW w:w="1080" w:type="dxa"/>
          </w:tcPr>
          <w:p w14:paraId="7070741B" w14:textId="77777777" w:rsidR="002077FA" w:rsidRPr="00487927" w:rsidRDefault="002077FA" w:rsidP="00000C3C">
            <w:pPr>
              <w:jc w:val="center"/>
              <w:rPr>
                <w:rFonts w:cstheme="minorHAnsi"/>
                <w:szCs w:val="20"/>
              </w:rPr>
            </w:pPr>
          </w:p>
        </w:tc>
        <w:tc>
          <w:tcPr>
            <w:tcW w:w="1080" w:type="dxa"/>
          </w:tcPr>
          <w:p w14:paraId="17C11359" w14:textId="25E5801C" w:rsidR="002077FA" w:rsidRPr="00487927" w:rsidRDefault="002077FA" w:rsidP="00000C3C">
            <w:pPr>
              <w:jc w:val="center"/>
              <w:rPr>
                <w:rFonts w:cstheme="minorHAnsi"/>
                <w:szCs w:val="20"/>
              </w:rPr>
            </w:pPr>
          </w:p>
        </w:tc>
        <w:tc>
          <w:tcPr>
            <w:tcW w:w="1080" w:type="dxa"/>
          </w:tcPr>
          <w:p w14:paraId="6510055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2F86886" w14:textId="77777777" w:rsidR="002077FA" w:rsidRPr="00487927" w:rsidRDefault="002077FA" w:rsidP="00000C3C">
            <w:pPr>
              <w:jc w:val="center"/>
              <w:rPr>
                <w:rFonts w:cstheme="minorHAnsi"/>
                <w:szCs w:val="20"/>
              </w:rPr>
            </w:pPr>
          </w:p>
        </w:tc>
      </w:tr>
      <w:tr w:rsidR="002077FA" w:rsidRPr="00487927" w14:paraId="1E3E0861" w14:textId="7ECEA163" w:rsidTr="002077FA">
        <w:tc>
          <w:tcPr>
            <w:tcW w:w="1255" w:type="dxa"/>
          </w:tcPr>
          <w:p w14:paraId="4FF1236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2077FA" w:rsidRPr="00487927" w:rsidRDefault="002077FA" w:rsidP="00000C3C">
            <w:pPr>
              <w:jc w:val="center"/>
              <w:rPr>
                <w:rFonts w:cstheme="minorHAnsi"/>
                <w:szCs w:val="20"/>
              </w:rPr>
            </w:pPr>
          </w:p>
        </w:tc>
        <w:tc>
          <w:tcPr>
            <w:tcW w:w="1080" w:type="dxa"/>
          </w:tcPr>
          <w:p w14:paraId="70E88361" w14:textId="22569A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67D16D" w14:textId="77777777" w:rsidR="002077FA" w:rsidRPr="00487927" w:rsidRDefault="002077FA" w:rsidP="00000C3C">
            <w:pPr>
              <w:jc w:val="center"/>
              <w:rPr>
                <w:rFonts w:cstheme="minorHAnsi"/>
                <w:szCs w:val="20"/>
              </w:rPr>
            </w:pPr>
          </w:p>
        </w:tc>
        <w:tc>
          <w:tcPr>
            <w:tcW w:w="1080" w:type="dxa"/>
          </w:tcPr>
          <w:p w14:paraId="510FBF2F" w14:textId="77777777" w:rsidR="002077FA" w:rsidRPr="00487927" w:rsidRDefault="002077FA" w:rsidP="00000C3C">
            <w:pPr>
              <w:jc w:val="center"/>
              <w:rPr>
                <w:rFonts w:cstheme="minorHAnsi"/>
                <w:szCs w:val="20"/>
              </w:rPr>
            </w:pPr>
          </w:p>
        </w:tc>
        <w:tc>
          <w:tcPr>
            <w:tcW w:w="1080" w:type="dxa"/>
          </w:tcPr>
          <w:p w14:paraId="23051355" w14:textId="25232A05" w:rsidR="002077FA" w:rsidRPr="00487927" w:rsidRDefault="002077FA" w:rsidP="00000C3C">
            <w:pPr>
              <w:jc w:val="center"/>
              <w:rPr>
                <w:rFonts w:cstheme="minorHAnsi"/>
                <w:szCs w:val="20"/>
              </w:rPr>
            </w:pPr>
          </w:p>
        </w:tc>
        <w:tc>
          <w:tcPr>
            <w:tcW w:w="1080" w:type="dxa"/>
          </w:tcPr>
          <w:p w14:paraId="14C3575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124275" w14:textId="77777777" w:rsidR="002077FA" w:rsidRPr="00487927" w:rsidRDefault="002077FA" w:rsidP="00000C3C">
            <w:pPr>
              <w:jc w:val="center"/>
              <w:rPr>
                <w:rFonts w:cstheme="minorHAnsi"/>
                <w:szCs w:val="20"/>
              </w:rPr>
            </w:pPr>
          </w:p>
        </w:tc>
      </w:tr>
      <w:tr w:rsidR="002077FA" w:rsidRPr="00487927" w14:paraId="7924B4E2" w14:textId="4F8C6722" w:rsidTr="002077FA">
        <w:tc>
          <w:tcPr>
            <w:tcW w:w="1255" w:type="dxa"/>
          </w:tcPr>
          <w:p w14:paraId="323C7C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2077FA" w:rsidRPr="00487927" w:rsidRDefault="002077FA" w:rsidP="00000C3C">
            <w:pPr>
              <w:jc w:val="center"/>
              <w:rPr>
                <w:rFonts w:cstheme="minorHAnsi"/>
                <w:szCs w:val="20"/>
              </w:rPr>
            </w:pPr>
          </w:p>
        </w:tc>
        <w:tc>
          <w:tcPr>
            <w:tcW w:w="1080" w:type="dxa"/>
          </w:tcPr>
          <w:p w14:paraId="5587041C" w14:textId="505BD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76C968" w14:textId="77777777" w:rsidR="002077FA" w:rsidRPr="00487927" w:rsidRDefault="002077FA" w:rsidP="00000C3C">
            <w:pPr>
              <w:jc w:val="center"/>
              <w:rPr>
                <w:rFonts w:cstheme="minorHAnsi"/>
                <w:szCs w:val="20"/>
              </w:rPr>
            </w:pPr>
          </w:p>
        </w:tc>
        <w:tc>
          <w:tcPr>
            <w:tcW w:w="1080" w:type="dxa"/>
          </w:tcPr>
          <w:p w14:paraId="2A45DD54" w14:textId="77777777" w:rsidR="002077FA" w:rsidRPr="00487927" w:rsidRDefault="002077FA" w:rsidP="00000C3C">
            <w:pPr>
              <w:jc w:val="center"/>
              <w:rPr>
                <w:rFonts w:cstheme="minorHAnsi"/>
                <w:szCs w:val="20"/>
              </w:rPr>
            </w:pPr>
          </w:p>
        </w:tc>
        <w:tc>
          <w:tcPr>
            <w:tcW w:w="1080" w:type="dxa"/>
          </w:tcPr>
          <w:p w14:paraId="37B58029" w14:textId="64263ED8" w:rsidR="002077FA" w:rsidRPr="00487927" w:rsidRDefault="002077FA" w:rsidP="00000C3C">
            <w:pPr>
              <w:jc w:val="center"/>
              <w:rPr>
                <w:rFonts w:cstheme="minorHAnsi"/>
                <w:szCs w:val="20"/>
              </w:rPr>
            </w:pPr>
          </w:p>
        </w:tc>
        <w:tc>
          <w:tcPr>
            <w:tcW w:w="1080" w:type="dxa"/>
          </w:tcPr>
          <w:p w14:paraId="4902848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85D5B04" w14:textId="77777777" w:rsidR="002077FA" w:rsidRPr="00487927" w:rsidRDefault="002077FA" w:rsidP="00000C3C">
            <w:pPr>
              <w:jc w:val="center"/>
              <w:rPr>
                <w:rFonts w:cstheme="minorHAnsi"/>
                <w:szCs w:val="20"/>
              </w:rPr>
            </w:pPr>
          </w:p>
        </w:tc>
      </w:tr>
      <w:tr w:rsidR="002077FA" w:rsidRPr="00487927" w14:paraId="32B266C4" w14:textId="1079963A" w:rsidTr="002077FA">
        <w:tc>
          <w:tcPr>
            <w:tcW w:w="1255" w:type="dxa"/>
          </w:tcPr>
          <w:p w14:paraId="14453EC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2077FA" w:rsidRPr="00487927" w:rsidRDefault="002077FA" w:rsidP="00000C3C">
            <w:pPr>
              <w:jc w:val="center"/>
              <w:rPr>
                <w:rFonts w:cstheme="minorHAnsi"/>
                <w:szCs w:val="20"/>
              </w:rPr>
            </w:pPr>
          </w:p>
        </w:tc>
        <w:tc>
          <w:tcPr>
            <w:tcW w:w="1080" w:type="dxa"/>
          </w:tcPr>
          <w:p w14:paraId="3F852B22" w14:textId="150DEC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43142B6" w14:textId="77777777" w:rsidR="002077FA" w:rsidRPr="00487927" w:rsidRDefault="002077FA" w:rsidP="00000C3C">
            <w:pPr>
              <w:jc w:val="center"/>
              <w:rPr>
                <w:rFonts w:cstheme="minorHAnsi"/>
                <w:szCs w:val="20"/>
              </w:rPr>
            </w:pPr>
          </w:p>
        </w:tc>
        <w:tc>
          <w:tcPr>
            <w:tcW w:w="1080" w:type="dxa"/>
          </w:tcPr>
          <w:p w14:paraId="61E78AA2" w14:textId="77777777" w:rsidR="002077FA" w:rsidRPr="00487927" w:rsidRDefault="002077FA" w:rsidP="00000C3C">
            <w:pPr>
              <w:jc w:val="center"/>
              <w:rPr>
                <w:rFonts w:cstheme="minorHAnsi"/>
                <w:szCs w:val="20"/>
              </w:rPr>
            </w:pPr>
          </w:p>
        </w:tc>
        <w:tc>
          <w:tcPr>
            <w:tcW w:w="1080" w:type="dxa"/>
          </w:tcPr>
          <w:p w14:paraId="72D499F4" w14:textId="5548B8D4" w:rsidR="002077FA" w:rsidRPr="00487927" w:rsidRDefault="002077FA" w:rsidP="00000C3C">
            <w:pPr>
              <w:jc w:val="center"/>
              <w:rPr>
                <w:rFonts w:cstheme="minorHAnsi"/>
                <w:szCs w:val="20"/>
              </w:rPr>
            </w:pPr>
          </w:p>
        </w:tc>
        <w:tc>
          <w:tcPr>
            <w:tcW w:w="1080" w:type="dxa"/>
          </w:tcPr>
          <w:p w14:paraId="6123275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384E685" w14:textId="77777777" w:rsidR="002077FA" w:rsidRPr="00487927" w:rsidRDefault="002077FA" w:rsidP="00000C3C">
            <w:pPr>
              <w:jc w:val="center"/>
              <w:rPr>
                <w:rFonts w:cstheme="minorHAnsi"/>
                <w:szCs w:val="20"/>
              </w:rPr>
            </w:pPr>
          </w:p>
        </w:tc>
      </w:tr>
      <w:tr w:rsidR="002077FA" w:rsidRPr="00487927" w14:paraId="5B1FCCF9" w14:textId="3C8C3FAD" w:rsidTr="002077FA">
        <w:tc>
          <w:tcPr>
            <w:tcW w:w="1255" w:type="dxa"/>
          </w:tcPr>
          <w:p w14:paraId="31353E5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2077FA" w:rsidRPr="00487927" w:rsidRDefault="002077FA" w:rsidP="00000C3C">
            <w:pPr>
              <w:jc w:val="center"/>
              <w:rPr>
                <w:rFonts w:cstheme="minorHAnsi"/>
                <w:szCs w:val="20"/>
              </w:rPr>
            </w:pPr>
          </w:p>
        </w:tc>
        <w:tc>
          <w:tcPr>
            <w:tcW w:w="1080" w:type="dxa"/>
          </w:tcPr>
          <w:p w14:paraId="62A637B8" w14:textId="57F242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56053F" w14:textId="77777777" w:rsidR="002077FA" w:rsidRPr="00487927" w:rsidRDefault="002077FA" w:rsidP="00000C3C">
            <w:pPr>
              <w:jc w:val="center"/>
              <w:rPr>
                <w:rFonts w:cstheme="minorHAnsi"/>
                <w:szCs w:val="20"/>
              </w:rPr>
            </w:pPr>
          </w:p>
        </w:tc>
        <w:tc>
          <w:tcPr>
            <w:tcW w:w="1080" w:type="dxa"/>
          </w:tcPr>
          <w:p w14:paraId="4452C0F5" w14:textId="77777777" w:rsidR="002077FA" w:rsidRPr="00487927" w:rsidRDefault="002077FA" w:rsidP="00000C3C">
            <w:pPr>
              <w:jc w:val="center"/>
              <w:rPr>
                <w:rFonts w:cstheme="minorHAnsi"/>
                <w:szCs w:val="20"/>
              </w:rPr>
            </w:pPr>
          </w:p>
        </w:tc>
        <w:tc>
          <w:tcPr>
            <w:tcW w:w="1080" w:type="dxa"/>
          </w:tcPr>
          <w:p w14:paraId="1DB4880E" w14:textId="0ABE5F18" w:rsidR="002077FA" w:rsidRPr="00487927" w:rsidRDefault="002077FA" w:rsidP="00000C3C">
            <w:pPr>
              <w:jc w:val="center"/>
              <w:rPr>
                <w:rFonts w:cstheme="minorHAnsi"/>
                <w:szCs w:val="20"/>
              </w:rPr>
            </w:pPr>
          </w:p>
        </w:tc>
        <w:tc>
          <w:tcPr>
            <w:tcW w:w="1080" w:type="dxa"/>
          </w:tcPr>
          <w:p w14:paraId="31D43E6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73B500" w14:textId="77777777" w:rsidR="002077FA" w:rsidRPr="00487927" w:rsidRDefault="002077FA" w:rsidP="00000C3C">
            <w:pPr>
              <w:jc w:val="center"/>
              <w:rPr>
                <w:rFonts w:cstheme="minorHAnsi"/>
                <w:szCs w:val="20"/>
              </w:rPr>
            </w:pPr>
          </w:p>
        </w:tc>
      </w:tr>
      <w:tr w:rsidR="002077FA" w:rsidRPr="00487927" w14:paraId="1805CD3D" w14:textId="50F3A315" w:rsidTr="002077FA">
        <w:tc>
          <w:tcPr>
            <w:tcW w:w="1255" w:type="dxa"/>
          </w:tcPr>
          <w:p w14:paraId="6CB9546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2077FA" w:rsidRPr="00487927" w:rsidRDefault="002077FA" w:rsidP="00000C3C">
            <w:pPr>
              <w:jc w:val="center"/>
              <w:rPr>
                <w:rFonts w:cstheme="minorHAnsi"/>
                <w:szCs w:val="20"/>
              </w:rPr>
            </w:pPr>
          </w:p>
        </w:tc>
        <w:tc>
          <w:tcPr>
            <w:tcW w:w="1080" w:type="dxa"/>
          </w:tcPr>
          <w:p w14:paraId="1CE77179" w14:textId="54ECB53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94757" w14:textId="77777777" w:rsidR="002077FA" w:rsidRPr="00487927" w:rsidRDefault="002077FA" w:rsidP="00000C3C">
            <w:pPr>
              <w:jc w:val="center"/>
              <w:rPr>
                <w:rFonts w:cstheme="minorHAnsi"/>
                <w:szCs w:val="20"/>
              </w:rPr>
            </w:pPr>
          </w:p>
        </w:tc>
        <w:tc>
          <w:tcPr>
            <w:tcW w:w="1080" w:type="dxa"/>
          </w:tcPr>
          <w:p w14:paraId="55DC8DE8" w14:textId="77777777" w:rsidR="002077FA" w:rsidRPr="00487927" w:rsidRDefault="002077FA" w:rsidP="00000C3C">
            <w:pPr>
              <w:jc w:val="center"/>
              <w:rPr>
                <w:rFonts w:cstheme="minorHAnsi"/>
                <w:szCs w:val="20"/>
              </w:rPr>
            </w:pPr>
          </w:p>
        </w:tc>
        <w:tc>
          <w:tcPr>
            <w:tcW w:w="1080" w:type="dxa"/>
          </w:tcPr>
          <w:p w14:paraId="75F8ED38" w14:textId="35C15B69" w:rsidR="002077FA" w:rsidRPr="00487927" w:rsidRDefault="002077FA" w:rsidP="00000C3C">
            <w:pPr>
              <w:jc w:val="center"/>
              <w:rPr>
                <w:rFonts w:cstheme="minorHAnsi"/>
                <w:szCs w:val="20"/>
              </w:rPr>
            </w:pPr>
          </w:p>
        </w:tc>
        <w:tc>
          <w:tcPr>
            <w:tcW w:w="1080" w:type="dxa"/>
          </w:tcPr>
          <w:p w14:paraId="69B17B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DC42DA1" w14:textId="77777777" w:rsidR="002077FA" w:rsidRPr="00487927" w:rsidRDefault="002077FA" w:rsidP="00000C3C">
            <w:pPr>
              <w:jc w:val="center"/>
              <w:rPr>
                <w:rFonts w:cstheme="minorHAnsi"/>
                <w:szCs w:val="20"/>
              </w:rPr>
            </w:pPr>
          </w:p>
        </w:tc>
      </w:tr>
      <w:tr w:rsidR="002077FA" w:rsidRPr="00487927" w14:paraId="7D9910AD" w14:textId="5A173A86" w:rsidTr="002077FA">
        <w:tc>
          <w:tcPr>
            <w:tcW w:w="1255" w:type="dxa"/>
          </w:tcPr>
          <w:p w14:paraId="15DE2B2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2077FA" w:rsidRPr="00487927" w:rsidRDefault="002077FA" w:rsidP="00000C3C">
            <w:pPr>
              <w:jc w:val="center"/>
              <w:rPr>
                <w:rFonts w:cstheme="minorHAnsi"/>
                <w:szCs w:val="20"/>
              </w:rPr>
            </w:pPr>
          </w:p>
        </w:tc>
        <w:tc>
          <w:tcPr>
            <w:tcW w:w="1080" w:type="dxa"/>
          </w:tcPr>
          <w:p w14:paraId="072B63D9" w14:textId="084001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B2EF74" w14:textId="77777777" w:rsidR="002077FA" w:rsidRPr="00487927" w:rsidRDefault="002077FA" w:rsidP="00000C3C">
            <w:pPr>
              <w:jc w:val="center"/>
              <w:rPr>
                <w:rFonts w:cstheme="minorHAnsi"/>
                <w:szCs w:val="20"/>
              </w:rPr>
            </w:pPr>
          </w:p>
        </w:tc>
        <w:tc>
          <w:tcPr>
            <w:tcW w:w="1080" w:type="dxa"/>
          </w:tcPr>
          <w:p w14:paraId="7D2CBC68" w14:textId="77777777" w:rsidR="002077FA" w:rsidRPr="00487927" w:rsidRDefault="002077FA" w:rsidP="00000C3C">
            <w:pPr>
              <w:jc w:val="center"/>
              <w:rPr>
                <w:rFonts w:cstheme="minorHAnsi"/>
                <w:szCs w:val="20"/>
              </w:rPr>
            </w:pPr>
          </w:p>
        </w:tc>
        <w:tc>
          <w:tcPr>
            <w:tcW w:w="1080" w:type="dxa"/>
          </w:tcPr>
          <w:p w14:paraId="26A23108" w14:textId="093CD10E" w:rsidR="002077FA" w:rsidRPr="00487927" w:rsidRDefault="002077FA" w:rsidP="00000C3C">
            <w:pPr>
              <w:jc w:val="center"/>
              <w:rPr>
                <w:rFonts w:cstheme="minorHAnsi"/>
                <w:szCs w:val="20"/>
              </w:rPr>
            </w:pPr>
          </w:p>
        </w:tc>
        <w:tc>
          <w:tcPr>
            <w:tcW w:w="1080" w:type="dxa"/>
          </w:tcPr>
          <w:p w14:paraId="373FD86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82D19FF" w14:textId="77777777" w:rsidR="002077FA" w:rsidRPr="00487927" w:rsidRDefault="002077FA" w:rsidP="00000C3C">
            <w:pPr>
              <w:jc w:val="center"/>
              <w:rPr>
                <w:rFonts w:cstheme="minorHAnsi"/>
                <w:szCs w:val="20"/>
              </w:rPr>
            </w:pPr>
          </w:p>
        </w:tc>
      </w:tr>
      <w:tr w:rsidR="002077FA" w:rsidRPr="00487927" w14:paraId="28E42D4B" w14:textId="054B1405" w:rsidTr="002077FA">
        <w:tc>
          <w:tcPr>
            <w:tcW w:w="1255" w:type="dxa"/>
          </w:tcPr>
          <w:p w14:paraId="1C5D6F4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2077FA" w:rsidRPr="00487927" w:rsidRDefault="002077FA" w:rsidP="00000C3C">
            <w:pPr>
              <w:jc w:val="center"/>
              <w:rPr>
                <w:rFonts w:cstheme="minorHAnsi"/>
                <w:szCs w:val="20"/>
              </w:rPr>
            </w:pPr>
          </w:p>
        </w:tc>
        <w:tc>
          <w:tcPr>
            <w:tcW w:w="1080" w:type="dxa"/>
          </w:tcPr>
          <w:p w14:paraId="4782D5F4" w14:textId="3AE2A4C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853709" w14:textId="77777777" w:rsidR="002077FA" w:rsidRPr="00487927" w:rsidRDefault="002077FA" w:rsidP="00000C3C">
            <w:pPr>
              <w:jc w:val="center"/>
              <w:rPr>
                <w:rFonts w:cstheme="minorHAnsi"/>
                <w:szCs w:val="20"/>
              </w:rPr>
            </w:pPr>
          </w:p>
        </w:tc>
        <w:tc>
          <w:tcPr>
            <w:tcW w:w="1080" w:type="dxa"/>
          </w:tcPr>
          <w:p w14:paraId="43D546C8" w14:textId="77777777" w:rsidR="002077FA" w:rsidRPr="00487927" w:rsidRDefault="002077FA" w:rsidP="00000C3C">
            <w:pPr>
              <w:jc w:val="center"/>
              <w:rPr>
                <w:rFonts w:cstheme="minorHAnsi"/>
                <w:szCs w:val="20"/>
              </w:rPr>
            </w:pPr>
          </w:p>
        </w:tc>
        <w:tc>
          <w:tcPr>
            <w:tcW w:w="1080" w:type="dxa"/>
          </w:tcPr>
          <w:p w14:paraId="0156BF58" w14:textId="3844D612" w:rsidR="002077FA" w:rsidRPr="00487927" w:rsidRDefault="002077FA" w:rsidP="00000C3C">
            <w:pPr>
              <w:jc w:val="center"/>
              <w:rPr>
                <w:rFonts w:cstheme="minorHAnsi"/>
                <w:szCs w:val="20"/>
              </w:rPr>
            </w:pPr>
          </w:p>
        </w:tc>
        <w:tc>
          <w:tcPr>
            <w:tcW w:w="1080" w:type="dxa"/>
          </w:tcPr>
          <w:p w14:paraId="77F7544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C4BC920" w14:textId="77777777" w:rsidR="002077FA" w:rsidRPr="00487927" w:rsidRDefault="002077FA" w:rsidP="00000C3C">
            <w:pPr>
              <w:jc w:val="center"/>
              <w:rPr>
                <w:rFonts w:cstheme="minorHAnsi"/>
                <w:szCs w:val="20"/>
              </w:rPr>
            </w:pPr>
          </w:p>
        </w:tc>
      </w:tr>
      <w:tr w:rsidR="002077FA" w:rsidRPr="00487927" w14:paraId="3344B48B" w14:textId="726FAB23" w:rsidTr="002077FA">
        <w:tc>
          <w:tcPr>
            <w:tcW w:w="1255" w:type="dxa"/>
          </w:tcPr>
          <w:p w14:paraId="7052AA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2077FA" w:rsidRPr="00487927" w:rsidRDefault="002077FA" w:rsidP="00000C3C">
            <w:pPr>
              <w:jc w:val="center"/>
              <w:rPr>
                <w:rFonts w:cstheme="minorHAnsi"/>
                <w:szCs w:val="20"/>
              </w:rPr>
            </w:pPr>
          </w:p>
        </w:tc>
        <w:tc>
          <w:tcPr>
            <w:tcW w:w="1080" w:type="dxa"/>
          </w:tcPr>
          <w:p w14:paraId="2E69E160" w14:textId="145B5D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1BCF93" w14:textId="77777777" w:rsidR="002077FA" w:rsidRPr="00487927" w:rsidRDefault="002077FA" w:rsidP="00000C3C">
            <w:pPr>
              <w:jc w:val="center"/>
              <w:rPr>
                <w:rFonts w:cstheme="minorHAnsi"/>
                <w:szCs w:val="20"/>
              </w:rPr>
            </w:pPr>
          </w:p>
        </w:tc>
        <w:tc>
          <w:tcPr>
            <w:tcW w:w="1080" w:type="dxa"/>
          </w:tcPr>
          <w:p w14:paraId="4660B548" w14:textId="77777777" w:rsidR="002077FA" w:rsidRPr="00487927" w:rsidRDefault="002077FA" w:rsidP="00000C3C">
            <w:pPr>
              <w:jc w:val="center"/>
              <w:rPr>
                <w:rFonts w:cstheme="minorHAnsi"/>
                <w:szCs w:val="20"/>
              </w:rPr>
            </w:pPr>
          </w:p>
        </w:tc>
        <w:tc>
          <w:tcPr>
            <w:tcW w:w="1080" w:type="dxa"/>
          </w:tcPr>
          <w:p w14:paraId="2EF7DA8C" w14:textId="6809431E" w:rsidR="002077FA" w:rsidRPr="00487927" w:rsidRDefault="002077FA" w:rsidP="00000C3C">
            <w:pPr>
              <w:jc w:val="center"/>
              <w:rPr>
                <w:rFonts w:cstheme="minorHAnsi"/>
                <w:szCs w:val="20"/>
              </w:rPr>
            </w:pPr>
          </w:p>
        </w:tc>
        <w:tc>
          <w:tcPr>
            <w:tcW w:w="1080" w:type="dxa"/>
          </w:tcPr>
          <w:p w14:paraId="7587E8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0547BD" w14:textId="77777777" w:rsidR="002077FA" w:rsidRPr="00487927" w:rsidRDefault="002077FA" w:rsidP="00000C3C">
            <w:pPr>
              <w:jc w:val="center"/>
              <w:rPr>
                <w:rFonts w:cstheme="minorHAnsi"/>
                <w:szCs w:val="20"/>
              </w:rPr>
            </w:pPr>
          </w:p>
        </w:tc>
      </w:tr>
      <w:tr w:rsidR="002077FA" w:rsidRPr="00487927" w14:paraId="2B019DB1" w14:textId="029DF867" w:rsidTr="002077FA">
        <w:tc>
          <w:tcPr>
            <w:tcW w:w="1255" w:type="dxa"/>
          </w:tcPr>
          <w:p w14:paraId="092A12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2077FA" w:rsidRPr="00487927" w:rsidRDefault="002077FA" w:rsidP="00000C3C">
            <w:pPr>
              <w:jc w:val="center"/>
              <w:rPr>
                <w:rFonts w:cstheme="minorHAnsi"/>
                <w:szCs w:val="20"/>
              </w:rPr>
            </w:pPr>
          </w:p>
        </w:tc>
        <w:tc>
          <w:tcPr>
            <w:tcW w:w="1080" w:type="dxa"/>
          </w:tcPr>
          <w:p w14:paraId="2E0F465D" w14:textId="18B9222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4A1FD4" w14:textId="77777777" w:rsidR="002077FA" w:rsidRPr="00487927" w:rsidRDefault="002077FA" w:rsidP="00000C3C">
            <w:pPr>
              <w:jc w:val="center"/>
              <w:rPr>
                <w:rFonts w:cstheme="minorHAnsi"/>
                <w:szCs w:val="20"/>
              </w:rPr>
            </w:pPr>
          </w:p>
        </w:tc>
        <w:tc>
          <w:tcPr>
            <w:tcW w:w="1080" w:type="dxa"/>
          </w:tcPr>
          <w:p w14:paraId="28DAAD2E" w14:textId="77777777" w:rsidR="002077FA" w:rsidRPr="00487927" w:rsidRDefault="002077FA" w:rsidP="00000C3C">
            <w:pPr>
              <w:jc w:val="center"/>
              <w:rPr>
                <w:rFonts w:cstheme="minorHAnsi"/>
                <w:szCs w:val="20"/>
              </w:rPr>
            </w:pPr>
          </w:p>
        </w:tc>
        <w:tc>
          <w:tcPr>
            <w:tcW w:w="1080" w:type="dxa"/>
          </w:tcPr>
          <w:p w14:paraId="1B0B29B1" w14:textId="07176DC4" w:rsidR="002077FA" w:rsidRPr="00487927" w:rsidRDefault="002077FA" w:rsidP="00000C3C">
            <w:pPr>
              <w:jc w:val="center"/>
              <w:rPr>
                <w:rFonts w:cstheme="minorHAnsi"/>
                <w:szCs w:val="20"/>
              </w:rPr>
            </w:pPr>
          </w:p>
        </w:tc>
        <w:tc>
          <w:tcPr>
            <w:tcW w:w="1080" w:type="dxa"/>
          </w:tcPr>
          <w:p w14:paraId="164B1E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4F39A0" w14:textId="77777777" w:rsidR="002077FA" w:rsidRPr="00487927" w:rsidRDefault="002077FA" w:rsidP="00000C3C">
            <w:pPr>
              <w:jc w:val="center"/>
              <w:rPr>
                <w:rFonts w:cstheme="minorHAnsi"/>
                <w:szCs w:val="20"/>
              </w:rPr>
            </w:pPr>
          </w:p>
        </w:tc>
      </w:tr>
      <w:tr w:rsidR="002077FA" w:rsidRPr="00487927" w14:paraId="29E52823" w14:textId="57625710" w:rsidTr="002077FA">
        <w:tc>
          <w:tcPr>
            <w:tcW w:w="1255" w:type="dxa"/>
          </w:tcPr>
          <w:p w14:paraId="2813576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2077FA" w:rsidRPr="00487927" w:rsidRDefault="002077FA" w:rsidP="00000C3C">
            <w:pPr>
              <w:jc w:val="center"/>
              <w:rPr>
                <w:rFonts w:cstheme="minorHAnsi"/>
                <w:szCs w:val="20"/>
              </w:rPr>
            </w:pPr>
          </w:p>
        </w:tc>
        <w:tc>
          <w:tcPr>
            <w:tcW w:w="1080" w:type="dxa"/>
          </w:tcPr>
          <w:p w14:paraId="090D6044" w14:textId="34FD1B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40ED0E" w14:textId="77777777" w:rsidR="002077FA" w:rsidRPr="00487927" w:rsidRDefault="002077FA" w:rsidP="00000C3C">
            <w:pPr>
              <w:jc w:val="center"/>
              <w:rPr>
                <w:rFonts w:cstheme="minorHAnsi"/>
                <w:szCs w:val="20"/>
              </w:rPr>
            </w:pPr>
          </w:p>
        </w:tc>
        <w:tc>
          <w:tcPr>
            <w:tcW w:w="1080" w:type="dxa"/>
          </w:tcPr>
          <w:p w14:paraId="7497144D" w14:textId="77777777" w:rsidR="002077FA" w:rsidRPr="00487927" w:rsidRDefault="002077FA" w:rsidP="00000C3C">
            <w:pPr>
              <w:jc w:val="center"/>
              <w:rPr>
                <w:rFonts w:cstheme="minorHAnsi"/>
                <w:szCs w:val="20"/>
              </w:rPr>
            </w:pPr>
          </w:p>
        </w:tc>
        <w:tc>
          <w:tcPr>
            <w:tcW w:w="1080" w:type="dxa"/>
          </w:tcPr>
          <w:p w14:paraId="6132D39D" w14:textId="6832814B" w:rsidR="002077FA" w:rsidRPr="00487927" w:rsidRDefault="002077FA" w:rsidP="00000C3C">
            <w:pPr>
              <w:jc w:val="center"/>
              <w:rPr>
                <w:rFonts w:cstheme="minorHAnsi"/>
                <w:szCs w:val="20"/>
              </w:rPr>
            </w:pPr>
          </w:p>
        </w:tc>
        <w:tc>
          <w:tcPr>
            <w:tcW w:w="1080" w:type="dxa"/>
          </w:tcPr>
          <w:p w14:paraId="75ED0FB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2B2EA87" w14:textId="77777777" w:rsidR="002077FA" w:rsidRPr="00487927" w:rsidRDefault="002077FA" w:rsidP="00000C3C">
            <w:pPr>
              <w:jc w:val="center"/>
              <w:rPr>
                <w:rFonts w:cstheme="minorHAnsi"/>
                <w:szCs w:val="20"/>
              </w:rPr>
            </w:pPr>
          </w:p>
        </w:tc>
      </w:tr>
      <w:tr w:rsidR="002077FA" w:rsidRPr="00487927" w14:paraId="66A2C4B8" w14:textId="54DC3574" w:rsidTr="002077FA">
        <w:tc>
          <w:tcPr>
            <w:tcW w:w="1255" w:type="dxa"/>
          </w:tcPr>
          <w:p w14:paraId="6CD0B93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2077FA" w:rsidRPr="00487927" w:rsidRDefault="002077FA" w:rsidP="00000C3C">
            <w:pPr>
              <w:jc w:val="center"/>
              <w:rPr>
                <w:rFonts w:cstheme="minorHAnsi"/>
                <w:szCs w:val="20"/>
              </w:rPr>
            </w:pPr>
          </w:p>
        </w:tc>
        <w:tc>
          <w:tcPr>
            <w:tcW w:w="1080" w:type="dxa"/>
          </w:tcPr>
          <w:p w14:paraId="1E5EB7E5" w14:textId="2F7B9C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92A46F" w14:textId="77777777" w:rsidR="002077FA" w:rsidRPr="00487927" w:rsidRDefault="002077FA" w:rsidP="00000C3C">
            <w:pPr>
              <w:jc w:val="center"/>
              <w:rPr>
                <w:rFonts w:cstheme="minorHAnsi"/>
                <w:szCs w:val="20"/>
              </w:rPr>
            </w:pPr>
          </w:p>
        </w:tc>
        <w:tc>
          <w:tcPr>
            <w:tcW w:w="1080" w:type="dxa"/>
          </w:tcPr>
          <w:p w14:paraId="173E4D23" w14:textId="77777777" w:rsidR="002077FA" w:rsidRPr="00487927" w:rsidRDefault="002077FA" w:rsidP="00000C3C">
            <w:pPr>
              <w:jc w:val="center"/>
              <w:rPr>
                <w:rFonts w:cstheme="minorHAnsi"/>
                <w:szCs w:val="20"/>
              </w:rPr>
            </w:pPr>
          </w:p>
        </w:tc>
        <w:tc>
          <w:tcPr>
            <w:tcW w:w="1080" w:type="dxa"/>
          </w:tcPr>
          <w:p w14:paraId="32C18D28" w14:textId="62F2CA0D" w:rsidR="002077FA" w:rsidRPr="00487927" w:rsidRDefault="002077FA" w:rsidP="00000C3C">
            <w:pPr>
              <w:jc w:val="center"/>
              <w:rPr>
                <w:rFonts w:cstheme="minorHAnsi"/>
                <w:szCs w:val="20"/>
              </w:rPr>
            </w:pPr>
          </w:p>
        </w:tc>
        <w:tc>
          <w:tcPr>
            <w:tcW w:w="1080" w:type="dxa"/>
          </w:tcPr>
          <w:p w14:paraId="4650FD8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EFB7916" w14:textId="77777777" w:rsidR="002077FA" w:rsidRPr="00487927" w:rsidRDefault="002077FA" w:rsidP="00000C3C">
            <w:pPr>
              <w:jc w:val="center"/>
              <w:rPr>
                <w:rFonts w:cstheme="minorHAnsi"/>
                <w:szCs w:val="20"/>
              </w:rPr>
            </w:pPr>
          </w:p>
        </w:tc>
      </w:tr>
      <w:tr w:rsidR="002077FA" w:rsidRPr="00487927" w14:paraId="359805A2" w14:textId="30610195" w:rsidTr="002077FA">
        <w:tc>
          <w:tcPr>
            <w:tcW w:w="1255" w:type="dxa"/>
          </w:tcPr>
          <w:p w14:paraId="608BF8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2077FA" w:rsidRPr="00487927" w:rsidRDefault="002077FA" w:rsidP="00000C3C">
            <w:pPr>
              <w:jc w:val="center"/>
              <w:rPr>
                <w:rFonts w:cstheme="minorHAnsi"/>
                <w:szCs w:val="20"/>
              </w:rPr>
            </w:pPr>
          </w:p>
        </w:tc>
        <w:tc>
          <w:tcPr>
            <w:tcW w:w="1080" w:type="dxa"/>
          </w:tcPr>
          <w:p w14:paraId="74D28E13" w14:textId="4D74E5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53B954" w14:textId="77777777" w:rsidR="002077FA" w:rsidRPr="00487927" w:rsidRDefault="002077FA" w:rsidP="00000C3C">
            <w:pPr>
              <w:jc w:val="center"/>
              <w:rPr>
                <w:rFonts w:cstheme="minorHAnsi"/>
                <w:szCs w:val="20"/>
              </w:rPr>
            </w:pPr>
          </w:p>
        </w:tc>
        <w:tc>
          <w:tcPr>
            <w:tcW w:w="1080" w:type="dxa"/>
          </w:tcPr>
          <w:p w14:paraId="4BB02F54" w14:textId="77777777" w:rsidR="002077FA" w:rsidRPr="00487927" w:rsidRDefault="002077FA" w:rsidP="00000C3C">
            <w:pPr>
              <w:jc w:val="center"/>
              <w:rPr>
                <w:rFonts w:cstheme="minorHAnsi"/>
                <w:szCs w:val="20"/>
              </w:rPr>
            </w:pPr>
          </w:p>
        </w:tc>
        <w:tc>
          <w:tcPr>
            <w:tcW w:w="1080" w:type="dxa"/>
          </w:tcPr>
          <w:p w14:paraId="4CA1752C" w14:textId="4C21E738" w:rsidR="002077FA" w:rsidRPr="00487927" w:rsidRDefault="002077FA" w:rsidP="00000C3C">
            <w:pPr>
              <w:jc w:val="center"/>
              <w:rPr>
                <w:rFonts w:cstheme="minorHAnsi"/>
                <w:szCs w:val="20"/>
              </w:rPr>
            </w:pPr>
          </w:p>
        </w:tc>
        <w:tc>
          <w:tcPr>
            <w:tcW w:w="1080" w:type="dxa"/>
          </w:tcPr>
          <w:p w14:paraId="691906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867AA3" w14:textId="77777777" w:rsidR="002077FA" w:rsidRPr="00487927" w:rsidRDefault="002077FA" w:rsidP="00000C3C">
            <w:pPr>
              <w:jc w:val="center"/>
              <w:rPr>
                <w:rFonts w:cstheme="minorHAnsi"/>
                <w:szCs w:val="20"/>
              </w:rPr>
            </w:pPr>
          </w:p>
        </w:tc>
      </w:tr>
      <w:tr w:rsidR="002077FA" w:rsidRPr="00487927" w14:paraId="246F8766" w14:textId="061B79F6" w:rsidTr="002077FA">
        <w:tc>
          <w:tcPr>
            <w:tcW w:w="1255" w:type="dxa"/>
          </w:tcPr>
          <w:p w14:paraId="1F37839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2077FA" w:rsidRPr="00487927" w:rsidRDefault="002077FA" w:rsidP="00000C3C">
            <w:pPr>
              <w:jc w:val="center"/>
              <w:rPr>
                <w:rFonts w:cstheme="minorHAnsi"/>
                <w:szCs w:val="20"/>
              </w:rPr>
            </w:pPr>
          </w:p>
        </w:tc>
        <w:tc>
          <w:tcPr>
            <w:tcW w:w="1080" w:type="dxa"/>
          </w:tcPr>
          <w:p w14:paraId="2FC0908D" w14:textId="0A96EE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F6097B" w14:textId="77777777" w:rsidR="002077FA" w:rsidRPr="00487927" w:rsidRDefault="002077FA" w:rsidP="00000C3C">
            <w:pPr>
              <w:jc w:val="center"/>
              <w:rPr>
                <w:rFonts w:cstheme="minorHAnsi"/>
                <w:szCs w:val="20"/>
              </w:rPr>
            </w:pPr>
          </w:p>
        </w:tc>
        <w:tc>
          <w:tcPr>
            <w:tcW w:w="1080" w:type="dxa"/>
          </w:tcPr>
          <w:p w14:paraId="492B80CF" w14:textId="77777777" w:rsidR="002077FA" w:rsidRPr="00487927" w:rsidRDefault="002077FA" w:rsidP="00000C3C">
            <w:pPr>
              <w:jc w:val="center"/>
              <w:rPr>
                <w:rFonts w:cstheme="minorHAnsi"/>
                <w:szCs w:val="20"/>
              </w:rPr>
            </w:pPr>
          </w:p>
        </w:tc>
        <w:tc>
          <w:tcPr>
            <w:tcW w:w="1080" w:type="dxa"/>
          </w:tcPr>
          <w:p w14:paraId="09763064" w14:textId="41147724" w:rsidR="002077FA" w:rsidRPr="00487927" w:rsidRDefault="002077FA" w:rsidP="00000C3C">
            <w:pPr>
              <w:jc w:val="center"/>
              <w:rPr>
                <w:rFonts w:cstheme="minorHAnsi"/>
                <w:szCs w:val="20"/>
              </w:rPr>
            </w:pPr>
          </w:p>
        </w:tc>
        <w:tc>
          <w:tcPr>
            <w:tcW w:w="1080" w:type="dxa"/>
          </w:tcPr>
          <w:p w14:paraId="162B248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22956D" w14:textId="77777777" w:rsidR="002077FA" w:rsidRPr="00487927" w:rsidRDefault="002077FA" w:rsidP="00000C3C">
            <w:pPr>
              <w:jc w:val="center"/>
              <w:rPr>
                <w:rFonts w:cstheme="minorHAnsi"/>
                <w:szCs w:val="20"/>
              </w:rPr>
            </w:pPr>
          </w:p>
        </w:tc>
      </w:tr>
      <w:tr w:rsidR="002077FA" w:rsidRPr="00487927" w14:paraId="68BA104B" w14:textId="34CB663E" w:rsidTr="002077FA">
        <w:tc>
          <w:tcPr>
            <w:tcW w:w="1255" w:type="dxa"/>
          </w:tcPr>
          <w:p w14:paraId="481AF99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2077FA" w:rsidRPr="00487927" w:rsidRDefault="002077FA" w:rsidP="00000C3C">
            <w:pPr>
              <w:jc w:val="center"/>
              <w:rPr>
                <w:rFonts w:cstheme="minorHAnsi"/>
                <w:szCs w:val="20"/>
              </w:rPr>
            </w:pPr>
          </w:p>
        </w:tc>
        <w:tc>
          <w:tcPr>
            <w:tcW w:w="1080" w:type="dxa"/>
          </w:tcPr>
          <w:p w14:paraId="4DE6C11E" w14:textId="40A73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98787F" w14:textId="77777777" w:rsidR="002077FA" w:rsidRPr="00487927" w:rsidRDefault="002077FA" w:rsidP="00000C3C">
            <w:pPr>
              <w:jc w:val="center"/>
              <w:rPr>
                <w:rFonts w:cstheme="minorHAnsi"/>
                <w:szCs w:val="20"/>
              </w:rPr>
            </w:pPr>
          </w:p>
        </w:tc>
        <w:tc>
          <w:tcPr>
            <w:tcW w:w="1080" w:type="dxa"/>
          </w:tcPr>
          <w:p w14:paraId="109CD354" w14:textId="77777777" w:rsidR="002077FA" w:rsidRPr="00487927" w:rsidRDefault="002077FA" w:rsidP="00000C3C">
            <w:pPr>
              <w:jc w:val="center"/>
              <w:rPr>
                <w:rFonts w:cstheme="minorHAnsi"/>
                <w:szCs w:val="20"/>
              </w:rPr>
            </w:pPr>
          </w:p>
        </w:tc>
        <w:tc>
          <w:tcPr>
            <w:tcW w:w="1080" w:type="dxa"/>
          </w:tcPr>
          <w:p w14:paraId="288B87DF" w14:textId="24F97226" w:rsidR="002077FA" w:rsidRPr="00487927" w:rsidRDefault="002077FA" w:rsidP="00000C3C">
            <w:pPr>
              <w:jc w:val="center"/>
              <w:rPr>
                <w:rFonts w:cstheme="minorHAnsi"/>
                <w:szCs w:val="20"/>
              </w:rPr>
            </w:pPr>
          </w:p>
        </w:tc>
        <w:tc>
          <w:tcPr>
            <w:tcW w:w="1080" w:type="dxa"/>
          </w:tcPr>
          <w:p w14:paraId="0BE8460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E24B9" w14:textId="77777777" w:rsidR="002077FA" w:rsidRPr="00487927" w:rsidRDefault="002077FA" w:rsidP="00000C3C">
            <w:pPr>
              <w:jc w:val="center"/>
              <w:rPr>
                <w:rFonts w:cstheme="minorHAnsi"/>
                <w:szCs w:val="20"/>
              </w:rPr>
            </w:pPr>
          </w:p>
        </w:tc>
      </w:tr>
      <w:tr w:rsidR="002077FA" w:rsidRPr="00487927" w14:paraId="470A2A3A" w14:textId="7173C2FE" w:rsidTr="002077FA">
        <w:tc>
          <w:tcPr>
            <w:tcW w:w="1255" w:type="dxa"/>
          </w:tcPr>
          <w:p w14:paraId="1FC5550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2077FA" w:rsidRPr="00487927" w:rsidRDefault="002077FA" w:rsidP="00000C3C">
            <w:pPr>
              <w:jc w:val="center"/>
              <w:rPr>
                <w:rFonts w:cstheme="minorHAnsi"/>
                <w:szCs w:val="20"/>
              </w:rPr>
            </w:pPr>
          </w:p>
        </w:tc>
        <w:tc>
          <w:tcPr>
            <w:tcW w:w="1080" w:type="dxa"/>
          </w:tcPr>
          <w:p w14:paraId="705B1FD7" w14:textId="44E65F2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2D4A1D" w14:textId="77777777" w:rsidR="002077FA" w:rsidRPr="00487927" w:rsidRDefault="002077FA" w:rsidP="00000C3C">
            <w:pPr>
              <w:jc w:val="center"/>
              <w:rPr>
                <w:rFonts w:cstheme="minorHAnsi"/>
                <w:szCs w:val="20"/>
              </w:rPr>
            </w:pPr>
          </w:p>
        </w:tc>
        <w:tc>
          <w:tcPr>
            <w:tcW w:w="1080" w:type="dxa"/>
          </w:tcPr>
          <w:p w14:paraId="778DCA7F" w14:textId="77777777" w:rsidR="002077FA" w:rsidRPr="00487927" w:rsidRDefault="002077FA" w:rsidP="00000C3C">
            <w:pPr>
              <w:jc w:val="center"/>
              <w:rPr>
                <w:rFonts w:cstheme="minorHAnsi"/>
                <w:szCs w:val="20"/>
              </w:rPr>
            </w:pPr>
          </w:p>
        </w:tc>
        <w:tc>
          <w:tcPr>
            <w:tcW w:w="1080" w:type="dxa"/>
          </w:tcPr>
          <w:p w14:paraId="72E16D71" w14:textId="6B6407D8" w:rsidR="002077FA" w:rsidRPr="00487927" w:rsidRDefault="002077FA" w:rsidP="00000C3C">
            <w:pPr>
              <w:jc w:val="center"/>
              <w:rPr>
                <w:rFonts w:cstheme="minorHAnsi"/>
                <w:szCs w:val="20"/>
              </w:rPr>
            </w:pPr>
          </w:p>
        </w:tc>
        <w:tc>
          <w:tcPr>
            <w:tcW w:w="1080" w:type="dxa"/>
          </w:tcPr>
          <w:p w14:paraId="4D308F7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10C78CC" w14:textId="77777777" w:rsidR="002077FA" w:rsidRPr="00487927" w:rsidRDefault="002077FA" w:rsidP="00000C3C">
            <w:pPr>
              <w:jc w:val="center"/>
              <w:rPr>
                <w:rFonts w:cstheme="minorHAnsi"/>
                <w:szCs w:val="20"/>
              </w:rPr>
            </w:pPr>
          </w:p>
        </w:tc>
      </w:tr>
      <w:tr w:rsidR="002077FA" w:rsidRPr="00487927" w14:paraId="518C27AA" w14:textId="5682DA96" w:rsidTr="002077FA">
        <w:tc>
          <w:tcPr>
            <w:tcW w:w="1255" w:type="dxa"/>
          </w:tcPr>
          <w:p w14:paraId="064C90B6"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525_54</w:t>
            </w:r>
          </w:p>
        </w:tc>
        <w:tc>
          <w:tcPr>
            <w:tcW w:w="1080" w:type="dxa"/>
          </w:tcPr>
          <w:p w14:paraId="5704899D" w14:textId="77777777" w:rsidR="002077FA" w:rsidRPr="00487927" w:rsidRDefault="002077FA" w:rsidP="00000C3C">
            <w:pPr>
              <w:jc w:val="center"/>
              <w:rPr>
                <w:rFonts w:cstheme="minorHAnsi"/>
                <w:szCs w:val="20"/>
              </w:rPr>
            </w:pPr>
          </w:p>
        </w:tc>
        <w:tc>
          <w:tcPr>
            <w:tcW w:w="1080" w:type="dxa"/>
          </w:tcPr>
          <w:p w14:paraId="4258580E" w14:textId="40BE13A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80FE2" w14:textId="77777777" w:rsidR="002077FA" w:rsidRPr="00487927" w:rsidRDefault="002077FA" w:rsidP="00000C3C">
            <w:pPr>
              <w:jc w:val="center"/>
              <w:rPr>
                <w:rFonts w:cstheme="minorHAnsi"/>
                <w:szCs w:val="20"/>
              </w:rPr>
            </w:pPr>
          </w:p>
        </w:tc>
        <w:tc>
          <w:tcPr>
            <w:tcW w:w="1080" w:type="dxa"/>
          </w:tcPr>
          <w:p w14:paraId="7AAFCE59" w14:textId="77777777" w:rsidR="002077FA" w:rsidRPr="00487927" w:rsidRDefault="002077FA" w:rsidP="00000C3C">
            <w:pPr>
              <w:jc w:val="center"/>
              <w:rPr>
                <w:rFonts w:cstheme="minorHAnsi"/>
                <w:szCs w:val="20"/>
              </w:rPr>
            </w:pPr>
          </w:p>
        </w:tc>
        <w:tc>
          <w:tcPr>
            <w:tcW w:w="1080" w:type="dxa"/>
          </w:tcPr>
          <w:p w14:paraId="5236E4EE" w14:textId="159E7309" w:rsidR="002077FA" w:rsidRPr="00487927" w:rsidRDefault="002077FA" w:rsidP="00000C3C">
            <w:pPr>
              <w:jc w:val="center"/>
              <w:rPr>
                <w:rFonts w:cstheme="minorHAnsi"/>
                <w:szCs w:val="20"/>
              </w:rPr>
            </w:pPr>
          </w:p>
        </w:tc>
        <w:tc>
          <w:tcPr>
            <w:tcW w:w="1080" w:type="dxa"/>
          </w:tcPr>
          <w:p w14:paraId="1EF962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089A56" w14:textId="77777777" w:rsidR="002077FA" w:rsidRPr="00487927" w:rsidRDefault="002077FA" w:rsidP="00000C3C">
            <w:pPr>
              <w:jc w:val="center"/>
              <w:rPr>
                <w:rFonts w:cstheme="minorHAnsi"/>
                <w:szCs w:val="20"/>
              </w:rPr>
            </w:pPr>
          </w:p>
        </w:tc>
      </w:tr>
      <w:tr w:rsidR="002077FA" w:rsidRPr="00487927" w14:paraId="52C39056" w14:textId="6615C57C" w:rsidTr="002077FA">
        <w:tc>
          <w:tcPr>
            <w:tcW w:w="1255" w:type="dxa"/>
          </w:tcPr>
          <w:p w14:paraId="48AADC5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2077FA" w:rsidRPr="00487927" w:rsidRDefault="002077FA" w:rsidP="00000C3C">
            <w:pPr>
              <w:jc w:val="center"/>
              <w:rPr>
                <w:rFonts w:cstheme="minorHAnsi"/>
                <w:szCs w:val="20"/>
              </w:rPr>
            </w:pPr>
          </w:p>
        </w:tc>
        <w:tc>
          <w:tcPr>
            <w:tcW w:w="1080" w:type="dxa"/>
          </w:tcPr>
          <w:p w14:paraId="5DD4D804" w14:textId="642042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B69F10" w14:textId="77777777" w:rsidR="002077FA" w:rsidRPr="00487927" w:rsidRDefault="002077FA" w:rsidP="00000C3C">
            <w:pPr>
              <w:jc w:val="center"/>
              <w:rPr>
                <w:rFonts w:cstheme="minorHAnsi"/>
                <w:szCs w:val="20"/>
              </w:rPr>
            </w:pPr>
          </w:p>
        </w:tc>
        <w:tc>
          <w:tcPr>
            <w:tcW w:w="1080" w:type="dxa"/>
          </w:tcPr>
          <w:p w14:paraId="2BE908DD" w14:textId="77777777" w:rsidR="002077FA" w:rsidRPr="00487927" w:rsidRDefault="002077FA" w:rsidP="00000C3C">
            <w:pPr>
              <w:jc w:val="center"/>
              <w:rPr>
                <w:rFonts w:cstheme="minorHAnsi"/>
                <w:szCs w:val="20"/>
              </w:rPr>
            </w:pPr>
          </w:p>
        </w:tc>
        <w:tc>
          <w:tcPr>
            <w:tcW w:w="1080" w:type="dxa"/>
          </w:tcPr>
          <w:p w14:paraId="496FF170" w14:textId="458C215F" w:rsidR="002077FA" w:rsidRPr="00487927" w:rsidRDefault="002077FA" w:rsidP="00000C3C">
            <w:pPr>
              <w:jc w:val="center"/>
              <w:rPr>
                <w:rFonts w:cstheme="minorHAnsi"/>
                <w:szCs w:val="20"/>
              </w:rPr>
            </w:pPr>
          </w:p>
        </w:tc>
        <w:tc>
          <w:tcPr>
            <w:tcW w:w="1080" w:type="dxa"/>
          </w:tcPr>
          <w:p w14:paraId="668E235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C4603C8" w14:textId="77777777" w:rsidR="002077FA" w:rsidRPr="00487927" w:rsidRDefault="002077FA" w:rsidP="00000C3C">
            <w:pPr>
              <w:jc w:val="center"/>
              <w:rPr>
                <w:rFonts w:cstheme="minorHAnsi"/>
                <w:szCs w:val="20"/>
              </w:rPr>
            </w:pPr>
          </w:p>
        </w:tc>
      </w:tr>
      <w:tr w:rsidR="002077FA" w:rsidRPr="00487927" w14:paraId="0034A2CE" w14:textId="550BF269" w:rsidTr="002077FA">
        <w:tc>
          <w:tcPr>
            <w:tcW w:w="1255" w:type="dxa"/>
          </w:tcPr>
          <w:p w14:paraId="2E462EFC" w14:textId="548B7D02"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6</w:t>
            </w:r>
          </w:p>
        </w:tc>
        <w:tc>
          <w:tcPr>
            <w:tcW w:w="1080" w:type="dxa"/>
          </w:tcPr>
          <w:p w14:paraId="55853A0F" w14:textId="77777777" w:rsidR="002077FA" w:rsidRPr="00487927" w:rsidRDefault="002077FA" w:rsidP="00000C3C">
            <w:pPr>
              <w:jc w:val="center"/>
              <w:rPr>
                <w:rFonts w:cstheme="minorHAnsi"/>
                <w:szCs w:val="20"/>
              </w:rPr>
            </w:pPr>
          </w:p>
        </w:tc>
        <w:tc>
          <w:tcPr>
            <w:tcW w:w="1080" w:type="dxa"/>
          </w:tcPr>
          <w:p w14:paraId="73113A59" w14:textId="74727D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84D8F" w14:textId="77777777" w:rsidR="002077FA" w:rsidRPr="00487927" w:rsidRDefault="002077FA" w:rsidP="00000C3C">
            <w:pPr>
              <w:jc w:val="center"/>
              <w:rPr>
                <w:rFonts w:cstheme="minorHAnsi"/>
                <w:szCs w:val="20"/>
              </w:rPr>
            </w:pPr>
          </w:p>
        </w:tc>
        <w:tc>
          <w:tcPr>
            <w:tcW w:w="1080" w:type="dxa"/>
          </w:tcPr>
          <w:p w14:paraId="2EC45013" w14:textId="77777777" w:rsidR="002077FA" w:rsidRPr="00487927" w:rsidRDefault="002077FA" w:rsidP="00000C3C">
            <w:pPr>
              <w:jc w:val="center"/>
              <w:rPr>
                <w:rFonts w:cstheme="minorHAnsi"/>
                <w:szCs w:val="20"/>
              </w:rPr>
            </w:pPr>
          </w:p>
        </w:tc>
        <w:tc>
          <w:tcPr>
            <w:tcW w:w="1080" w:type="dxa"/>
          </w:tcPr>
          <w:p w14:paraId="3C40BCBF" w14:textId="77777777" w:rsidR="002077FA" w:rsidRPr="00487927" w:rsidRDefault="002077FA" w:rsidP="00000C3C">
            <w:pPr>
              <w:jc w:val="center"/>
              <w:rPr>
                <w:rFonts w:cstheme="minorHAnsi"/>
                <w:szCs w:val="20"/>
              </w:rPr>
            </w:pPr>
          </w:p>
        </w:tc>
        <w:tc>
          <w:tcPr>
            <w:tcW w:w="1080" w:type="dxa"/>
          </w:tcPr>
          <w:p w14:paraId="1A95CF0B" w14:textId="67479AFB"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5F8F92" w14:textId="77777777" w:rsidR="002077FA" w:rsidRPr="00487927" w:rsidRDefault="002077FA" w:rsidP="00000C3C">
            <w:pPr>
              <w:jc w:val="center"/>
              <w:rPr>
                <w:rFonts w:cstheme="minorHAnsi"/>
                <w:szCs w:val="20"/>
              </w:rPr>
            </w:pPr>
          </w:p>
        </w:tc>
      </w:tr>
      <w:tr w:rsidR="002077FA" w:rsidRPr="00487927" w14:paraId="0856C835" w14:textId="5B139D51" w:rsidTr="002077FA">
        <w:tc>
          <w:tcPr>
            <w:tcW w:w="1255" w:type="dxa"/>
          </w:tcPr>
          <w:p w14:paraId="046ACDF7" w14:textId="4C141F26"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7</w:t>
            </w:r>
          </w:p>
        </w:tc>
        <w:tc>
          <w:tcPr>
            <w:tcW w:w="1080" w:type="dxa"/>
          </w:tcPr>
          <w:p w14:paraId="106C281E" w14:textId="77777777" w:rsidR="002077FA" w:rsidRPr="00487927" w:rsidRDefault="002077FA" w:rsidP="00000C3C">
            <w:pPr>
              <w:jc w:val="center"/>
              <w:rPr>
                <w:rFonts w:cstheme="minorHAnsi"/>
                <w:szCs w:val="20"/>
              </w:rPr>
            </w:pPr>
          </w:p>
        </w:tc>
        <w:tc>
          <w:tcPr>
            <w:tcW w:w="1080" w:type="dxa"/>
          </w:tcPr>
          <w:p w14:paraId="204BC0E5" w14:textId="69D2FF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33DB4C" w14:textId="77777777" w:rsidR="002077FA" w:rsidRPr="00487927" w:rsidRDefault="002077FA" w:rsidP="00000C3C">
            <w:pPr>
              <w:jc w:val="center"/>
              <w:rPr>
                <w:rFonts w:cstheme="minorHAnsi"/>
                <w:szCs w:val="20"/>
              </w:rPr>
            </w:pPr>
          </w:p>
        </w:tc>
        <w:tc>
          <w:tcPr>
            <w:tcW w:w="1080" w:type="dxa"/>
          </w:tcPr>
          <w:p w14:paraId="0170BEBE" w14:textId="77777777" w:rsidR="002077FA" w:rsidRPr="00487927" w:rsidRDefault="002077FA" w:rsidP="00000C3C">
            <w:pPr>
              <w:jc w:val="center"/>
              <w:rPr>
                <w:rFonts w:cstheme="minorHAnsi"/>
                <w:szCs w:val="20"/>
              </w:rPr>
            </w:pPr>
          </w:p>
        </w:tc>
        <w:tc>
          <w:tcPr>
            <w:tcW w:w="1080" w:type="dxa"/>
          </w:tcPr>
          <w:p w14:paraId="5D52211D" w14:textId="77777777" w:rsidR="002077FA" w:rsidRPr="00487927" w:rsidRDefault="002077FA" w:rsidP="00000C3C">
            <w:pPr>
              <w:jc w:val="center"/>
              <w:rPr>
                <w:rFonts w:cstheme="minorHAnsi"/>
                <w:szCs w:val="20"/>
              </w:rPr>
            </w:pPr>
          </w:p>
        </w:tc>
        <w:tc>
          <w:tcPr>
            <w:tcW w:w="1080" w:type="dxa"/>
          </w:tcPr>
          <w:p w14:paraId="32CD482E" w14:textId="5E8E735A"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A871EFE" w14:textId="77777777" w:rsidR="002077FA" w:rsidRPr="00487927" w:rsidRDefault="002077FA" w:rsidP="00000C3C">
            <w:pPr>
              <w:jc w:val="center"/>
              <w:rPr>
                <w:rFonts w:cstheme="minorHAnsi"/>
                <w:szCs w:val="20"/>
              </w:rPr>
            </w:pPr>
          </w:p>
        </w:tc>
      </w:tr>
      <w:tr w:rsidR="002077FA" w:rsidRPr="00487927" w14:paraId="0ACD0962" w14:textId="4CBCC5B2" w:rsidTr="002077FA">
        <w:tc>
          <w:tcPr>
            <w:tcW w:w="1255" w:type="dxa"/>
          </w:tcPr>
          <w:p w14:paraId="2D2B656A" w14:textId="3AE3124A"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8</w:t>
            </w:r>
          </w:p>
        </w:tc>
        <w:tc>
          <w:tcPr>
            <w:tcW w:w="1080" w:type="dxa"/>
          </w:tcPr>
          <w:p w14:paraId="74DE63AE" w14:textId="77777777" w:rsidR="002077FA" w:rsidRPr="00487927" w:rsidRDefault="002077FA" w:rsidP="00000C3C">
            <w:pPr>
              <w:jc w:val="center"/>
              <w:rPr>
                <w:rFonts w:cstheme="minorHAnsi"/>
                <w:szCs w:val="20"/>
              </w:rPr>
            </w:pPr>
          </w:p>
        </w:tc>
        <w:tc>
          <w:tcPr>
            <w:tcW w:w="1080" w:type="dxa"/>
          </w:tcPr>
          <w:p w14:paraId="12A2F1B1" w14:textId="5573656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1EC0EF" w14:textId="77777777" w:rsidR="002077FA" w:rsidRPr="00487927" w:rsidRDefault="002077FA" w:rsidP="00000C3C">
            <w:pPr>
              <w:jc w:val="center"/>
              <w:rPr>
                <w:rFonts w:cstheme="minorHAnsi"/>
                <w:szCs w:val="20"/>
              </w:rPr>
            </w:pPr>
          </w:p>
        </w:tc>
        <w:tc>
          <w:tcPr>
            <w:tcW w:w="1080" w:type="dxa"/>
          </w:tcPr>
          <w:p w14:paraId="06DC5C0E" w14:textId="77777777" w:rsidR="002077FA" w:rsidRPr="00487927" w:rsidRDefault="002077FA" w:rsidP="00000C3C">
            <w:pPr>
              <w:jc w:val="center"/>
              <w:rPr>
                <w:rFonts w:cstheme="minorHAnsi"/>
                <w:szCs w:val="20"/>
              </w:rPr>
            </w:pPr>
          </w:p>
        </w:tc>
        <w:tc>
          <w:tcPr>
            <w:tcW w:w="1080" w:type="dxa"/>
          </w:tcPr>
          <w:p w14:paraId="4EC446A6" w14:textId="77777777" w:rsidR="002077FA" w:rsidRPr="00487927" w:rsidRDefault="002077FA" w:rsidP="00000C3C">
            <w:pPr>
              <w:jc w:val="center"/>
              <w:rPr>
                <w:rFonts w:cstheme="minorHAnsi"/>
                <w:szCs w:val="20"/>
              </w:rPr>
            </w:pPr>
          </w:p>
        </w:tc>
        <w:tc>
          <w:tcPr>
            <w:tcW w:w="1080" w:type="dxa"/>
          </w:tcPr>
          <w:p w14:paraId="5AD725AB" w14:textId="4706190D"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F92C30" w14:textId="77777777" w:rsidR="002077FA" w:rsidRPr="00487927" w:rsidRDefault="002077FA" w:rsidP="00000C3C">
            <w:pPr>
              <w:jc w:val="center"/>
              <w:rPr>
                <w:rFonts w:cstheme="minorHAnsi"/>
                <w:szCs w:val="20"/>
              </w:rPr>
            </w:pPr>
          </w:p>
        </w:tc>
      </w:tr>
      <w:tr w:rsidR="002077FA" w:rsidRPr="00487927" w14:paraId="33AE4973" w14:textId="7220DDD7" w:rsidTr="002077FA">
        <w:tc>
          <w:tcPr>
            <w:tcW w:w="1255" w:type="dxa"/>
          </w:tcPr>
          <w:p w14:paraId="777A4287" w14:textId="1ED7FE4C" w:rsidR="002077FA" w:rsidRDefault="002077FA"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9</w:t>
            </w:r>
          </w:p>
        </w:tc>
        <w:tc>
          <w:tcPr>
            <w:tcW w:w="1080" w:type="dxa"/>
          </w:tcPr>
          <w:p w14:paraId="2857200B" w14:textId="77777777" w:rsidR="002077FA" w:rsidRPr="00487927" w:rsidRDefault="002077FA" w:rsidP="00000C3C">
            <w:pPr>
              <w:jc w:val="center"/>
              <w:rPr>
                <w:rFonts w:cstheme="minorHAnsi"/>
                <w:szCs w:val="20"/>
              </w:rPr>
            </w:pPr>
          </w:p>
        </w:tc>
        <w:tc>
          <w:tcPr>
            <w:tcW w:w="1080" w:type="dxa"/>
          </w:tcPr>
          <w:p w14:paraId="31750829" w14:textId="2D58982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C6CF47" w14:textId="77777777" w:rsidR="002077FA" w:rsidRPr="00487927" w:rsidRDefault="002077FA" w:rsidP="00000C3C">
            <w:pPr>
              <w:jc w:val="center"/>
              <w:rPr>
                <w:rFonts w:cstheme="minorHAnsi"/>
                <w:szCs w:val="20"/>
              </w:rPr>
            </w:pPr>
          </w:p>
        </w:tc>
        <w:tc>
          <w:tcPr>
            <w:tcW w:w="1080" w:type="dxa"/>
          </w:tcPr>
          <w:p w14:paraId="730AD472" w14:textId="77777777" w:rsidR="002077FA" w:rsidRPr="00487927" w:rsidRDefault="002077FA" w:rsidP="00000C3C">
            <w:pPr>
              <w:jc w:val="center"/>
              <w:rPr>
                <w:rFonts w:cstheme="minorHAnsi"/>
                <w:szCs w:val="20"/>
              </w:rPr>
            </w:pPr>
          </w:p>
        </w:tc>
        <w:tc>
          <w:tcPr>
            <w:tcW w:w="1080" w:type="dxa"/>
          </w:tcPr>
          <w:p w14:paraId="01850AC9" w14:textId="77777777" w:rsidR="002077FA" w:rsidRPr="00487927" w:rsidRDefault="002077FA" w:rsidP="00000C3C">
            <w:pPr>
              <w:jc w:val="center"/>
              <w:rPr>
                <w:rFonts w:cstheme="minorHAnsi"/>
                <w:szCs w:val="20"/>
              </w:rPr>
            </w:pPr>
          </w:p>
        </w:tc>
        <w:tc>
          <w:tcPr>
            <w:tcW w:w="1080" w:type="dxa"/>
          </w:tcPr>
          <w:p w14:paraId="67FB6DC0" w14:textId="3AD2B23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1EB67FB" w14:textId="77777777" w:rsidR="002077FA" w:rsidRPr="00487927" w:rsidRDefault="002077FA" w:rsidP="00000C3C">
            <w:pPr>
              <w:jc w:val="center"/>
              <w:rPr>
                <w:rFonts w:cstheme="minorHAnsi"/>
                <w:szCs w:val="20"/>
              </w:rPr>
            </w:pPr>
          </w:p>
        </w:tc>
      </w:tr>
      <w:tr w:rsidR="002077FA" w:rsidRPr="00487927" w14:paraId="59E24A52" w14:textId="6F00FCB2" w:rsidTr="002077FA">
        <w:tc>
          <w:tcPr>
            <w:tcW w:w="1255" w:type="dxa"/>
          </w:tcPr>
          <w:p w14:paraId="5225C51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2077FA" w:rsidRPr="00487927" w:rsidRDefault="002077FA" w:rsidP="00000C3C">
            <w:pPr>
              <w:jc w:val="center"/>
              <w:rPr>
                <w:rFonts w:cstheme="minorHAnsi"/>
                <w:szCs w:val="20"/>
              </w:rPr>
            </w:pPr>
          </w:p>
        </w:tc>
        <w:tc>
          <w:tcPr>
            <w:tcW w:w="1080" w:type="dxa"/>
          </w:tcPr>
          <w:p w14:paraId="0E07006A" w14:textId="290DE9A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5D49D" w14:textId="77777777" w:rsidR="002077FA" w:rsidRPr="00487927" w:rsidRDefault="002077FA" w:rsidP="00000C3C">
            <w:pPr>
              <w:jc w:val="center"/>
              <w:rPr>
                <w:rFonts w:cstheme="minorHAnsi"/>
                <w:szCs w:val="20"/>
              </w:rPr>
            </w:pPr>
          </w:p>
        </w:tc>
        <w:tc>
          <w:tcPr>
            <w:tcW w:w="1080" w:type="dxa"/>
          </w:tcPr>
          <w:p w14:paraId="46C247D8" w14:textId="77777777" w:rsidR="002077FA" w:rsidRPr="00487927" w:rsidRDefault="002077FA" w:rsidP="00000C3C">
            <w:pPr>
              <w:jc w:val="center"/>
              <w:rPr>
                <w:rFonts w:cstheme="minorHAnsi"/>
                <w:szCs w:val="20"/>
              </w:rPr>
            </w:pPr>
          </w:p>
        </w:tc>
        <w:tc>
          <w:tcPr>
            <w:tcW w:w="1080" w:type="dxa"/>
          </w:tcPr>
          <w:p w14:paraId="3DA79C0E" w14:textId="2605C77A" w:rsidR="002077FA" w:rsidRPr="00487927" w:rsidRDefault="002077FA" w:rsidP="00000C3C">
            <w:pPr>
              <w:jc w:val="center"/>
              <w:rPr>
                <w:rFonts w:cstheme="minorHAnsi"/>
                <w:szCs w:val="20"/>
              </w:rPr>
            </w:pPr>
          </w:p>
        </w:tc>
        <w:tc>
          <w:tcPr>
            <w:tcW w:w="1080" w:type="dxa"/>
          </w:tcPr>
          <w:p w14:paraId="621A8BB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3EB23E4" w14:textId="77777777" w:rsidR="002077FA" w:rsidRPr="00487927" w:rsidRDefault="002077FA" w:rsidP="00000C3C">
            <w:pPr>
              <w:jc w:val="center"/>
              <w:rPr>
                <w:rFonts w:cstheme="minorHAnsi"/>
                <w:szCs w:val="20"/>
              </w:rPr>
            </w:pPr>
          </w:p>
        </w:tc>
      </w:tr>
      <w:tr w:rsidR="002077FA" w:rsidRPr="00487927" w14:paraId="4E429E08" w14:textId="3ECC929B" w:rsidTr="002077FA">
        <w:tc>
          <w:tcPr>
            <w:tcW w:w="1255" w:type="dxa"/>
          </w:tcPr>
          <w:p w14:paraId="2D5FE3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2077FA" w:rsidRPr="00487927" w:rsidRDefault="002077FA" w:rsidP="00000C3C">
            <w:pPr>
              <w:jc w:val="center"/>
              <w:rPr>
                <w:rFonts w:cstheme="minorHAnsi"/>
                <w:szCs w:val="20"/>
              </w:rPr>
            </w:pPr>
          </w:p>
        </w:tc>
        <w:tc>
          <w:tcPr>
            <w:tcW w:w="1080" w:type="dxa"/>
          </w:tcPr>
          <w:p w14:paraId="529D2CC4" w14:textId="71B43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EABB21" w14:textId="77777777" w:rsidR="002077FA" w:rsidRPr="00487927" w:rsidRDefault="002077FA" w:rsidP="00000C3C">
            <w:pPr>
              <w:jc w:val="center"/>
              <w:rPr>
                <w:rFonts w:cstheme="minorHAnsi"/>
                <w:szCs w:val="20"/>
              </w:rPr>
            </w:pPr>
          </w:p>
        </w:tc>
        <w:tc>
          <w:tcPr>
            <w:tcW w:w="1080" w:type="dxa"/>
          </w:tcPr>
          <w:p w14:paraId="28B08984" w14:textId="77777777" w:rsidR="002077FA" w:rsidRPr="00487927" w:rsidRDefault="002077FA" w:rsidP="00000C3C">
            <w:pPr>
              <w:jc w:val="center"/>
              <w:rPr>
                <w:rFonts w:cstheme="minorHAnsi"/>
                <w:szCs w:val="20"/>
              </w:rPr>
            </w:pPr>
          </w:p>
        </w:tc>
        <w:tc>
          <w:tcPr>
            <w:tcW w:w="1080" w:type="dxa"/>
          </w:tcPr>
          <w:p w14:paraId="72CB4F57" w14:textId="264B0FF9" w:rsidR="002077FA" w:rsidRPr="00487927" w:rsidRDefault="002077FA" w:rsidP="00000C3C">
            <w:pPr>
              <w:jc w:val="center"/>
              <w:rPr>
                <w:rFonts w:cstheme="minorHAnsi"/>
                <w:szCs w:val="20"/>
              </w:rPr>
            </w:pPr>
          </w:p>
        </w:tc>
        <w:tc>
          <w:tcPr>
            <w:tcW w:w="1080" w:type="dxa"/>
          </w:tcPr>
          <w:p w14:paraId="7CAFAB4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127AA" w14:textId="77777777" w:rsidR="002077FA" w:rsidRPr="00487927" w:rsidRDefault="002077FA" w:rsidP="00000C3C">
            <w:pPr>
              <w:jc w:val="center"/>
              <w:rPr>
                <w:rFonts w:cstheme="minorHAnsi"/>
                <w:szCs w:val="20"/>
              </w:rPr>
            </w:pPr>
          </w:p>
        </w:tc>
      </w:tr>
      <w:tr w:rsidR="002077FA" w:rsidRPr="00487927" w14:paraId="5F2B2BE7" w14:textId="17FB790E" w:rsidTr="002077FA">
        <w:tc>
          <w:tcPr>
            <w:tcW w:w="1255" w:type="dxa"/>
          </w:tcPr>
          <w:p w14:paraId="0CBD37F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2077FA" w:rsidRPr="00487927" w:rsidRDefault="002077FA" w:rsidP="00000C3C">
            <w:pPr>
              <w:jc w:val="center"/>
              <w:rPr>
                <w:rFonts w:cstheme="minorHAnsi"/>
                <w:szCs w:val="20"/>
              </w:rPr>
            </w:pPr>
          </w:p>
        </w:tc>
        <w:tc>
          <w:tcPr>
            <w:tcW w:w="1080" w:type="dxa"/>
          </w:tcPr>
          <w:p w14:paraId="5217E953" w14:textId="5951B6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E4CB67" w14:textId="77777777" w:rsidR="002077FA" w:rsidRPr="00487927" w:rsidRDefault="002077FA" w:rsidP="00000C3C">
            <w:pPr>
              <w:jc w:val="center"/>
              <w:rPr>
                <w:rFonts w:cstheme="minorHAnsi"/>
                <w:szCs w:val="20"/>
              </w:rPr>
            </w:pPr>
          </w:p>
        </w:tc>
        <w:tc>
          <w:tcPr>
            <w:tcW w:w="1080" w:type="dxa"/>
          </w:tcPr>
          <w:p w14:paraId="4BB7F669" w14:textId="77777777" w:rsidR="002077FA" w:rsidRPr="00487927" w:rsidRDefault="002077FA" w:rsidP="00000C3C">
            <w:pPr>
              <w:jc w:val="center"/>
              <w:rPr>
                <w:rFonts w:cstheme="minorHAnsi"/>
                <w:szCs w:val="20"/>
              </w:rPr>
            </w:pPr>
          </w:p>
        </w:tc>
        <w:tc>
          <w:tcPr>
            <w:tcW w:w="1080" w:type="dxa"/>
          </w:tcPr>
          <w:p w14:paraId="7A5EE7A5" w14:textId="1798606D" w:rsidR="002077FA" w:rsidRPr="00487927" w:rsidRDefault="002077FA" w:rsidP="00000C3C">
            <w:pPr>
              <w:jc w:val="center"/>
              <w:rPr>
                <w:rFonts w:cstheme="minorHAnsi"/>
                <w:szCs w:val="20"/>
              </w:rPr>
            </w:pPr>
          </w:p>
        </w:tc>
        <w:tc>
          <w:tcPr>
            <w:tcW w:w="1080" w:type="dxa"/>
          </w:tcPr>
          <w:p w14:paraId="25E9A49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55FCED3" w14:textId="77777777" w:rsidR="002077FA" w:rsidRPr="00487927" w:rsidRDefault="002077FA" w:rsidP="00000C3C">
            <w:pPr>
              <w:jc w:val="center"/>
              <w:rPr>
                <w:rFonts w:cstheme="minorHAnsi"/>
                <w:szCs w:val="20"/>
              </w:rPr>
            </w:pPr>
          </w:p>
        </w:tc>
      </w:tr>
      <w:tr w:rsidR="002077FA" w:rsidRPr="00487927" w14:paraId="0DE1128F" w14:textId="678E4C17" w:rsidTr="002077FA">
        <w:tc>
          <w:tcPr>
            <w:tcW w:w="1255" w:type="dxa"/>
          </w:tcPr>
          <w:p w14:paraId="23A5901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2077FA" w:rsidRPr="00487927" w:rsidRDefault="002077FA" w:rsidP="00000C3C">
            <w:pPr>
              <w:jc w:val="center"/>
              <w:rPr>
                <w:rFonts w:cstheme="minorHAnsi"/>
                <w:szCs w:val="20"/>
              </w:rPr>
            </w:pPr>
          </w:p>
        </w:tc>
        <w:tc>
          <w:tcPr>
            <w:tcW w:w="1080" w:type="dxa"/>
          </w:tcPr>
          <w:p w14:paraId="2196586B" w14:textId="631398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1CED7C" w14:textId="77777777" w:rsidR="002077FA" w:rsidRPr="00487927" w:rsidRDefault="002077FA" w:rsidP="00000C3C">
            <w:pPr>
              <w:jc w:val="center"/>
              <w:rPr>
                <w:rFonts w:cstheme="minorHAnsi"/>
                <w:szCs w:val="20"/>
              </w:rPr>
            </w:pPr>
          </w:p>
        </w:tc>
        <w:tc>
          <w:tcPr>
            <w:tcW w:w="1080" w:type="dxa"/>
          </w:tcPr>
          <w:p w14:paraId="01703456" w14:textId="77777777" w:rsidR="002077FA" w:rsidRPr="00487927" w:rsidRDefault="002077FA" w:rsidP="00000C3C">
            <w:pPr>
              <w:jc w:val="center"/>
              <w:rPr>
                <w:rFonts w:cstheme="minorHAnsi"/>
                <w:szCs w:val="20"/>
              </w:rPr>
            </w:pPr>
          </w:p>
        </w:tc>
        <w:tc>
          <w:tcPr>
            <w:tcW w:w="1080" w:type="dxa"/>
          </w:tcPr>
          <w:p w14:paraId="1FCACDF9" w14:textId="6B74F88D" w:rsidR="002077FA" w:rsidRPr="00487927" w:rsidRDefault="002077FA" w:rsidP="00000C3C">
            <w:pPr>
              <w:jc w:val="center"/>
              <w:rPr>
                <w:rFonts w:cstheme="minorHAnsi"/>
                <w:szCs w:val="20"/>
              </w:rPr>
            </w:pPr>
          </w:p>
        </w:tc>
        <w:tc>
          <w:tcPr>
            <w:tcW w:w="1080" w:type="dxa"/>
          </w:tcPr>
          <w:p w14:paraId="424C9FC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90A0D95" w14:textId="77777777" w:rsidR="002077FA" w:rsidRPr="00487927" w:rsidRDefault="002077FA" w:rsidP="00000C3C">
            <w:pPr>
              <w:jc w:val="center"/>
              <w:rPr>
                <w:rFonts w:cstheme="minorHAnsi"/>
                <w:szCs w:val="20"/>
              </w:rPr>
            </w:pPr>
          </w:p>
        </w:tc>
      </w:tr>
      <w:tr w:rsidR="002077FA" w:rsidRPr="00487927" w14:paraId="2D68AE61" w14:textId="71B7F74D" w:rsidTr="002077FA">
        <w:tc>
          <w:tcPr>
            <w:tcW w:w="1255" w:type="dxa"/>
          </w:tcPr>
          <w:p w14:paraId="4A6366B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2077FA" w:rsidRPr="00487927" w:rsidRDefault="002077FA" w:rsidP="00000C3C">
            <w:pPr>
              <w:jc w:val="center"/>
              <w:rPr>
                <w:rFonts w:cstheme="minorHAnsi"/>
                <w:szCs w:val="20"/>
              </w:rPr>
            </w:pPr>
          </w:p>
        </w:tc>
        <w:tc>
          <w:tcPr>
            <w:tcW w:w="1080" w:type="dxa"/>
          </w:tcPr>
          <w:p w14:paraId="6268A670" w14:textId="09A0267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161E3D" w14:textId="77777777" w:rsidR="002077FA" w:rsidRPr="00487927" w:rsidRDefault="002077FA" w:rsidP="00000C3C">
            <w:pPr>
              <w:jc w:val="center"/>
              <w:rPr>
                <w:rFonts w:cstheme="minorHAnsi"/>
                <w:szCs w:val="20"/>
              </w:rPr>
            </w:pPr>
          </w:p>
        </w:tc>
        <w:tc>
          <w:tcPr>
            <w:tcW w:w="1080" w:type="dxa"/>
          </w:tcPr>
          <w:p w14:paraId="7FF8DBC2" w14:textId="77777777" w:rsidR="002077FA" w:rsidRPr="00487927" w:rsidRDefault="002077FA" w:rsidP="00000C3C">
            <w:pPr>
              <w:jc w:val="center"/>
              <w:rPr>
                <w:rFonts w:cstheme="minorHAnsi"/>
                <w:szCs w:val="20"/>
              </w:rPr>
            </w:pPr>
          </w:p>
        </w:tc>
        <w:tc>
          <w:tcPr>
            <w:tcW w:w="1080" w:type="dxa"/>
          </w:tcPr>
          <w:p w14:paraId="63C611B8" w14:textId="48946523" w:rsidR="002077FA" w:rsidRPr="00487927" w:rsidRDefault="002077FA" w:rsidP="00000C3C">
            <w:pPr>
              <w:jc w:val="center"/>
              <w:rPr>
                <w:rFonts w:cstheme="minorHAnsi"/>
                <w:szCs w:val="20"/>
              </w:rPr>
            </w:pPr>
          </w:p>
        </w:tc>
        <w:tc>
          <w:tcPr>
            <w:tcW w:w="1080" w:type="dxa"/>
          </w:tcPr>
          <w:p w14:paraId="40A2A36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972D93" w14:textId="77777777" w:rsidR="002077FA" w:rsidRPr="00487927" w:rsidRDefault="002077FA" w:rsidP="00000C3C">
            <w:pPr>
              <w:jc w:val="center"/>
              <w:rPr>
                <w:rFonts w:cstheme="minorHAnsi"/>
                <w:szCs w:val="20"/>
              </w:rPr>
            </w:pPr>
          </w:p>
        </w:tc>
      </w:tr>
      <w:tr w:rsidR="002077FA" w:rsidRPr="00487927" w14:paraId="27A238BF" w14:textId="77BC29C1" w:rsidTr="002077FA">
        <w:tc>
          <w:tcPr>
            <w:tcW w:w="1255" w:type="dxa"/>
          </w:tcPr>
          <w:p w14:paraId="43FCC53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2077FA" w:rsidRPr="00487927" w:rsidRDefault="002077FA" w:rsidP="00000C3C">
            <w:pPr>
              <w:jc w:val="center"/>
              <w:rPr>
                <w:rFonts w:cstheme="minorHAnsi"/>
                <w:szCs w:val="20"/>
              </w:rPr>
            </w:pPr>
          </w:p>
        </w:tc>
        <w:tc>
          <w:tcPr>
            <w:tcW w:w="1080" w:type="dxa"/>
          </w:tcPr>
          <w:p w14:paraId="53261CED" w14:textId="0ADD73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6ABD69" w14:textId="77777777" w:rsidR="002077FA" w:rsidRPr="00487927" w:rsidRDefault="002077FA" w:rsidP="00000C3C">
            <w:pPr>
              <w:jc w:val="center"/>
              <w:rPr>
                <w:rFonts w:cstheme="minorHAnsi"/>
                <w:szCs w:val="20"/>
              </w:rPr>
            </w:pPr>
          </w:p>
        </w:tc>
        <w:tc>
          <w:tcPr>
            <w:tcW w:w="1080" w:type="dxa"/>
          </w:tcPr>
          <w:p w14:paraId="5278F329" w14:textId="77777777" w:rsidR="002077FA" w:rsidRPr="00487927" w:rsidRDefault="002077FA" w:rsidP="00000C3C">
            <w:pPr>
              <w:jc w:val="center"/>
              <w:rPr>
                <w:rFonts w:cstheme="minorHAnsi"/>
                <w:szCs w:val="20"/>
              </w:rPr>
            </w:pPr>
          </w:p>
        </w:tc>
        <w:tc>
          <w:tcPr>
            <w:tcW w:w="1080" w:type="dxa"/>
          </w:tcPr>
          <w:p w14:paraId="7830A369" w14:textId="0913AA4D" w:rsidR="002077FA" w:rsidRPr="00487927" w:rsidRDefault="002077FA" w:rsidP="00000C3C">
            <w:pPr>
              <w:jc w:val="center"/>
              <w:rPr>
                <w:rFonts w:cstheme="minorHAnsi"/>
                <w:szCs w:val="20"/>
              </w:rPr>
            </w:pPr>
          </w:p>
        </w:tc>
        <w:tc>
          <w:tcPr>
            <w:tcW w:w="1080" w:type="dxa"/>
          </w:tcPr>
          <w:p w14:paraId="7CF9E1E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89ACAA7" w14:textId="77777777" w:rsidR="002077FA" w:rsidRPr="00487927" w:rsidRDefault="002077FA" w:rsidP="00000C3C">
            <w:pPr>
              <w:jc w:val="center"/>
              <w:rPr>
                <w:rFonts w:cstheme="minorHAnsi"/>
                <w:szCs w:val="20"/>
              </w:rPr>
            </w:pPr>
          </w:p>
        </w:tc>
      </w:tr>
      <w:tr w:rsidR="002077FA" w:rsidRPr="00487927" w14:paraId="79D7096D" w14:textId="355D0DC2" w:rsidTr="002077FA">
        <w:tc>
          <w:tcPr>
            <w:tcW w:w="1255" w:type="dxa"/>
          </w:tcPr>
          <w:p w14:paraId="3F698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2077FA" w:rsidRPr="00487927" w:rsidRDefault="002077FA" w:rsidP="00000C3C">
            <w:pPr>
              <w:jc w:val="center"/>
              <w:rPr>
                <w:rFonts w:cstheme="minorHAnsi"/>
                <w:szCs w:val="20"/>
              </w:rPr>
            </w:pPr>
          </w:p>
        </w:tc>
        <w:tc>
          <w:tcPr>
            <w:tcW w:w="1080" w:type="dxa"/>
          </w:tcPr>
          <w:p w14:paraId="4EC2E2B1" w14:textId="4E1A7A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0A85C" w14:textId="77777777" w:rsidR="002077FA" w:rsidRPr="00487927" w:rsidRDefault="002077FA" w:rsidP="00000C3C">
            <w:pPr>
              <w:jc w:val="center"/>
              <w:rPr>
                <w:rFonts w:cstheme="minorHAnsi"/>
                <w:szCs w:val="20"/>
              </w:rPr>
            </w:pPr>
          </w:p>
        </w:tc>
        <w:tc>
          <w:tcPr>
            <w:tcW w:w="1080" w:type="dxa"/>
          </w:tcPr>
          <w:p w14:paraId="1C1E2F1A" w14:textId="77777777" w:rsidR="002077FA" w:rsidRPr="00487927" w:rsidRDefault="002077FA" w:rsidP="00000C3C">
            <w:pPr>
              <w:jc w:val="center"/>
              <w:rPr>
                <w:rFonts w:cstheme="minorHAnsi"/>
                <w:szCs w:val="20"/>
              </w:rPr>
            </w:pPr>
          </w:p>
        </w:tc>
        <w:tc>
          <w:tcPr>
            <w:tcW w:w="1080" w:type="dxa"/>
          </w:tcPr>
          <w:p w14:paraId="257F91F8" w14:textId="051545AA" w:rsidR="002077FA" w:rsidRPr="00487927" w:rsidRDefault="002077FA" w:rsidP="00000C3C">
            <w:pPr>
              <w:jc w:val="center"/>
              <w:rPr>
                <w:rFonts w:cstheme="minorHAnsi"/>
                <w:szCs w:val="20"/>
              </w:rPr>
            </w:pPr>
          </w:p>
        </w:tc>
        <w:tc>
          <w:tcPr>
            <w:tcW w:w="1080" w:type="dxa"/>
          </w:tcPr>
          <w:p w14:paraId="2A0F9FA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DE5A1F1" w14:textId="77777777" w:rsidR="002077FA" w:rsidRPr="00487927" w:rsidRDefault="002077FA" w:rsidP="00000C3C">
            <w:pPr>
              <w:jc w:val="center"/>
              <w:rPr>
                <w:rFonts w:cstheme="minorHAnsi"/>
                <w:szCs w:val="20"/>
              </w:rPr>
            </w:pPr>
          </w:p>
        </w:tc>
      </w:tr>
      <w:tr w:rsidR="002077FA" w:rsidRPr="00487927" w14:paraId="147DDE42" w14:textId="7D828BEA" w:rsidTr="002077FA">
        <w:tc>
          <w:tcPr>
            <w:tcW w:w="1255" w:type="dxa"/>
          </w:tcPr>
          <w:p w14:paraId="177C17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526_08</w:t>
            </w:r>
          </w:p>
        </w:tc>
        <w:tc>
          <w:tcPr>
            <w:tcW w:w="1080" w:type="dxa"/>
          </w:tcPr>
          <w:p w14:paraId="78BF856D" w14:textId="77777777" w:rsidR="002077FA" w:rsidRPr="00487927" w:rsidRDefault="002077FA" w:rsidP="00000C3C">
            <w:pPr>
              <w:jc w:val="center"/>
              <w:rPr>
                <w:rFonts w:cstheme="minorHAnsi"/>
                <w:szCs w:val="20"/>
              </w:rPr>
            </w:pPr>
          </w:p>
        </w:tc>
        <w:tc>
          <w:tcPr>
            <w:tcW w:w="1080" w:type="dxa"/>
          </w:tcPr>
          <w:p w14:paraId="0E91F357" w14:textId="2C2093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2B381C" w14:textId="77777777" w:rsidR="002077FA" w:rsidRPr="00487927" w:rsidRDefault="002077FA" w:rsidP="00000C3C">
            <w:pPr>
              <w:jc w:val="center"/>
              <w:rPr>
                <w:rFonts w:cstheme="minorHAnsi"/>
                <w:szCs w:val="20"/>
              </w:rPr>
            </w:pPr>
          </w:p>
        </w:tc>
        <w:tc>
          <w:tcPr>
            <w:tcW w:w="1080" w:type="dxa"/>
          </w:tcPr>
          <w:p w14:paraId="54BA2811" w14:textId="77777777" w:rsidR="002077FA" w:rsidRPr="00487927" w:rsidRDefault="002077FA" w:rsidP="00000C3C">
            <w:pPr>
              <w:jc w:val="center"/>
              <w:rPr>
                <w:rFonts w:cstheme="minorHAnsi"/>
                <w:szCs w:val="20"/>
              </w:rPr>
            </w:pPr>
          </w:p>
        </w:tc>
        <w:tc>
          <w:tcPr>
            <w:tcW w:w="1080" w:type="dxa"/>
          </w:tcPr>
          <w:p w14:paraId="103109DB" w14:textId="4D01AF98" w:rsidR="002077FA" w:rsidRPr="00487927" w:rsidRDefault="002077FA" w:rsidP="00000C3C">
            <w:pPr>
              <w:jc w:val="center"/>
              <w:rPr>
                <w:rFonts w:cstheme="minorHAnsi"/>
                <w:szCs w:val="20"/>
              </w:rPr>
            </w:pPr>
          </w:p>
        </w:tc>
        <w:tc>
          <w:tcPr>
            <w:tcW w:w="1080" w:type="dxa"/>
          </w:tcPr>
          <w:p w14:paraId="4453C15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3E8965" w14:textId="77777777" w:rsidR="002077FA" w:rsidRPr="00487927" w:rsidRDefault="002077FA" w:rsidP="00000C3C">
            <w:pPr>
              <w:jc w:val="center"/>
              <w:rPr>
                <w:rFonts w:cstheme="minorHAnsi"/>
                <w:szCs w:val="20"/>
              </w:rPr>
            </w:pPr>
          </w:p>
        </w:tc>
      </w:tr>
      <w:tr w:rsidR="002077FA" w:rsidRPr="00487927" w14:paraId="6747594C" w14:textId="3E29A50F" w:rsidTr="002077FA">
        <w:tc>
          <w:tcPr>
            <w:tcW w:w="1255" w:type="dxa"/>
          </w:tcPr>
          <w:p w14:paraId="63402B6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2077FA" w:rsidRPr="00487927" w:rsidRDefault="002077FA" w:rsidP="00000C3C">
            <w:pPr>
              <w:jc w:val="center"/>
              <w:rPr>
                <w:rFonts w:cstheme="minorHAnsi"/>
                <w:szCs w:val="20"/>
              </w:rPr>
            </w:pPr>
          </w:p>
        </w:tc>
        <w:tc>
          <w:tcPr>
            <w:tcW w:w="1080" w:type="dxa"/>
          </w:tcPr>
          <w:p w14:paraId="2FCE15D1" w14:textId="666E96F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366E49" w14:textId="77777777" w:rsidR="002077FA" w:rsidRPr="00487927" w:rsidRDefault="002077FA" w:rsidP="00000C3C">
            <w:pPr>
              <w:jc w:val="center"/>
              <w:rPr>
                <w:rFonts w:cstheme="minorHAnsi"/>
                <w:szCs w:val="20"/>
              </w:rPr>
            </w:pPr>
          </w:p>
        </w:tc>
        <w:tc>
          <w:tcPr>
            <w:tcW w:w="1080" w:type="dxa"/>
          </w:tcPr>
          <w:p w14:paraId="0AA55126" w14:textId="77777777" w:rsidR="002077FA" w:rsidRPr="00487927" w:rsidRDefault="002077FA" w:rsidP="00000C3C">
            <w:pPr>
              <w:jc w:val="center"/>
              <w:rPr>
                <w:rFonts w:cstheme="minorHAnsi"/>
                <w:szCs w:val="20"/>
              </w:rPr>
            </w:pPr>
          </w:p>
        </w:tc>
        <w:tc>
          <w:tcPr>
            <w:tcW w:w="1080" w:type="dxa"/>
          </w:tcPr>
          <w:p w14:paraId="1027AF06" w14:textId="04A009D1" w:rsidR="002077FA" w:rsidRPr="00487927" w:rsidRDefault="002077FA" w:rsidP="00000C3C">
            <w:pPr>
              <w:jc w:val="center"/>
              <w:rPr>
                <w:rFonts w:cstheme="minorHAnsi"/>
                <w:szCs w:val="20"/>
              </w:rPr>
            </w:pPr>
          </w:p>
        </w:tc>
        <w:tc>
          <w:tcPr>
            <w:tcW w:w="1080" w:type="dxa"/>
          </w:tcPr>
          <w:p w14:paraId="5D7220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AE0138" w14:textId="77777777" w:rsidR="002077FA" w:rsidRPr="00487927" w:rsidRDefault="002077FA" w:rsidP="00000C3C">
            <w:pPr>
              <w:jc w:val="center"/>
              <w:rPr>
                <w:rFonts w:cstheme="minorHAnsi"/>
                <w:szCs w:val="20"/>
              </w:rPr>
            </w:pPr>
          </w:p>
        </w:tc>
      </w:tr>
      <w:tr w:rsidR="002077FA" w:rsidRPr="00487927" w14:paraId="5723AAAD" w14:textId="5471BA34" w:rsidTr="002077FA">
        <w:tc>
          <w:tcPr>
            <w:tcW w:w="1255" w:type="dxa"/>
          </w:tcPr>
          <w:p w14:paraId="430899E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2077FA" w:rsidRPr="00487927" w:rsidRDefault="002077FA" w:rsidP="00000C3C">
            <w:pPr>
              <w:jc w:val="center"/>
              <w:rPr>
                <w:rFonts w:cstheme="minorHAnsi"/>
                <w:szCs w:val="20"/>
              </w:rPr>
            </w:pPr>
          </w:p>
        </w:tc>
        <w:tc>
          <w:tcPr>
            <w:tcW w:w="1080" w:type="dxa"/>
          </w:tcPr>
          <w:p w14:paraId="3C0477CD" w14:textId="03C495E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53FF15" w14:textId="77777777" w:rsidR="002077FA" w:rsidRPr="00487927" w:rsidRDefault="002077FA" w:rsidP="00000C3C">
            <w:pPr>
              <w:jc w:val="center"/>
              <w:rPr>
                <w:rFonts w:cstheme="minorHAnsi"/>
                <w:szCs w:val="20"/>
              </w:rPr>
            </w:pPr>
          </w:p>
        </w:tc>
        <w:tc>
          <w:tcPr>
            <w:tcW w:w="1080" w:type="dxa"/>
          </w:tcPr>
          <w:p w14:paraId="04243CE9" w14:textId="77777777" w:rsidR="002077FA" w:rsidRPr="00487927" w:rsidRDefault="002077FA" w:rsidP="00000C3C">
            <w:pPr>
              <w:jc w:val="center"/>
              <w:rPr>
                <w:rFonts w:cstheme="minorHAnsi"/>
                <w:szCs w:val="20"/>
              </w:rPr>
            </w:pPr>
          </w:p>
        </w:tc>
        <w:tc>
          <w:tcPr>
            <w:tcW w:w="1080" w:type="dxa"/>
          </w:tcPr>
          <w:p w14:paraId="1274C140" w14:textId="0326D774" w:rsidR="002077FA" w:rsidRPr="00487927" w:rsidRDefault="002077FA" w:rsidP="00000C3C">
            <w:pPr>
              <w:jc w:val="center"/>
              <w:rPr>
                <w:rFonts w:cstheme="minorHAnsi"/>
                <w:szCs w:val="20"/>
              </w:rPr>
            </w:pPr>
          </w:p>
        </w:tc>
        <w:tc>
          <w:tcPr>
            <w:tcW w:w="1080" w:type="dxa"/>
          </w:tcPr>
          <w:p w14:paraId="24267C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013635" w14:textId="77777777" w:rsidR="002077FA" w:rsidRPr="00487927" w:rsidRDefault="002077FA" w:rsidP="00000C3C">
            <w:pPr>
              <w:jc w:val="center"/>
              <w:rPr>
                <w:rFonts w:cstheme="minorHAnsi"/>
                <w:szCs w:val="20"/>
              </w:rPr>
            </w:pPr>
          </w:p>
        </w:tc>
      </w:tr>
      <w:tr w:rsidR="002077FA" w:rsidRPr="00487927" w14:paraId="6D12EAF4" w14:textId="0B895684" w:rsidTr="002077FA">
        <w:tc>
          <w:tcPr>
            <w:tcW w:w="1255" w:type="dxa"/>
          </w:tcPr>
          <w:p w14:paraId="64A8BF1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2077FA" w:rsidRPr="00487927" w:rsidRDefault="002077FA" w:rsidP="00000C3C">
            <w:pPr>
              <w:jc w:val="center"/>
              <w:rPr>
                <w:rFonts w:cstheme="minorHAnsi"/>
                <w:szCs w:val="20"/>
              </w:rPr>
            </w:pPr>
          </w:p>
        </w:tc>
        <w:tc>
          <w:tcPr>
            <w:tcW w:w="1080" w:type="dxa"/>
          </w:tcPr>
          <w:p w14:paraId="38B836D1" w14:textId="475574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84E7B7" w14:textId="77777777" w:rsidR="002077FA" w:rsidRPr="00487927" w:rsidRDefault="002077FA" w:rsidP="00000C3C">
            <w:pPr>
              <w:jc w:val="center"/>
              <w:rPr>
                <w:rFonts w:cstheme="minorHAnsi"/>
                <w:szCs w:val="20"/>
              </w:rPr>
            </w:pPr>
          </w:p>
        </w:tc>
        <w:tc>
          <w:tcPr>
            <w:tcW w:w="1080" w:type="dxa"/>
          </w:tcPr>
          <w:p w14:paraId="4F214BFE" w14:textId="77777777" w:rsidR="002077FA" w:rsidRPr="00487927" w:rsidRDefault="002077FA" w:rsidP="00000C3C">
            <w:pPr>
              <w:jc w:val="center"/>
              <w:rPr>
                <w:rFonts w:cstheme="minorHAnsi"/>
                <w:szCs w:val="20"/>
              </w:rPr>
            </w:pPr>
          </w:p>
        </w:tc>
        <w:tc>
          <w:tcPr>
            <w:tcW w:w="1080" w:type="dxa"/>
          </w:tcPr>
          <w:p w14:paraId="0E1BB8C2" w14:textId="7D4159DC" w:rsidR="002077FA" w:rsidRPr="00487927" w:rsidRDefault="002077FA" w:rsidP="00000C3C">
            <w:pPr>
              <w:jc w:val="center"/>
              <w:rPr>
                <w:rFonts w:cstheme="minorHAnsi"/>
                <w:szCs w:val="20"/>
              </w:rPr>
            </w:pPr>
          </w:p>
        </w:tc>
        <w:tc>
          <w:tcPr>
            <w:tcW w:w="1080" w:type="dxa"/>
          </w:tcPr>
          <w:p w14:paraId="588BB3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EC8AF77" w14:textId="77777777" w:rsidR="002077FA" w:rsidRPr="00487927" w:rsidRDefault="002077FA" w:rsidP="00000C3C">
            <w:pPr>
              <w:jc w:val="center"/>
              <w:rPr>
                <w:rFonts w:cstheme="minorHAnsi"/>
                <w:szCs w:val="20"/>
              </w:rPr>
            </w:pPr>
          </w:p>
        </w:tc>
      </w:tr>
      <w:tr w:rsidR="002077FA" w:rsidRPr="00487927" w14:paraId="3FD9FEBF" w14:textId="640033D5" w:rsidTr="002077FA">
        <w:tc>
          <w:tcPr>
            <w:tcW w:w="1255" w:type="dxa"/>
          </w:tcPr>
          <w:p w14:paraId="617CD02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2077FA" w:rsidRPr="00487927" w:rsidRDefault="002077FA" w:rsidP="00000C3C">
            <w:pPr>
              <w:jc w:val="center"/>
              <w:rPr>
                <w:rFonts w:cstheme="minorHAnsi"/>
                <w:szCs w:val="20"/>
              </w:rPr>
            </w:pPr>
          </w:p>
        </w:tc>
        <w:tc>
          <w:tcPr>
            <w:tcW w:w="1080" w:type="dxa"/>
          </w:tcPr>
          <w:p w14:paraId="0C4A16DA" w14:textId="268E81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1A9577" w14:textId="77777777" w:rsidR="002077FA" w:rsidRPr="00487927" w:rsidRDefault="002077FA" w:rsidP="00000C3C">
            <w:pPr>
              <w:jc w:val="center"/>
              <w:rPr>
                <w:rFonts w:cstheme="minorHAnsi"/>
                <w:szCs w:val="20"/>
              </w:rPr>
            </w:pPr>
          </w:p>
        </w:tc>
        <w:tc>
          <w:tcPr>
            <w:tcW w:w="1080" w:type="dxa"/>
          </w:tcPr>
          <w:p w14:paraId="33E66532" w14:textId="77777777" w:rsidR="002077FA" w:rsidRPr="00487927" w:rsidRDefault="002077FA" w:rsidP="00000C3C">
            <w:pPr>
              <w:jc w:val="center"/>
              <w:rPr>
                <w:rFonts w:cstheme="minorHAnsi"/>
                <w:szCs w:val="20"/>
              </w:rPr>
            </w:pPr>
          </w:p>
        </w:tc>
        <w:tc>
          <w:tcPr>
            <w:tcW w:w="1080" w:type="dxa"/>
          </w:tcPr>
          <w:p w14:paraId="115B62E5" w14:textId="4B6D1C60" w:rsidR="002077FA" w:rsidRPr="00487927" w:rsidRDefault="002077FA" w:rsidP="00000C3C">
            <w:pPr>
              <w:jc w:val="center"/>
              <w:rPr>
                <w:rFonts w:cstheme="minorHAnsi"/>
                <w:szCs w:val="20"/>
              </w:rPr>
            </w:pPr>
          </w:p>
        </w:tc>
        <w:tc>
          <w:tcPr>
            <w:tcW w:w="1080" w:type="dxa"/>
          </w:tcPr>
          <w:p w14:paraId="79ED996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6D156C8" w14:textId="77777777" w:rsidR="002077FA" w:rsidRPr="00487927" w:rsidRDefault="002077FA" w:rsidP="00000C3C">
            <w:pPr>
              <w:jc w:val="center"/>
              <w:rPr>
                <w:rFonts w:cstheme="minorHAnsi"/>
                <w:szCs w:val="20"/>
              </w:rPr>
            </w:pPr>
          </w:p>
        </w:tc>
      </w:tr>
      <w:tr w:rsidR="002077FA" w:rsidRPr="00487927" w14:paraId="4BAB15AE" w14:textId="57FB1FC8" w:rsidTr="002077FA">
        <w:tc>
          <w:tcPr>
            <w:tcW w:w="1255" w:type="dxa"/>
          </w:tcPr>
          <w:p w14:paraId="4F68001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2077FA" w:rsidRPr="00487927" w:rsidRDefault="002077FA" w:rsidP="00000C3C">
            <w:pPr>
              <w:jc w:val="center"/>
              <w:rPr>
                <w:rFonts w:cstheme="minorHAnsi"/>
                <w:szCs w:val="20"/>
              </w:rPr>
            </w:pPr>
          </w:p>
        </w:tc>
        <w:tc>
          <w:tcPr>
            <w:tcW w:w="1080" w:type="dxa"/>
          </w:tcPr>
          <w:p w14:paraId="63D96CE4" w14:textId="72123C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313BB7" w14:textId="77777777" w:rsidR="002077FA" w:rsidRPr="00487927" w:rsidRDefault="002077FA" w:rsidP="00000C3C">
            <w:pPr>
              <w:jc w:val="center"/>
              <w:rPr>
                <w:rFonts w:cstheme="minorHAnsi"/>
                <w:szCs w:val="20"/>
              </w:rPr>
            </w:pPr>
          </w:p>
        </w:tc>
        <w:tc>
          <w:tcPr>
            <w:tcW w:w="1080" w:type="dxa"/>
          </w:tcPr>
          <w:p w14:paraId="25A76EB3" w14:textId="77777777" w:rsidR="002077FA" w:rsidRPr="00487927" w:rsidRDefault="002077FA" w:rsidP="00000C3C">
            <w:pPr>
              <w:jc w:val="center"/>
              <w:rPr>
                <w:rFonts w:cstheme="minorHAnsi"/>
                <w:szCs w:val="20"/>
              </w:rPr>
            </w:pPr>
          </w:p>
        </w:tc>
        <w:tc>
          <w:tcPr>
            <w:tcW w:w="1080" w:type="dxa"/>
          </w:tcPr>
          <w:p w14:paraId="2733598C" w14:textId="28C4EC3B" w:rsidR="002077FA" w:rsidRPr="00487927" w:rsidRDefault="002077FA" w:rsidP="00000C3C">
            <w:pPr>
              <w:jc w:val="center"/>
              <w:rPr>
                <w:rFonts w:cstheme="minorHAnsi"/>
                <w:szCs w:val="20"/>
              </w:rPr>
            </w:pPr>
          </w:p>
        </w:tc>
        <w:tc>
          <w:tcPr>
            <w:tcW w:w="1080" w:type="dxa"/>
          </w:tcPr>
          <w:p w14:paraId="77FF06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FF0F80" w14:textId="77777777" w:rsidR="002077FA" w:rsidRPr="00487927" w:rsidRDefault="002077FA" w:rsidP="00000C3C">
            <w:pPr>
              <w:jc w:val="center"/>
              <w:rPr>
                <w:rFonts w:cstheme="minorHAnsi"/>
                <w:szCs w:val="20"/>
              </w:rPr>
            </w:pPr>
          </w:p>
        </w:tc>
      </w:tr>
      <w:tr w:rsidR="002077FA" w:rsidRPr="00487927" w14:paraId="71D7491A" w14:textId="6F028527" w:rsidTr="002077FA">
        <w:tc>
          <w:tcPr>
            <w:tcW w:w="1255" w:type="dxa"/>
          </w:tcPr>
          <w:p w14:paraId="73D232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2077FA" w:rsidRPr="00487927" w:rsidRDefault="002077FA" w:rsidP="00000C3C">
            <w:pPr>
              <w:jc w:val="center"/>
              <w:rPr>
                <w:rFonts w:cstheme="minorHAnsi"/>
                <w:szCs w:val="20"/>
              </w:rPr>
            </w:pPr>
          </w:p>
        </w:tc>
        <w:tc>
          <w:tcPr>
            <w:tcW w:w="1080" w:type="dxa"/>
          </w:tcPr>
          <w:p w14:paraId="61D89D15" w14:textId="2DBFEF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F34C5F" w14:textId="77777777" w:rsidR="002077FA" w:rsidRPr="00487927" w:rsidRDefault="002077FA" w:rsidP="00000C3C">
            <w:pPr>
              <w:jc w:val="center"/>
              <w:rPr>
                <w:rFonts w:cstheme="minorHAnsi"/>
                <w:szCs w:val="20"/>
              </w:rPr>
            </w:pPr>
          </w:p>
        </w:tc>
        <w:tc>
          <w:tcPr>
            <w:tcW w:w="1080" w:type="dxa"/>
          </w:tcPr>
          <w:p w14:paraId="1669E2C3" w14:textId="77777777" w:rsidR="002077FA" w:rsidRPr="00487927" w:rsidRDefault="002077FA" w:rsidP="00000C3C">
            <w:pPr>
              <w:jc w:val="center"/>
              <w:rPr>
                <w:rFonts w:cstheme="minorHAnsi"/>
                <w:szCs w:val="20"/>
              </w:rPr>
            </w:pPr>
          </w:p>
        </w:tc>
        <w:tc>
          <w:tcPr>
            <w:tcW w:w="1080" w:type="dxa"/>
          </w:tcPr>
          <w:p w14:paraId="4E0F0ADD" w14:textId="234E85A5" w:rsidR="002077FA" w:rsidRPr="00487927" w:rsidRDefault="002077FA" w:rsidP="00000C3C">
            <w:pPr>
              <w:jc w:val="center"/>
              <w:rPr>
                <w:rFonts w:cstheme="minorHAnsi"/>
                <w:szCs w:val="20"/>
              </w:rPr>
            </w:pPr>
          </w:p>
        </w:tc>
        <w:tc>
          <w:tcPr>
            <w:tcW w:w="1080" w:type="dxa"/>
          </w:tcPr>
          <w:p w14:paraId="3220B12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BB1956" w14:textId="77777777" w:rsidR="002077FA" w:rsidRPr="00487927" w:rsidRDefault="002077FA" w:rsidP="00000C3C">
            <w:pPr>
              <w:jc w:val="center"/>
              <w:rPr>
                <w:rFonts w:cstheme="minorHAnsi"/>
                <w:szCs w:val="20"/>
              </w:rPr>
            </w:pPr>
          </w:p>
        </w:tc>
      </w:tr>
      <w:tr w:rsidR="002077FA" w:rsidRPr="00487927" w14:paraId="05027463" w14:textId="7AC7CEEE" w:rsidTr="002077FA">
        <w:tc>
          <w:tcPr>
            <w:tcW w:w="1255" w:type="dxa"/>
          </w:tcPr>
          <w:p w14:paraId="6F0E4F49" w14:textId="1EAC6B3D" w:rsidR="002077FA" w:rsidRDefault="002077FA" w:rsidP="00000C3C">
            <w:pPr>
              <w:jc w:val="center"/>
              <w:rPr>
                <w:rFonts w:cstheme="minorHAnsi"/>
                <w:szCs w:val="20"/>
              </w:rPr>
            </w:pPr>
            <w:r>
              <w:rPr>
                <w:rFonts w:cstheme="minorHAnsi"/>
                <w:szCs w:val="20"/>
              </w:rPr>
              <w:t>0</w:t>
            </w:r>
            <w:r w:rsidRPr="00487927">
              <w:rPr>
                <w:rFonts w:cstheme="minorHAnsi"/>
                <w:szCs w:val="20"/>
              </w:rPr>
              <w:t>529_0</w:t>
            </w:r>
            <w:r>
              <w:rPr>
                <w:rFonts w:cstheme="minorHAnsi"/>
                <w:szCs w:val="20"/>
              </w:rPr>
              <w:t>6</w:t>
            </w:r>
          </w:p>
        </w:tc>
        <w:tc>
          <w:tcPr>
            <w:tcW w:w="1080" w:type="dxa"/>
          </w:tcPr>
          <w:p w14:paraId="13049257" w14:textId="77777777" w:rsidR="002077FA" w:rsidRPr="00487927" w:rsidRDefault="002077FA" w:rsidP="00000C3C">
            <w:pPr>
              <w:jc w:val="center"/>
              <w:rPr>
                <w:rFonts w:cstheme="minorHAnsi"/>
                <w:szCs w:val="20"/>
              </w:rPr>
            </w:pPr>
          </w:p>
        </w:tc>
        <w:tc>
          <w:tcPr>
            <w:tcW w:w="1080" w:type="dxa"/>
          </w:tcPr>
          <w:p w14:paraId="316EDFF5" w14:textId="713BB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2975E" w14:textId="77777777" w:rsidR="002077FA" w:rsidRPr="00487927" w:rsidRDefault="002077FA" w:rsidP="00000C3C">
            <w:pPr>
              <w:jc w:val="center"/>
              <w:rPr>
                <w:rFonts w:cstheme="minorHAnsi"/>
                <w:szCs w:val="20"/>
              </w:rPr>
            </w:pPr>
          </w:p>
        </w:tc>
        <w:tc>
          <w:tcPr>
            <w:tcW w:w="1080" w:type="dxa"/>
          </w:tcPr>
          <w:p w14:paraId="63C5B10F" w14:textId="77777777" w:rsidR="002077FA" w:rsidRPr="00487927" w:rsidRDefault="002077FA" w:rsidP="00000C3C">
            <w:pPr>
              <w:jc w:val="center"/>
              <w:rPr>
                <w:rFonts w:cstheme="minorHAnsi"/>
                <w:szCs w:val="20"/>
              </w:rPr>
            </w:pPr>
          </w:p>
        </w:tc>
        <w:tc>
          <w:tcPr>
            <w:tcW w:w="1080" w:type="dxa"/>
          </w:tcPr>
          <w:p w14:paraId="32268A54" w14:textId="77777777" w:rsidR="002077FA" w:rsidRPr="00487927" w:rsidRDefault="002077FA" w:rsidP="00000C3C">
            <w:pPr>
              <w:jc w:val="center"/>
              <w:rPr>
                <w:rFonts w:cstheme="minorHAnsi"/>
                <w:szCs w:val="20"/>
              </w:rPr>
            </w:pPr>
          </w:p>
        </w:tc>
        <w:tc>
          <w:tcPr>
            <w:tcW w:w="1080" w:type="dxa"/>
          </w:tcPr>
          <w:p w14:paraId="0B95985A" w14:textId="1B873FC1"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5A86BB" w14:textId="77777777" w:rsidR="002077FA" w:rsidRPr="00487927" w:rsidRDefault="002077FA" w:rsidP="00000C3C">
            <w:pPr>
              <w:jc w:val="center"/>
              <w:rPr>
                <w:rFonts w:cstheme="minorHAnsi"/>
                <w:szCs w:val="20"/>
              </w:rPr>
            </w:pPr>
          </w:p>
        </w:tc>
      </w:tr>
      <w:tr w:rsidR="002077FA" w:rsidRPr="00487927" w14:paraId="153EFA45" w14:textId="51EFA0F4" w:rsidTr="002077FA">
        <w:tc>
          <w:tcPr>
            <w:tcW w:w="1255" w:type="dxa"/>
          </w:tcPr>
          <w:p w14:paraId="4D1586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2077FA" w:rsidRPr="00487927" w:rsidRDefault="002077FA" w:rsidP="00000C3C">
            <w:pPr>
              <w:jc w:val="center"/>
              <w:rPr>
                <w:rFonts w:cstheme="minorHAnsi"/>
                <w:szCs w:val="20"/>
              </w:rPr>
            </w:pPr>
          </w:p>
        </w:tc>
        <w:tc>
          <w:tcPr>
            <w:tcW w:w="1080" w:type="dxa"/>
          </w:tcPr>
          <w:p w14:paraId="4DCFC66B" w14:textId="49E0F4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C04D44" w14:textId="77777777" w:rsidR="002077FA" w:rsidRPr="00487927" w:rsidRDefault="002077FA" w:rsidP="00000C3C">
            <w:pPr>
              <w:jc w:val="center"/>
              <w:rPr>
                <w:rFonts w:cstheme="minorHAnsi"/>
                <w:szCs w:val="20"/>
              </w:rPr>
            </w:pPr>
          </w:p>
        </w:tc>
        <w:tc>
          <w:tcPr>
            <w:tcW w:w="1080" w:type="dxa"/>
          </w:tcPr>
          <w:p w14:paraId="14ABAADC" w14:textId="77777777" w:rsidR="002077FA" w:rsidRPr="00487927" w:rsidRDefault="002077FA" w:rsidP="00000C3C">
            <w:pPr>
              <w:jc w:val="center"/>
              <w:rPr>
                <w:rFonts w:cstheme="minorHAnsi"/>
                <w:szCs w:val="20"/>
              </w:rPr>
            </w:pPr>
          </w:p>
        </w:tc>
        <w:tc>
          <w:tcPr>
            <w:tcW w:w="1080" w:type="dxa"/>
          </w:tcPr>
          <w:p w14:paraId="36FBD8A7" w14:textId="772D01D1" w:rsidR="002077FA" w:rsidRPr="00487927" w:rsidRDefault="002077FA" w:rsidP="00000C3C">
            <w:pPr>
              <w:jc w:val="center"/>
              <w:rPr>
                <w:rFonts w:cstheme="minorHAnsi"/>
                <w:szCs w:val="20"/>
              </w:rPr>
            </w:pPr>
          </w:p>
        </w:tc>
        <w:tc>
          <w:tcPr>
            <w:tcW w:w="1080" w:type="dxa"/>
          </w:tcPr>
          <w:p w14:paraId="76B35A1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0FE957E" w14:textId="77777777" w:rsidR="002077FA" w:rsidRPr="00487927" w:rsidRDefault="002077FA" w:rsidP="00000C3C">
            <w:pPr>
              <w:jc w:val="center"/>
              <w:rPr>
                <w:rFonts w:cstheme="minorHAnsi"/>
                <w:szCs w:val="20"/>
              </w:rPr>
            </w:pPr>
          </w:p>
        </w:tc>
      </w:tr>
      <w:tr w:rsidR="002077FA" w:rsidRPr="00487927" w14:paraId="3E6F57A2" w14:textId="71B9EF58" w:rsidTr="002077FA">
        <w:tc>
          <w:tcPr>
            <w:tcW w:w="1255" w:type="dxa"/>
          </w:tcPr>
          <w:p w14:paraId="6568B81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2077FA" w:rsidRPr="00487927" w:rsidRDefault="002077FA" w:rsidP="00000C3C">
            <w:pPr>
              <w:jc w:val="center"/>
              <w:rPr>
                <w:rFonts w:cstheme="minorHAnsi"/>
                <w:szCs w:val="20"/>
              </w:rPr>
            </w:pPr>
          </w:p>
        </w:tc>
        <w:tc>
          <w:tcPr>
            <w:tcW w:w="1080" w:type="dxa"/>
          </w:tcPr>
          <w:p w14:paraId="7D6B2F21" w14:textId="74576F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A1E46E" w14:textId="77777777" w:rsidR="002077FA" w:rsidRPr="00487927" w:rsidRDefault="002077FA" w:rsidP="00000C3C">
            <w:pPr>
              <w:jc w:val="center"/>
              <w:rPr>
                <w:rFonts w:cstheme="minorHAnsi"/>
                <w:szCs w:val="20"/>
              </w:rPr>
            </w:pPr>
          </w:p>
        </w:tc>
        <w:tc>
          <w:tcPr>
            <w:tcW w:w="1080" w:type="dxa"/>
          </w:tcPr>
          <w:p w14:paraId="11E396C3" w14:textId="77777777" w:rsidR="002077FA" w:rsidRPr="00487927" w:rsidRDefault="002077FA" w:rsidP="00000C3C">
            <w:pPr>
              <w:jc w:val="center"/>
              <w:rPr>
                <w:rFonts w:cstheme="minorHAnsi"/>
                <w:szCs w:val="20"/>
              </w:rPr>
            </w:pPr>
          </w:p>
        </w:tc>
        <w:tc>
          <w:tcPr>
            <w:tcW w:w="1080" w:type="dxa"/>
          </w:tcPr>
          <w:p w14:paraId="13FC10F5" w14:textId="18C67E2F" w:rsidR="002077FA" w:rsidRPr="00487927" w:rsidRDefault="002077FA" w:rsidP="00000C3C">
            <w:pPr>
              <w:jc w:val="center"/>
              <w:rPr>
                <w:rFonts w:cstheme="minorHAnsi"/>
                <w:szCs w:val="20"/>
              </w:rPr>
            </w:pPr>
          </w:p>
        </w:tc>
        <w:tc>
          <w:tcPr>
            <w:tcW w:w="1080" w:type="dxa"/>
          </w:tcPr>
          <w:p w14:paraId="4823462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1FE474" w14:textId="77777777" w:rsidR="002077FA" w:rsidRPr="00487927" w:rsidRDefault="002077FA" w:rsidP="00000C3C">
            <w:pPr>
              <w:jc w:val="center"/>
              <w:rPr>
                <w:rFonts w:cstheme="minorHAnsi"/>
                <w:szCs w:val="20"/>
              </w:rPr>
            </w:pPr>
          </w:p>
        </w:tc>
      </w:tr>
      <w:tr w:rsidR="002077FA" w:rsidRPr="00487927" w14:paraId="70C4A482" w14:textId="338BF5C1" w:rsidTr="002077FA">
        <w:tc>
          <w:tcPr>
            <w:tcW w:w="1255" w:type="dxa"/>
          </w:tcPr>
          <w:p w14:paraId="17E95C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2077FA" w:rsidRPr="00487927" w:rsidRDefault="002077FA" w:rsidP="00000C3C">
            <w:pPr>
              <w:jc w:val="center"/>
              <w:rPr>
                <w:rFonts w:cstheme="minorHAnsi"/>
                <w:szCs w:val="20"/>
              </w:rPr>
            </w:pPr>
          </w:p>
        </w:tc>
        <w:tc>
          <w:tcPr>
            <w:tcW w:w="1080" w:type="dxa"/>
          </w:tcPr>
          <w:p w14:paraId="6E8484E5" w14:textId="58C6B29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74598" w14:textId="77777777" w:rsidR="002077FA" w:rsidRPr="00487927" w:rsidRDefault="002077FA" w:rsidP="00000C3C">
            <w:pPr>
              <w:jc w:val="center"/>
              <w:rPr>
                <w:rFonts w:cstheme="minorHAnsi"/>
                <w:szCs w:val="20"/>
              </w:rPr>
            </w:pPr>
          </w:p>
        </w:tc>
        <w:tc>
          <w:tcPr>
            <w:tcW w:w="1080" w:type="dxa"/>
          </w:tcPr>
          <w:p w14:paraId="2D5D3C03" w14:textId="77777777" w:rsidR="002077FA" w:rsidRPr="00487927" w:rsidRDefault="002077FA" w:rsidP="00000C3C">
            <w:pPr>
              <w:jc w:val="center"/>
              <w:rPr>
                <w:rFonts w:cstheme="minorHAnsi"/>
                <w:szCs w:val="20"/>
              </w:rPr>
            </w:pPr>
          </w:p>
        </w:tc>
        <w:tc>
          <w:tcPr>
            <w:tcW w:w="1080" w:type="dxa"/>
          </w:tcPr>
          <w:p w14:paraId="6CEB453E" w14:textId="631B6777" w:rsidR="002077FA" w:rsidRPr="00487927" w:rsidRDefault="002077FA" w:rsidP="00000C3C">
            <w:pPr>
              <w:jc w:val="center"/>
              <w:rPr>
                <w:rFonts w:cstheme="minorHAnsi"/>
                <w:szCs w:val="20"/>
              </w:rPr>
            </w:pPr>
          </w:p>
        </w:tc>
        <w:tc>
          <w:tcPr>
            <w:tcW w:w="1080" w:type="dxa"/>
          </w:tcPr>
          <w:p w14:paraId="18CC45B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5FCF1F" w14:textId="77777777" w:rsidR="002077FA" w:rsidRPr="00487927" w:rsidRDefault="002077FA" w:rsidP="00000C3C">
            <w:pPr>
              <w:jc w:val="center"/>
              <w:rPr>
                <w:rFonts w:cstheme="minorHAnsi"/>
                <w:szCs w:val="20"/>
              </w:rPr>
            </w:pPr>
          </w:p>
        </w:tc>
      </w:tr>
      <w:tr w:rsidR="002077FA" w:rsidRPr="00487927" w14:paraId="31AAABE6" w14:textId="4599A237" w:rsidTr="002077FA">
        <w:tc>
          <w:tcPr>
            <w:tcW w:w="1255" w:type="dxa"/>
          </w:tcPr>
          <w:p w14:paraId="3497C93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2077FA" w:rsidRPr="00487927" w:rsidRDefault="002077FA" w:rsidP="00000C3C">
            <w:pPr>
              <w:jc w:val="center"/>
              <w:rPr>
                <w:rFonts w:cstheme="minorHAnsi"/>
                <w:szCs w:val="20"/>
              </w:rPr>
            </w:pPr>
          </w:p>
        </w:tc>
        <w:tc>
          <w:tcPr>
            <w:tcW w:w="1080" w:type="dxa"/>
          </w:tcPr>
          <w:p w14:paraId="3E102F22" w14:textId="06691F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292F1B" w14:textId="77777777" w:rsidR="002077FA" w:rsidRPr="00487927" w:rsidRDefault="002077FA" w:rsidP="00000C3C">
            <w:pPr>
              <w:jc w:val="center"/>
              <w:rPr>
                <w:rFonts w:cstheme="minorHAnsi"/>
                <w:szCs w:val="20"/>
              </w:rPr>
            </w:pPr>
          </w:p>
        </w:tc>
        <w:tc>
          <w:tcPr>
            <w:tcW w:w="1080" w:type="dxa"/>
          </w:tcPr>
          <w:p w14:paraId="2034AF7B" w14:textId="77777777" w:rsidR="002077FA" w:rsidRPr="00487927" w:rsidRDefault="002077FA" w:rsidP="00000C3C">
            <w:pPr>
              <w:jc w:val="center"/>
              <w:rPr>
                <w:rFonts w:cstheme="minorHAnsi"/>
                <w:szCs w:val="20"/>
              </w:rPr>
            </w:pPr>
          </w:p>
        </w:tc>
        <w:tc>
          <w:tcPr>
            <w:tcW w:w="1080" w:type="dxa"/>
          </w:tcPr>
          <w:p w14:paraId="0DECFC81" w14:textId="6CD41BA0" w:rsidR="002077FA" w:rsidRPr="00487927" w:rsidRDefault="002077FA" w:rsidP="00000C3C">
            <w:pPr>
              <w:jc w:val="center"/>
              <w:rPr>
                <w:rFonts w:cstheme="minorHAnsi"/>
                <w:szCs w:val="20"/>
              </w:rPr>
            </w:pPr>
          </w:p>
        </w:tc>
        <w:tc>
          <w:tcPr>
            <w:tcW w:w="1080" w:type="dxa"/>
          </w:tcPr>
          <w:p w14:paraId="579F897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1F0FC89" w14:textId="77777777" w:rsidR="002077FA" w:rsidRPr="00487927" w:rsidRDefault="002077FA" w:rsidP="00000C3C">
            <w:pPr>
              <w:jc w:val="center"/>
              <w:rPr>
                <w:rFonts w:cstheme="minorHAnsi"/>
                <w:szCs w:val="20"/>
              </w:rPr>
            </w:pPr>
          </w:p>
        </w:tc>
      </w:tr>
      <w:tr w:rsidR="002077FA" w:rsidRPr="00487927" w14:paraId="400C12D3" w14:textId="0514E479" w:rsidTr="002077FA">
        <w:tc>
          <w:tcPr>
            <w:tcW w:w="1255" w:type="dxa"/>
          </w:tcPr>
          <w:p w14:paraId="6B77B85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2077FA" w:rsidRPr="00487927" w:rsidRDefault="002077FA" w:rsidP="00000C3C">
            <w:pPr>
              <w:jc w:val="center"/>
              <w:rPr>
                <w:rFonts w:cstheme="minorHAnsi"/>
                <w:szCs w:val="20"/>
              </w:rPr>
            </w:pPr>
          </w:p>
        </w:tc>
        <w:tc>
          <w:tcPr>
            <w:tcW w:w="1080" w:type="dxa"/>
          </w:tcPr>
          <w:p w14:paraId="6AE7EA6C" w14:textId="142221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0C7C76" w14:textId="77777777" w:rsidR="002077FA" w:rsidRPr="00487927" w:rsidRDefault="002077FA" w:rsidP="00000C3C">
            <w:pPr>
              <w:jc w:val="center"/>
              <w:rPr>
                <w:rFonts w:cstheme="minorHAnsi"/>
                <w:szCs w:val="20"/>
              </w:rPr>
            </w:pPr>
          </w:p>
        </w:tc>
        <w:tc>
          <w:tcPr>
            <w:tcW w:w="1080" w:type="dxa"/>
          </w:tcPr>
          <w:p w14:paraId="54B6AF4A" w14:textId="77777777" w:rsidR="002077FA" w:rsidRPr="00487927" w:rsidRDefault="002077FA" w:rsidP="00000C3C">
            <w:pPr>
              <w:jc w:val="center"/>
              <w:rPr>
                <w:rFonts w:cstheme="minorHAnsi"/>
                <w:szCs w:val="20"/>
              </w:rPr>
            </w:pPr>
          </w:p>
        </w:tc>
        <w:tc>
          <w:tcPr>
            <w:tcW w:w="1080" w:type="dxa"/>
          </w:tcPr>
          <w:p w14:paraId="5E192526" w14:textId="203CB9F5" w:rsidR="002077FA" w:rsidRPr="00487927" w:rsidRDefault="002077FA" w:rsidP="00000C3C">
            <w:pPr>
              <w:jc w:val="center"/>
              <w:rPr>
                <w:rFonts w:cstheme="minorHAnsi"/>
                <w:szCs w:val="20"/>
              </w:rPr>
            </w:pPr>
          </w:p>
        </w:tc>
        <w:tc>
          <w:tcPr>
            <w:tcW w:w="1080" w:type="dxa"/>
          </w:tcPr>
          <w:p w14:paraId="05B2FCA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D8D9B20" w14:textId="77777777" w:rsidR="002077FA" w:rsidRPr="00487927" w:rsidRDefault="002077FA" w:rsidP="00000C3C">
            <w:pPr>
              <w:jc w:val="center"/>
              <w:rPr>
                <w:rFonts w:cstheme="minorHAnsi"/>
                <w:szCs w:val="20"/>
              </w:rPr>
            </w:pPr>
          </w:p>
        </w:tc>
      </w:tr>
      <w:tr w:rsidR="002077FA" w:rsidRPr="00487927" w14:paraId="754F8D5C" w14:textId="0C84D1B3" w:rsidTr="002077FA">
        <w:tc>
          <w:tcPr>
            <w:tcW w:w="1255" w:type="dxa"/>
          </w:tcPr>
          <w:p w14:paraId="5923E03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2077FA" w:rsidRPr="00487927" w:rsidRDefault="002077FA" w:rsidP="00000C3C">
            <w:pPr>
              <w:jc w:val="center"/>
              <w:rPr>
                <w:rFonts w:cstheme="minorHAnsi"/>
                <w:szCs w:val="20"/>
              </w:rPr>
            </w:pPr>
          </w:p>
        </w:tc>
        <w:tc>
          <w:tcPr>
            <w:tcW w:w="1080" w:type="dxa"/>
          </w:tcPr>
          <w:p w14:paraId="505CA93E" w14:textId="205F80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84165" w14:textId="77777777" w:rsidR="002077FA" w:rsidRPr="00487927" w:rsidRDefault="002077FA" w:rsidP="00000C3C">
            <w:pPr>
              <w:jc w:val="center"/>
              <w:rPr>
                <w:rFonts w:cstheme="minorHAnsi"/>
                <w:szCs w:val="20"/>
              </w:rPr>
            </w:pPr>
          </w:p>
        </w:tc>
        <w:tc>
          <w:tcPr>
            <w:tcW w:w="1080" w:type="dxa"/>
          </w:tcPr>
          <w:p w14:paraId="74C3DA60" w14:textId="77777777" w:rsidR="002077FA" w:rsidRPr="00487927" w:rsidRDefault="002077FA" w:rsidP="00000C3C">
            <w:pPr>
              <w:jc w:val="center"/>
              <w:rPr>
                <w:rFonts w:cstheme="minorHAnsi"/>
                <w:szCs w:val="20"/>
              </w:rPr>
            </w:pPr>
          </w:p>
        </w:tc>
        <w:tc>
          <w:tcPr>
            <w:tcW w:w="1080" w:type="dxa"/>
          </w:tcPr>
          <w:p w14:paraId="0DD58984" w14:textId="7F6F8810" w:rsidR="002077FA" w:rsidRPr="00487927" w:rsidRDefault="002077FA" w:rsidP="00000C3C">
            <w:pPr>
              <w:jc w:val="center"/>
              <w:rPr>
                <w:rFonts w:cstheme="minorHAnsi"/>
                <w:szCs w:val="20"/>
              </w:rPr>
            </w:pPr>
          </w:p>
        </w:tc>
        <w:tc>
          <w:tcPr>
            <w:tcW w:w="1080" w:type="dxa"/>
          </w:tcPr>
          <w:p w14:paraId="5409463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E6D86E8" w14:textId="77777777" w:rsidR="002077FA" w:rsidRPr="00487927" w:rsidRDefault="002077FA" w:rsidP="00000C3C">
            <w:pPr>
              <w:jc w:val="center"/>
              <w:rPr>
                <w:rFonts w:cstheme="minorHAnsi"/>
                <w:szCs w:val="20"/>
              </w:rPr>
            </w:pPr>
          </w:p>
        </w:tc>
      </w:tr>
      <w:tr w:rsidR="002077FA" w:rsidRPr="00487927" w14:paraId="1809E7B7" w14:textId="2ADD6C0B" w:rsidTr="002077FA">
        <w:tc>
          <w:tcPr>
            <w:tcW w:w="1255" w:type="dxa"/>
          </w:tcPr>
          <w:p w14:paraId="468BD54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2077FA" w:rsidRPr="00487927" w:rsidRDefault="002077FA" w:rsidP="00000C3C">
            <w:pPr>
              <w:jc w:val="center"/>
              <w:rPr>
                <w:rFonts w:cstheme="minorHAnsi"/>
                <w:szCs w:val="20"/>
              </w:rPr>
            </w:pPr>
          </w:p>
        </w:tc>
        <w:tc>
          <w:tcPr>
            <w:tcW w:w="1080" w:type="dxa"/>
          </w:tcPr>
          <w:p w14:paraId="7D816971" w14:textId="39DE09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D1F58C" w14:textId="77777777" w:rsidR="002077FA" w:rsidRPr="00487927" w:rsidRDefault="002077FA" w:rsidP="00000C3C">
            <w:pPr>
              <w:jc w:val="center"/>
              <w:rPr>
                <w:rFonts w:cstheme="minorHAnsi"/>
                <w:szCs w:val="20"/>
              </w:rPr>
            </w:pPr>
          </w:p>
        </w:tc>
        <w:tc>
          <w:tcPr>
            <w:tcW w:w="1080" w:type="dxa"/>
          </w:tcPr>
          <w:p w14:paraId="6F08820C" w14:textId="77777777" w:rsidR="002077FA" w:rsidRPr="00487927" w:rsidRDefault="002077FA" w:rsidP="00000C3C">
            <w:pPr>
              <w:jc w:val="center"/>
              <w:rPr>
                <w:rFonts w:cstheme="minorHAnsi"/>
                <w:szCs w:val="20"/>
              </w:rPr>
            </w:pPr>
          </w:p>
        </w:tc>
        <w:tc>
          <w:tcPr>
            <w:tcW w:w="1080" w:type="dxa"/>
          </w:tcPr>
          <w:p w14:paraId="68B708C9" w14:textId="189D8BCA" w:rsidR="002077FA" w:rsidRPr="00487927" w:rsidRDefault="002077FA" w:rsidP="00000C3C">
            <w:pPr>
              <w:jc w:val="center"/>
              <w:rPr>
                <w:rFonts w:cstheme="minorHAnsi"/>
                <w:szCs w:val="20"/>
              </w:rPr>
            </w:pPr>
          </w:p>
        </w:tc>
        <w:tc>
          <w:tcPr>
            <w:tcW w:w="1080" w:type="dxa"/>
          </w:tcPr>
          <w:p w14:paraId="50D9073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B869BD8" w14:textId="77777777" w:rsidR="002077FA" w:rsidRPr="00487927" w:rsidRDefault="002077FA" w:rsidP="00000C3C">
            <w:pPr>
              <w:jc w:val="center"/>
              <w:rPr>
                <w:rFonts w:cstheme="minorHAnsi"/>
                <w:szCs w:val="20"/>
              </w:rPr>
            </w:pPr>
          </w:p>
        </w:tc>
      </w:tr>
      <w:tr w:rsidR="002077FA" w:rsidRPr="00487927" w14:paraId="5015AB3D" w14:textId="461569A3" w:rsidTr="002077FA">
        <w:tc>
          <w:tcPr>
            <w:tcW w:w="1255" w:type="dxa"/>
          </w:tcPr>
          <w:p w14:paraId="4E74472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2077FA" w:rsidRPr="00487927" w:rsidRDefault="002077FA" w:rsidP="00000C3C">
            <w:pPr>
              <w:jc w:val="center"/>
              <w:rPr>
                <w:rFonts w:cstheme="minorHAnsi"/>
                <w:szCs w:val="20"/>
              </w:rPr>
            </w:pPr>
          </w:p>
        </w:tc>
        <w:tc>
          <w:tcPr>
            <w:tcW w:w="1080" w:type="dxa"/>
          </w:tcPr>
          <w:p w14:paraId="5DDA1D66" w14:textId="03FAF5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2CFD1CE" w14:textId="77777777" w:rsidR="002077FA" w:rsidRPr="00487927" w:rsidRDefault="002077FA" w:rsidP="00000C3C">
            <w:pPr>
              <w:jc w:val="center"/>
              <w:rPr>
                <w:rFonts w:cstheme="minorHAnsi"/>
                <w:szCs w:val="20"/>
              </w:rPr>
            </w:pPr>
          </w:p>
        </w:tc>
        <w:tc>
          <w:tcPr>
            <w:tcW w:w="1080" w:type="dxa"/>
          </w:tcPr>
          <w:p w14:paraId="128455E4" w14:textId="77777777" w:rsidR="002077FA" w:rsidRPr="00487927" w:rsidRDefault="002077FA" w:rsidP="00000C3C">
            <w:pPr>
              <w:jc w:val="center"/>
              <w:rPr>
                <w:rFonts w:cstheme="minorHAnsi"/>
                <w:szCs w:val="20"/>
              </w:rPr>
            </w:pPr>
          </w:p>
        </w:tc>
        <w:tc>
          <w:tcPr>
            <w:tcW w:w="1080" w:type="dxa"/>
          </w:tcPr>
          <w:p w14:paraId="13A6AC6C" w14:textId="3471F302" w:rsidR="002077FA" w:rsidRPr="00487927" w:rsidRDefault="002077FA" w:rsidP="00000C3C">
            <w:pPr>
              <w:jc w:val="center"/>
              <w:rPr>
                <w:rFonts w:cstheme="minorHAnsi"/>
                <w:szCs w:val="20"/>
              </w:rPr>
            </w:pPr>
          </w:p>
        </w:tc>
        <w:tc>
          <w:tcPr>
            <w:tcW w:w="1080" w:type="dxa"/>
          </w:tcPr>
          <w:p w14:paraId="7C3160F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E826696" w14:textId="77777777" w:rsidR="002077FA" w:rsidRPr="00487927" w:rsidRDefault="002077FA" w:rsidP="00000C3C">
            <w:pPr>
              <w:jc w:val="center"/>
              <w:rPr>
                <w:rFonts w:cstheme="minorHAnsi"/>
                <w:szCs w:val="20"/>
              </w:rPr>
            </w:pPr>
          </w:p>
        </w:tc>
      </w:tr>
      <w:tr w:rsidR="002077FA" w:rsidRPr="00487927" w14:paraId="1A23C3BF" w14:textId="2BA65033" w:rsidTr="002077FA">
        <w:tc>
          <w:tcPr>
            <w:tcW w:w="1255" w:type="dxa"/>
          </w:tcPr>
          <w:p w14:paraId="48B7542A" w14:textId="36BE0054" w:rsidR="002077FA" w:rsidRPr="00F31B97" w:rsidRDefault="002077FA" w:rsidP="00000C3C">
            <w:pPr>
              <w:jc w:val="center"/>
              <w:rPr>
                <w:rFonts w:cstheme="minorHAnsi"/>
                <w:sz w:val="18"/>
                <w:szCs w:val="18"/>
                <w:highlight w:val="yellow"/>
              </w:rPr>
            </w:pPr>
            <w:r>
              <w:rPr>
                <w:rFonts w:cstheme="minorHAnsi"/>
                <w:szCs w:val="20"/>
              </w:rPr>
              <w:t>0</w:t>
            </w:r>
            <w:r w:rsidRPr="00487927">
              <w:rPr>
                <w:rFonts w:cstheme="minorHAnsi"/>
                <w:szCs w:val="20"/>
              </w:rPr>
              <w:t>530_0</w:t>
            </w:r>
            <w:r>
              <w:rPr>
                <w:rFonts w:cstheme="minorHAnsi"/>
                <w:szCs w:val="20"/>
              </w:rPr>
              <w:t>9</w:t>
            </w:r>
          </w:p>
        </w:tc>
        <w:tc>
          <w:tcPr>
            <w:tcW w:w="1080" w:type="dxa"/>
          </w:tcPr>
          <w:p w14:paraId="3C249D69" w14:textId="77777777" w:rsidR="002077FA" w:rsidRPr="00487927" w:rsidRDefault="002077FA" w:rsidP="00000C3C">
            <w:pPr>
              <w:jc w:val="center"/>
              <w:rPr>
                <w:rFonts w:cstheme="minorHAnsi"/>
                <w:szCs w:val="20"/>
              </w:rPr>
            </w:pPr>
          </w:p>
        </w:tc>
        <w:tc>
          <w:tcPr>
            <w:tcW w:w="1080" w:type="dxa"/>
          </w:tcPr>
          <w:p w14:paraId="63B789ED" w14:textId="34321F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33F90" w14:textId="77777777" w:rsidR="002077FA" w:rsidRPr="00487927" w:rsidRDefault="002077FA" w:rsidP="00000C3C">
            <w:pPr>
              <w:jc w:val="center"/>
              <w:rPr>
                <w:rFonts w:cstheme="minorHAnsi"/>
                <w:szCs w:val="20"/>
              </w:rPr>
            </w:pPr>
          </w:p>
        </w:tc>
        <w:tc>
          <w:tcPr>
            <w:tcW w:w="1080" w:type="dxa"/>
          </w:tcPr>
          <w:p w14:paraId="301A3175" w14:textId="77777777" w:rsidR="002077FA" w:rsidRPr="00487927" w:rsidRDefault="002077FA" w:rsidP="00000C3C">
            <w:pPr>
              <w:jc w:val="center"/>
              <w:rPr>
                <w:rFonts w:cstheme="minorHAnsi"/>
                <w:szCs w:val="20"/>
              </w:rPr>
            </w:pPr>
          </w:p>
        </w:tc>
        <w:tc>
          <w:tcPr>
            <w:tcW w:w="1080" w:type="dxa"/>
          </w:tcPr>
          <w:p w14:paraId="77E82D8B" w14:textId="77777777" w:rsidR="002077FA" w:rsidRPr="00487927" w:rsidRDefault="002077FA" w:rsidP="00000C3C">
            <w:pPr>
              <w:jc w:val="center"/>
              <w:rPr>
                <w:rFonts w:cstheme="minorHAnsi"/>
                <w:szCs w:val="20"/>
              </w:rPr>
            </w:pPr>
          </w:p>
        </w:tc>
        <w:tc>
          <w:tcPr>
            <w:tcW w:w="1080" w:type="dxa"/>
          </w:tcPr>
          <w:p w14:paraId="212817BF" w14:textId="01F26F19"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5F87D9" w14:textId="77777777" w:rsidR="002077FA" w:rsidRPr="00487927" w:rsidRDefault="002077FA" w:rsidP="00000C3C">
            <w:pPr>
              <w:jc w:val="center"/>
              <w:rPr>
                <w:rFonts w:cstheme="minorHAnsi"/>
                <w:szCs w:val="20"/>
              </w:rPr>
            </w:pPr>
          </w:p>
        </w:tc>
      </w:tr>
      <w:tr w:rsidR="002077FA" w:rsidRPr="00487927" w14:paraId="32DC5378" w14:textId="39EB6913" w:rsidTr="002077FA">
        <w:tc>
          <w:tcPr>
            <w:tcW w:w="1255" w:type="dxa"/>
            <w:shd w:val="clear" w:color="auto" w:fill="D6E3BC" w:themeFill="accent3" w:themeFillTint="66"/>
          </w:tcPr>
          <w:p w14:paraId="106B8190" w14:textId="0CCD88CA" w:rsidR="002077FA" w:rsidRPr="0029112F" w:rsidRDefault="002077FA" w:rsidP="00000C3C">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5A563AB8"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7561F9F" w14:textId="0C02968C" w:rsidR="002077FA" w:rsidRPr="00487927" w:rsidRDefault="002077FA" w:rsidP="00000C3C">
            <w:pPr>
              <w:jc w:val="center"/>
              <w:rPr>
                <w:rFonts w:cstheme="minorHAnsi"/>
                <w:szCs w:val="20"/>
              </w:rPr>
            </w:pPr>
          </w:p>
        </w:tc>
        <w:tc>
          <w:tcPr>
            <w:tcW w:w="1080" w:type="dxa"/>
            <w:shd w:val="clear" w:color="auto" w:fill="D6E3BC" w:themeFill="accent3" w:themeFillTint="66"/>
          </w:tcPr>
          <w:p w14:paraId="3452E340"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19F6EB46"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E07D3FB" w14:textId="79DFCE36" w:rsidR="002077FA" w:rsidRPr="00487927" w:rsidRDefault="002077FA" w:rsidP="00000C3C">
            <w:pPr>
              <w:jc w:val="center"/>
              <w:rPr>
                <w:rFonts w:cstheme="minorHAnsi"/>
                <w:szCs w:val="20"/>
              </w:rPr>
            </w:pPr>
          </w:p>
        </w:tc>
        <w:tc>
          <w:tcPr>
            <w:tcW w:w="1080" w:type="dxa"/>
            <w:shd w:val="clear" w:color="auto" w:fill="D6E3BC" w:themeFill="accent3" w:themeFillTint="66"/>
          </w:tcPr>
          <w:p w14:paraId="5D5C0705"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172ABE32" w14:textId="77777777" w:rsidR="002077FA" w:rsidRPr="00487927" w:rsidRDefault="002077FA" w:rsidP="00000C3C">
            <w:pPr>
              <w:jc w:val="center"/>
              <w:rPr>
                <w:rFonts w:cstheme="minorHAnsi"/>
                <w:szCs w:val="20"/>
              </w:rPr>
            </w:pPr>
          </w:p>
        </w:tc>
      </w:tr>
      <w:tr w:rsidR="002077FA" w:rsidRPr="00487927" w14:paraId="6A81FA7A" w14:textId="5DCF31CB" w:rsidTr="002077FA">
        <w:tc>
          <w:tcPr>
            <w:tcW w:w="1255" w:type="dxa"/>
          </w:tcPr>
          <w:p w14:paraId="4EEBE0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A19B3C3" w14:textId="445599E4" w:rsidR="002077FA" w:rsidRPr="00487927" w:rsidRDefault="002077FA" w:rsidP="00000C3C">
            <w:pPr>
              <w:jc w:val="center"/>
              <w:rPr>
                <w:rFonts w:cstheme="minorHAnsi"/>
                <w:szCs w:val="20"/>
              </w:rPr>
            </w:pPr>
          </w:p>
        </w:tc>
        <w:tc>
          <w:tcPr>
            <w:tcW w:w="1080" w:type="dxa"/>
          </w:tcPr>
          <w:p w14:paraId="10E8E235" w14:textId="77777777" w:rsidR="002077FA" w:rsidRPr="00487927" w:rsidRDefault="002077FA" w:rsidP="00000C3C">
            <w:pPr>
              <w:jc w:val="center"/>
              <w:rPr>
                <w:rFonts w:cstheme="minorHAnsi"/>
                <w:szCs w:val="20"/>
              </w:rPr>
            </w:pPr>
          </w:p>
        </w:tc>
        <w:tc>
          <w:tcPr>
            <w:tcW w:w="1080" w:type="dxa"/>
          </w:tcPr>
          <w:p w14:paraId="23C151B8" w14:textId="77777777" w:rsidR="002077FA" w:rsidRPr="00487927" w:rsidRDefault="002077FA" w:rsidP="00000C3C">
            <w:pPr>
              <w:jc w:val="center"/>
              <w:rPr>
                <w:rFonts w:cstheme="minorHAnsi"/>
                <w:szCs w:val="20"/>
              </w:rPr>
            </w:pPr>
          </w:p>
        </w:tc>
        <w:tc>
          <w:tcPr>
            <w:tcW w:w="1080" w:type="dxa"/>
          </w:tcPr>
          <w:p w14:paraId="57121867" w14:textId="7E0F15B9" w:rsidR="002077FA" w:rsidRPr="00487927" w:rsidRDefault="002077FA" w:rsidP="00000C3C">
            <w:pPr>
              <w:jc w:val="center"/>
              <w:rPr>
                <w:rFonts w:cstheme="minorHAnsi"/>
                <w:szCs w:val="20"/>
              </w:rPr>
            </w:pPr>
          </w:p>
        </w:tc>
        <w:tc>
          <w:tcPr>
            <w:tcW w:w="1080" w:type="dxa"/>
          </w:tcPr>
          <w:p w14:paraId="6C3F1C14" w14:textId="77777777" w:rsidR="002077FA" w:rsidRPr="00487927" w:rsidRDefault="002077FA" w:rsidP="00000C3C">
            <w:pPr>
              <w:jc w:val="center"/>
              <w:rPr>
                <w:rFonts w:cstheme="minorHAnsi"/>
                <w:szCs w:val="20"/>
              </w:rPr>
            </w:pPr>
          </w:p>
        </w:tc>
        <w:tc>
          <w:tcPr>
            <w:tcW w:w="1170" w:type="dxa"/>
          </w:tcPr>
          <w:p w14:paraId="70B62A56" w14:textId="77777777" w:rsidR="002077FA" w:rsidRPr="00487927" w:rsidRDefault="002077FA" w:rsidP="00000C3C">
            <w:pPr>
              <w:jc w:val="center"/>
              <w:rPr>
                <w:rFonts w:cstheme="minorHAnsi"/>
                <w:szCs w:val="20"/>
              </w:rPr>
            </w:pPr>
          </w:p>
        </w:tc>
      </w:tr>
      <w:tr w:rsidR="002077FA" w:rsidRPr="00487927" w14:paraId="34EE36F2" w14:textId="17830D2C" w:rsidTr="002077FA">
        <w:tc>
          <w:tcPr>
            <w:tcW w:w="1255" w:type="dxa"/>
          </w:tcPr>
          <w:p w14:paraId="2A959A8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571419" w14:textId="774A77CA" w:rsidR="002077FA" w:rsidRPr="00487927" w:rsidRDefault="002077FA" w:rsidP="00000C3C">
            <w:pPr>
              <w:jc w:val="center"/>
              <w:rPr>
                <w:rFonts w:cstheme="minorHAnsi"/>
                <w:szCs w:val="20"/>
              </w:rPr>
            </w:pPr>
          </w:p>
        </w:tc>
        <w:tc>
          <w:tcPr>
            <w:tcW w:w="1080" w:type="dxa"/>
          </w:tcPr>
          <w:p w14:paraId="54946A89" w14:textId="77777777" w:rsidR="002077FA" w:rsidRPr="00487927" w:rsidRDefault="002077FA" w:rsidP="00000C3C">
            <w:pPr>
              <w:jc w:val="center"/>
              <w:rPr>
                <w:rFonts w:cstheme="minorHAnsi"/>
                <w:szCs w:val="20"/>
              </w:rPr>
            </w:pPr>
          </w:p>
        </w:tc>
        <w:tc>
          <w:tcPr>
            <w:tcW w:w="1080" w:type="dxa"/>
          </w:tcPr>
          <w:p w14:paraId="31D5F2DF" w14:textId="77777777" w:rsidR="002077FA" w:rsidRPr="00487927" w:rsidRDefault="002077FA" w:rsidP="00000C3C">
            <w:pPr>
              <w:jc w:val="center"/>
              <w:rPr>
                <w:rFonts w:cstheme="minorHAnsi"/>
                <w:szCs w:val="20"/>
              </w:rPr>
            </w:pPr>
          </w:p>
        </w:tc>
        <w:tc>
          <w:tcPr>
            <w:tcW w:w="1080" w:type="dxa"/>
          </w:tcPr>
          <w:p w14:paraId="4FAAED1B" w14:textId="4A68CEE5" w:rsidR="002077FA" w:rsidRPr="00487927" w:rsidRDefault="002077FA" w:rsidP="00000C3C">
            <w:pPr>
              <w:jc w:val="center"/>
              <w:rPr>
                <w:rFonts w:cstheme="minorHAnsi"/>
                <w:szCs w:val="20"/>
              </w:rPr>
            </w:pPr>
          </w:p>
        </w:tc>
        <w:tc>
          <w:tcPr>
            <w:tcW w:w="1080" w:type="dxa"/>
          </w:tcPr>
          <w:p w14:paraId="6B56FF78" w14:textId="77777777" w:rsidR="002077FA" w:rsidRPr="00487927" w:rsidRDefault="002077FA" w:rsidP="00000C3C">
            <w:pPr>
              <w:jc w:val="center"/>
              <w:rPr>
                <w:rFonts w:cstheme="minorHAnsi"/>
                <w:szCs w:val="20"/>
              </w:rPr>
            </w:pPr>
          </w:p>
        </w:tc>
        <w:tc>
          <w:tcPr>
            <w:tcW w:w="1170" w:type="dxa"/>
          </w:tcPr>
          <w:p w14:paraId="199D0211" w14:textId="77777777" w:rsidR="002077FA" w:rsidRPr="00487927" w:rsidRDefault="002077FA" w:rsidP="00000C3C">
            <w:pPr>
              <w:jc w:val="center"/>
              <w:rPr>
                <w:rFonts w:cstheme="minorHAnsi"/>
                <w:szCs w:val="20"/>
              </w:rPr>
            </w:pPr>
          </w:p>
        </w:tc>
      </w:tr>
      <w:tr w:rsidR="002077FA" w:rsidRPr="00487927" w14:paraId="19A0CAC5" w14:textId="3764F8AE" w:rsidTr="002077FA">
        <w:tc>
          <w:tcPr>
            <w:tcW w:w="1255" w:type="dxa"/>
          </w:tcPr>
          <w:p w14:paraId="7F687A9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351BC6" w14:textId="4FB42B89" w:rsidR="002077FA" w:rsidRPr="00487927" w:rsidRDefault="002077FA" w:rsidP="00000C3C">
            <w:pPr>
              <w:jc w:val="center"/>
              <w:rPr>
                <w:rFonts w:cstheme="minorHAnsi"/>
                <w:szCs w:val="20"/>
              </w:rPr>
            </w:pPr>
          </w:p>
        </w:tc>
        <w:tc>
          <w:tcPr>
            <w:tcW w:w="1080" w:type="dxa"/>
          </w:tcPr>
          <w:p w14:paraId="7FA6B8F9" w14:textId="77777777" w:rsidR="002077FA" w:rsidRPr="00487927" w:rsidRDefault="002077FA" w:rsidP="00000C3C">
            <w:pPr>
              <w:jc w:val="center"/>
              <w:rPr>
                <w:rFonts w:cstheme="minorHAnsi"/>
                <w:szCs w:val="20"/>
              </w:rPr>
            </w:pPr>
          </w:p>
        </w:tc>
        <w:tc>
          <w:tcPr>
            <w:tcW w:w="1080" w:type="dxa"/>
          </w:tcPr>
          <w:p w14:paraId="789A16D1" w14:textId="77777777" w:rsidR="002077FA" w:rsidRPr="00487927" w:rsidRDefault="002077FA" w:rsidP="00000C3C">
            <w:pPr>
              <w:jc w:val="center"/>
              <w:rPr>
                <w:rFonts w:cstheme="minorHAnsi"/>
                <w:szCs w:val="20"/>
              </w:rPr>
            </w:pPr>
          </w:p>
        </w:tc>
        <w:tc>
          <w:tcPr>
            <w:tcW w:w="1080" w:type="dxa"/>
          </w:tcPr>
          <w:p w14:paraId="1E775811" w14:textId="77D31A05" w:rsidR="002077FA" w:rsidRPr="00487927" w:rsidRDefault="002077FA" w:rsidP="00000C3C">
            <w:pPr>
              <w:jc w:val="center"/>
              <w:rPr>
                <w:rFonts w:cstheme="minorHAnsi"/>
                <w:szCs w:val="20"/>
              </w:rPr>
            </w:pPr>
          </w:p>
        </w:tc>
        <w:tc>
          <w:tcPr>
            <w:tcW w:w="1080" w:type="dxa"/>
          </w:tcPr>
          <w:p w14:paraId="637A558C" w14:textId="77777777" w:rsidR="002077FA" w:rsidRPr="00487927" w:rsidRDefault="002077FA" w:rsidP="00000C3C">
            <w:pPr>
              <w:jc w:val="center"/>
              <w:rPr>
                <w:rFonts w:cstheme="minorHAnsi"/>
                <w:szCs w:val="20"/>
              </w:rPr>
            </w:pPr>
          </w:p>
        </w:tc>
        <w:tc>
          <w:tcPr>
            <w:tcW w:w="1170" w:type="dxa"/>
          </w:tcPr>
          <w:p w14:paraId="37A4EF06" w14:textId="77777777" w:rsidR="002077FA" w:rsidRPr="00487927" w:rsidRDefault="002077FA" w:rsidP="00000C3C">
            <w:pPr>
              <w:jc w:val="center"/>
              <w:rPr>
                <w:rFonts w:cstheme="minorHAnsi"/>
                <w:szCs w:val="20"/>
              </w:rPr>
            </w:pPr>
          </w:p>
        </w:tc>
      </w:tr>
      <w:tr w:rsidR="002077FA" w:rsidRPr="00487927" w14:paraId="23799AA5" w14:textId="4D727B6A" w:rsidTr="002077FA">
        <w:tc>
          <w:tcPr>
            <w:tcW w:w="1255" w:type="dxa"/>
          </w:tcPr>
          <w:p w14:paraId="27B5D5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D771EA" w14:textId="18D66739" w:rsidR="002077FA" w:rsidRPr="00487927" w:rsidRDefault="002077FA" w:rsidP="00000C3C">
            <w:pPr>
              <w:jc w:val="center"/>
              <w:rPr>
                <w:rFonts w:cstheme="minorHAnsi"/>
                <w:szCs w:val="20"/>
              </w:rPr>
            </w:pPr>
          </w:p>
        </w:tc>
        <w:tc>
          <w:tcPr>
            <w:tcW w:w="1080" w:type="dxa"/>
          </w:tcPr>
          <w:p w14:paraId="0AF7B98F" w14:textId="77777777" w:rsidR="002077FA" w:rsidRPr="00487927" w:rsidRDefault="002077FA" w:rsidP="00000C3C">
            <w:pPr>
              <w:jc w:val="center"/>
              <w:rPr>
                <w:rFonts w:cstheme="minorHAnsi"/>
                <w:szCs w:val="20"/>
              </w:rPr>
            </w:pPr>
          </w:p>
        </w:tc>
        <w:tc>
          <w:tcPr>
            <w:tcW w:w="1080" w:type="dxa"/>
          </w:tcPr>
          <w:p w14:paraId="6AB65D90" w14:textId="77777777" w:rsidR="002077FA" w:rsidRPr="00487927" w:rsidRDefault="002077FA" w:rsidP="00000C3C">
            <w:pPr>
              <w:jc w:val="center"/>
              <w:rPr>
                <w:rFonts w:cstheme="minorHAnsi"/>
                <w:szCs w:val="20"/>
              </w:rPr>
            </w:pPr>
          </w:p>
        </w:tc>
        <w:tc>
          <w:tcPr>
            <w:tcW w:w="1080" w:type="dxa"/>
          </w:tcPr>
          <w:p w14:paraId="3539D515" w14:textId="4A6A4A6F" w:rsidR="002077FA" w:rsidRPr="00487927" w:rsidRDefault="002077FA" w:rsidP="00000C3C">
            <w:pPr>
              <w:jc w:val="center"/>
              <w:rPr>
                <w:rFonts w:cstheme="minorHAnsi"/>
                <w:szCs w:val="20"/>
              </w:rPr>
            </w:pPr>
          </w:p>
        </w:tc>
        <w:tc>
          <w:tcPr>
            <w:tcW w:w="1080" w:type="dxa"/>
          </w:tcPr>
          <w:p w14:paraId="06B04D84" w14:textId="77777777" w:rsidR="002077FA" w:rsidRPr="00487927" w:rsidRDefault="002077FA" w:rsidP="00000C3C">
            <w:pPr>
              <w:jc w:val="center"/>
              <w:rPr>
                <w:rFonts w:cstheme="minorHAnsi"/>
                <w:szCs w:val="20"/>
              </w:rPr>
            </w:pPr>
          </w:p>
        </w:tc>
        <w:tc>
          <w:tcPr>
            <w:tcW w:w="1170" w:type="dxa"/>
          </w:tcPr>
          <w:p w14:paraId="3BF5813A" w14:textId="77777777" w:rsidR="002077FA" w:rsidRPr="00487927" w:rsidRDefault="002077FA" w:rsidP="00000C3C">
            <w:pPr>
              <w:jc w:val="center"/>
              <w:rPr>
                <w:rFonts w:cstheme="minorHAnsi"/>
                <w:szCs w:val="20"/>
              </w:rPr>
            </w:pPr>
          </w:p>
        </w:tc>
      </w:tr>
      <w:tr w:rsidR="002077FA" w:rsidRPr="00487927" w14:paraId="5EBDC811" w14:textId="546B613D" w:rsidTr="002077FA">
        <w:tc>
          <w:tcPr>
            <w:tcW w:w="1255" w:type="dxa"/>
          </w:tcPr>
          <w:p w14:paraId="7245950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2739AFD" w14:textId="40B11016" w:rsidR="002077FA" w:rsidRPr="00487927" w:rsidRDefault="002077FA" w:rsidP="00000C3C">
            <w:pPr>
              <w:jc w:val="center"/>
              <w:rPr>
                <w:rFonts w:cstheme="minorHAnsi"/>
                <w:szCs w:val="20"/>
              </w:rPr>
            </w:pPr>
          </w:p>
        </w:tc>
        <w:tc>
          <w:tcPr>
            <w:tcW w:w="1080" w:type="dxa"/>
          </w:tcPr>
          <w:p w14:paraId="11446554" w14:textId="77777777" w:rsidR="002077FA" w:rsidRPr="00487927" w:rsidRDefault="002077FA" w:rsidP="00000C3C">
            <w:pPr>
              <w:jc w:val="center"/>
              <w:rPr>
                <w:rFonts w:cstheme="minorHAnsi"/>
                <w:szCs w:val="20"/>
              </w:rPr>
            </w:pPr>
          </w:p>
        </w:tc>
        <w:tc>
          <w:tcPr>
            <w:tcW w:w="1080" w:type="dxa"/>
          </w:tcPr>
          <w:p w14:paraId="63AC2EB9" w14:textId="77777777" w:rsidR="002077FA" w:rsidRPr="00487927" w:rsidRDefault="002077FA" w:rsidP="00000C3C">
            <w:pPr>
              <w:jc w:val="center"/>
              <w:rPr>
                <w:rFonts w:cstheme="minorHAnsi"/>
                <w:szCs w:val="20"/>
              </w:rPr>
            </w:pPr>
          </w:p>
        </w:tc>
        <w:tc>
          <w:tcPr>
            <w:tcW w:w="1080" w:type="dxa"/>
          </w:tcPr>
          <w:p w14:paraId="580DCD93" w14:textId="713043F6" w:rsidR="002077FA" w:rsidRPr="00487927" w:rsidRDefault="002077FA" w:rsidP="00000C3C">
            <w:pPr>
              <w:jc w:val="center"/>
              <w:rPr>
                <w:rFonts w:cstheme="minorHAnsi"/>
                <w:szCs w:val="20"/>
              </w:rPr>
            </w:pPr>
          </w:p>
        </w:tc>
        <w:tc>
          <w:tcPr>
            <w:tcW w:w="1080" w:type="dxa"/>
          </w:tcPr>
          <w:p w14:paraId="24946F60" w14:textId="77777777" w:rsidR="002077FA" w:rsidRPr="00487927" w:rsidRDefault="002077FA" w:rsidP="00000C3C">
            <w:pPr>
              <w:jc w:val="center"/>
              <w:rPr>
                <w:rFonts w:cstheme="minorHAnsi"/>
                <w:szCs w:val="20"/>
              </w:rPr>
            </w:pPr>
          </w:p>
        </w:tc>
        <w:tc>
          <w:tcPr>
            <w:tcW w:w="1170" w:type="dxa"/>
          </w:tcPr>
          <w:p w14:paraId="367E52D4" w14:textId="77777777" w:rsidR="002077FA" w:rsidRPr="00487927" w:rsidRDefault="002077FA" w:rsidP="00000C3C">
            <w:pPr>
              <w:jc w:val="center"/>
              <w:rPr>
                <w:rFonts w:cstheme="minorHAnsi"/>
                <w:szCs w:val="20"/>
              </w:rPr>
            </w:pPr>
          </w:p>
        </w:tc>
      </w:tr>
      <w:tr w:rsidR="002077FA" w:rsidRPr="00487927" w14:paraId="5283F940" w14:textId="273C578C" w:rsidTr="002077FA">
        <w:tc>
          <w:tcPr>
            <w:tcW w:w="1255" w:type="dxa"/>
          </w:tcPr>
          <w:p w14:paraId="1BC53B5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1332B" w14:textId="47E24F1F" w:rsidR="002077FA" w:rsidRPr="00487927" w:rsidRDefault="002077FA" w:rsidP="00000C3C">
            <w:pPr>
              <w:jc w:val="center"/>
              <w:rPr>
                <w:rFonts w:cstheme="minorHAnsi"/>
                <w:szCs w:val="20"/>
              </w:rPr>
            </w:pPr>
          </w:p>
        </w:tc>
        <w:tc>
          <w:tcPr>
            <w:tcW w:w="1080" w:type="dxa"/>
          </w:tcPr>
          <w:p w14:paraId="1F1A75D1" w14:textId="77777777" w:rsidR="002077FA" w:rsidRPr="00487927" w:rsidRDefault="002077FA" w:rsidP="00000C3C">
            <w:pPr>
              <w:jc w:val="center"/>
              <w:rPr>
                <w:rFonts w:cstheme="minorHAnsi"/>
                <w:szCs w:val="20"/>
              </w:rPr>
            </w:pPr>
          </w:p>
        </w:tc>
        <w:tc>
          <w:tcPr>
            <w:tcW w:w="1080" w:type="dxa"/>
          </w:tcPr>
          <w:p w14:paraId="345639E8" w14:textId="77777777" w:rsidR="002077FA" w:rsidRPr="00487927" w:rsidRDefault="002077FA" w:rsidP="00000C3C">
            <w:pPr>
              <w:jc w:val="center"/>
              <w:rPr>
                <w:rFonts w:cstheme="minorHAnsi"/>
                <w:szCs w:val="20"/>
              </w:rPr>
            </w:pPr>
          </w:p>
        </w:tc>
        <w:tc>
          <w:tcPr>
            <w:tcW w:w="1080" w:type="dxa"/>
          </w:tcPr>
          <w:p w14:paraId="0F94E0ED" w14:textId="5F8960DF" w:rsidR="002077FA" w:rsidRPr="00487927" w:rsidRDefault="002077FA" w:rsidP="00000C3C">
            <w:pPr>
              <w:jc w:val="center"/>
              <w:rPr>
                <w:rFonts w:cstheme="minorHAnsi"/>
                <w:szCs w:val="20"/>
              </w:rPr>
            </w:pPr>
          </w:p>
        </w:tc>
        <w:tc>
          <w:tcPr>
            <w:tcW w:w="1080" w:type="dxa"/>
          </w:tcPr>
          <w:p w14:paraId="5D859194" w14:textId="77777777" w:rsidR="002077FA" w:rsidRPr="00487927" w:rsidRDefault="002077FA" w:rsidP="00000C3C">
            <w:pPr>
              <w:jc w:val="center"/>
              <w:rPr>
                <w:rFonts w:cstheme="minorHAnsi"/>
                <w:szCs w:val="20"/>
              </w:rPr>
            </w:pPr>
          </w:p>
        </w:tc>
        <w:tc>
          <w:tcPr>
            <w:tcW w:w="1170" w:type="dxa"/>
          </w:tcPr>
          <w:p w14:paraId="50F7691B" w14:textId="77777777" w:rsidR="002077FA" w:rsidRPr="00487927" w:rsidRDefault="002077FA" w:rsidP="00000C3C">
            <w:pPr>
              <w:jc w:val="center"/>
              <w:rPr>
                <w:rFonts w:cstheme="minorHAnsi"/>
                <w:szCs w:val="20"/>
              </w:rPr>
            </w:pPr>
          </w:p>
        </w:tc>
      </w:tr>
      <w:tr w:rsidR="002077FA" w:rsidRPr="00487927" w14:paraId="216E5359" w14:textId="3E880315" w:rsidTr="002077FA">
        <w:tc>
          <w:tcPr>
            <w:tcW w:w="1255" w:type="dxa"/>
          </w:tcPr>
          <w:p w14:paraId="5906500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39B96B" w14:textId="00401600" w:rsidR="002077FA" w:rsidRPr="00487927" w:rsidRDefault="002077FA" w:rsidP="00000C3C">
            <w:pPr>
              <w:jc w:val="center"/>
              <w:rPr>
                <w:rFonts w:cstheme="minorHAnsi"/>
                <w:szCs w:val="20"/>
              </w:rPr>
            </w:pPr>
          </w:p>
        </w:tc>
        <w:tc>
          <w:tcPr>
            <w:tcW w:w="1080" w:type="dxa"/>
          </w:tcPr>
          <w:p w14:paraId="41C291CE" w14:textId="77777777" w:rsidR="002077FA" w:rsidRPr="00487927" w:rsidRDefault="002077FA" w:rsidP="00000C3C">
            <w:pPr>
              <w:jc w:val="center"/>
              <w:rPr>
                <w:rFonts w:cstheme="minorHAnsi"/>
                <w:szCs w:val="20"/>
              </w:rPr>
            </w:pPr>
          </w:p>
        </w:tc>
        <w:tc>
          <w:tcPr>
            <w:tcW w:w="1080" w:type="dxa"/>
          </w:tcPr>
          <w:p w14:paraId="529CA950" w14:textId="77777777" w:rsidR="002077FA" w:rsidRPr="00487927" w:rsidRDefault="002077FA" w:rsidP="00000C3C">
            <w:pPr>
              <w:jc w:val="center"/>
              <w:rPr>
                <w:rFonts w:cstheme="minorHAnsi"/>
                <w:szCs w:val="20"/>
              </w:rPr>
            </w:pPr>
          </w:p>
        </w:tc>
        <w:tc>
          <w:tcPr>
            <w:tcW w:w="1080" w:type="dxa"/>
          </w:tcPr>
          <w:p w14:paraId="5B8B2EA3" w14:textId="6AF84C86" w:rsidR="002077FA" w:rsidRPr="00487927" w:rsidRDefault="002077FA" w:rsidP="00000C3C">
            <w:pPr>
              <w:jc w:val="center"/>
              <w:rPr>
                <w:rFonts w:cstheme="minorHAnsi"/>
                <w:szCs w:val="20"/>
              </w:rPr>
            </w:pPr>
          </w:p>
        </w:tc>
        <w:tc>
          <w:tcPr>
            <w:tcW w:w="1080" w:type="dxa"/>
          </w:tcPr>
          <w:p w14:paraId="05890B38" w14:textId="77777777" w:rsidR="002077FA" w:rsidRPr="00487927" w:rsidRDefault="002077FA" w:rsidP="00000C3C">
            <w:pPr>
              <w:jc w:val="center"/>
              <w:rPr>
                <w:rFonts w:cstheme="minorHAnsi"/>
                <w:szCs w:val="20"/>
              </w:rPr>
            </w:pPr>
          </w:p>
        </w:tc>
        <w:tc>
          <w:tcPr>
            <w:tcW w:w="1170" w:type="dxa"/>
          </w:tcPr>
          <w:p w14:paraId="02EB010B" w14:textId="77777777" w:rsidR="002077FA" w:rsidRPr="00487927" w:rsidRDefault="002077FA" w:rsidP="00000C3C">
            <w:pPr>
              <w:jc w:val="center"/>
              <w:rPr>
                <w:rFonts w:cstheme="minorHAnsi"/>
                <w:szCs w:val="20"/>
              </w:rPr>
            </w:pPr>
          </w:p>
        </w:tc>
      </w:tr>
      <w:tr w:rsidR="002077FA" w:rsidRPr="00487927" w14:paraId="711E4BA9" w14:textId="0C93B042" w:rsidTr="002077FA">
        <w:tc>
          <w:tcPr>
            <w:tcW w:w="1255" w:type="dxa"/>
          </w:tcPr>
          <w:p w14:paraId="37F5E7D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CBAAAC" w14:textId="3C6D778C" w:rsidR="002077FA" w:rsidRPr="00487927" w:rsidRDefault="002077FA" w:rsidP="00000C3C">
            <w:pPr>
              <w:jc w:val="center"/>
              <w:rPr>
                <w:rFonts w:cstheme="minorHAnsi"/>
                <w:szCs w:val="20"/>
              </w:rPr>
            </w:pPr>
          </w:p>
        </w:tc>
        <w:tc>
          <w:tcPr>
            <w:tcW w:w="1080" w:type="dxa"/>
          </w:tcPr>
          <w:p w14:paraId="6E90BF5A" w14:textId="77777777" w:rsidR="002077FA" w:rsidRPr="00487927" w:rsidRDefault="002077FA" w:rsidP="00000C3C">
            <w:pPr>
              <w:jc w:val="center"/>
              <w:rPr>
                <w:rFonts w:cstheme="minorHAnsi"/>
                <w:szCs w:val="20"/>
              </w:rPr>
            </w:pPr>
          </w:p>
        </w:tc>
        <w:tc>
          <w:tcPr>
            <w:tcW w:w="1080" w:type="dxa"/>
          </w:tcPr>
          <w:p w14:paraId="424E411B" w14:textId="77777777" w:rsidR="002077FA" w:rsidRPr="00487927" w:rsidRDefault="002077FA" w:rsidP="00000C3C">
            <w:pPr>
              <w:jc w:val="center"/>
              <w:rPr>
                <w:rFonts w:cstheme="minorHAnsi"/>
                <w:szCs w:val="20"/>
              </w:rPr>
            </w:pPr>
          </w:p>
        </w:tc>
        <w:tc>
          <w:tcPr>
            <w:tcW w:w="1080" w:type="dxa"/>
          </w:tcPr>
          <w:p w14:paraId="735F6F95" w14:textId="5F184CFC" w:rsidR="002077FA" w:rsidRPr="00487927" w:rsidRDefault="002077FA" w:rsidP="00000C3C">
            <w:pPr>
              <w:jc w:val="center"/>
              <w:rPr>
                <w:rFonts w:cstheme="minorHAnsi"/>
                <w:szCs w:val="20"/>
              </w:rPr>
            </w:pPr>
          </w:p>
        </w:tc>
        <w:tc>
          <w:tcPr>
            <w:tcW w:w="1080" w:type="dxa"/>
          </w:tcPr>
          <w:p w14:paraId="2F48A4EF" w14:textId="77777777" w:rsidR="002077FA" w:rsidRPr="00487927" w:rsidRDefault="002077FA" w:rsidP="00000C3C">
            <w:pPr>
              <w:jc w:val="center"/>
              <w:rPr>
                <w:rFonts w:cstheme="minorHAnsi"/>
                <w:szCs w:val="20"/>
              </w:rPr>
            </w:pPr>
          </w:p>
        </w:tc>
        <w:tc>
          <w:tcPr>
            <w:tcW w:w="1170" w:type="dxa"/>
          </w:tcPr>
          <w:p w14:paraId="18DD7C5E" w14:textId="77777777" w:rsidR="002077FA" w:rsidRPr="00487927" w:rsidRDefault="002077FA" w:rsidP="00000C3C">
            <w:pPr>
              <w:jc w:val="center"/>
              <w:rPr>
                <w:rFonts w:cstheme="minorHAnsi"/>
                <w:szCs w:val="20"/>
              </w:rPr>
            </w:pPr>
          </w:p>
        </w:tc>
      </w:tr>
      <w:tr w:rsidR="002077FA" w:rsidRPr="00487927" w14:paraId="50AFE645" w14:textId="03F8E8F3" w:rsidTr="002077FA">
        <w:tc>
          <w:tcPr>
            <w:tcW w:w="1255" w:type="dxa"/>
          </w:tcPr>
          <w:p w14:paraId="2EEBAC4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3CD7C4" w14:textId="085DD034" w:rsidR="002077FA" w:rsidRPr="00487927" w:rsidRDefault="002077FA" w:rsidP="00000C3C">
            <w:pPr>
              <w:jc w:val="center"/>
              <w:rPr>
                <w:rFonts w:cstheme="minorHAnsi"/>
                <w:szCs w:val="20"/>
              </w:rPr>
            </w:pPr>
          </w:p>
        </w:tc>
        <w:tc>
          <w:tcPr>
            <w:tcW w:w="1080" w:type="dxa"/>
          </w:tcPr>
          <w:p w14:paraId="0D58897A" w14:textId="77777777" w:rsidR="002077FA" w:rsidRPr="00487927" w:rsidRDefault="002077FA" w:rsidP="00000C3C">
            <w:pPr>
              <w:jc w:val="center"/>
              <w:rPr>
                <w:rFonts w:cstheme="minorHAnsi"/>
                <w:szCs w:val="20"/>
              </w:rPr>
            </w:pPr>
          </w:p>
        </w:tc>
        <w:tc>
          <w:tcPr>
            <w:tcW w:w="1080" w:type="dxa"/>
          </w:tcPr>
          <w:p w14:paraId="43CF4D58" w14:textId="77777777" w:rsidR="002077FA" w:rsidRPr="00487927" w:rsidRDefault="002077FA" w:rsidP="00000C3C">
            <w:pPr>
              <w:jc w:val="center"/>
              <w:rPr>
                <w:rFonts w:cstheme="minorHAnsi"/>
                <w:szCs w:val="20"/>
              </w:rPr>
            </w:pPr>
          </w:p>
        </w:tc>
        <w:tc>
          <w:tcPr>
            <w:tcW w:w="1080" w:type="dxa"/>
          </w:tcPr>
          <w:p w14:paraId="132E47FB" w14:textId="4F246F51" w:rsidR="002077FA" w:rsidRPr="00487927" w:rsidRDefault="002077FA" w:rsidP="00000C3C">
            <w:pPr>
              <w:jc w:val="center"/>
              <w:rPr>
                <w:rFonts w:cstheme="minorHAnsi"/>
                <w:szCs w:val="20"/>
              </w:rPr>
            </w:pPr>
          </w:p>
        </w:tc>
        <w:tc>
          <w:tcPr>
            <w:tcW w:w="1080" w:type="dxa"/>
          </w:tcPr>
          <w:p w14:paraId="718C307D" w14:textId="77777777" w:rsidR="002077FA" w:rsidRPr="00487927" w:rsidRDefault="002077FA" w:rsidP="00000C3C">
            <w:pPr>
              <w:jc w:val="center"/>
              <w:rPr>
                <w:rFonts w:cstheme="minorHAnsi"/>
                <w:szCs w:val="20"/>
              </w:rPr>
            </w:pPr>
          </w:p>
        </w:tc>
        <w:tc>
          <w:tcPr>
            <w:tcW w:w="1170" w:type="dxa"/>
          </w:tcPr>
          <w:p w14:paraId="7F0D6F74" w14:textId="77777777" w:rsidR="002077FA" w:rsidRPr="00487927" w:rsidRDefault="002077FA" w:rsidP="00000C3C">
            <w:pPr>
              <w:jc w:val="center"/>
              <w:rPr>
                <w:rFonts w:cstheme="minorHAnsi"/>
                <w:szCs w:val="20"/>
              </w:rPr>
            </w:pPr>
          </w:p>
        </w:tc>
      </w:tr>
      <w:tr w:rsidR="002077FA" w:rsidRPr="00487927" w14:paraId="6515DA38" w14:textId="4179AE0A" w:rsidTr="002077FA">
        <w:tc>
          <w:tcPr>
            <w:tcW w:w="1255" w:type="dxa"/>
          </w:tcPr>
          <w:p w14:paraId="1821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A73A5C" w14:textId="7F148DDA" w:rsidR="002077FA" w:rsidRPr="00487927" w:rsidRDefault="002077FA" w:rsidP="00000C3C">
            <w:pPr>
              <w:jc w:val="center"/>
              <w:rPr>
                <w:rFonts w:cstheme="minorHAnsi"/>
                <w:szCs w:val="20"/>
              </w:rPr>
            </w:pPr>
          </w:p>
        </w:tc>
        <w:tc>
          <w:tcPr>
            <w:tcW w:w="1080" w:type="dxa"/>
          </w:tcPr>
          <w:p w14:paraId="2056A141" w14:textId="77777777" w:rsidR="002077FA" w:rsidRPr="00487927" w:rsidRDefault="002077FA" w:rsidP="00000C3C">
            <w:pPr>
              <w:jc w:val="center"/>
              <w:rPr>
                <w:rFonts w:cstheme="minorHAnsi"/>
                <w:szCs w:val="20"/>
              </w:rPr>
            </w:pPr>
          </w:p>
        </w:tc>
        <w:tc>
          <w:tcPr>
            <w:tcW w:w="1080" w:type="dxa"/>
          </w:tcPr>
          <w:p w14:paraId="0BDEA488" w14:textId="77777777" w:rsidR="002077FA" w:rsidRPr="00487927" w:rsidRDefault="002077FA" w:rsidP="00000C3C">
            <w:pPr>
              <w:jc w:val="center"/>
              <w:rPr>
                <w:rFonts w:cstheme="minorHAnsi"/>
                <w:szCs w:val="20"/>
              </w:rPr>
            </w:pPr>
          </w:p>
        </w:tc>
        <w:tc>
          <w:tcPr>
            <w:tcW w:w="1080" w:type="dxa"/>
          </w:tcPr>
          <w:p w14:paraId="3A76B5DC" w14:textId="02D6F76C" w:rsidR="002077FA" w:rsidRPr="00487927" w:rsidRDefault="002077FA" w:rsidP="00000C3C">
            <w:pPr>
              <w:jc w:val="center"/>
              <w:rPr>
                <w:rFonts w:cstheme="minorHAnsi"/>
                <w:szCs w:val="20"/>
              </w:rPr>
            </w:pPr>
          </w:p>
        </w:tc>
        <w:tc>
          <w:tcPr>
            <w:tcW w:w="1080" w:type="dxa"/>
          </w:tcPr>
          <w:p w14:paraId="772B9BF9" w14:textId="77777777" w:rsidR="002077FA" w:rsidRPr="00487927" w:rsidRDefault="002077FA" w:rsidP="00000C3C">
            <w:pPr>
              <w:jc w:val="center"/>
              <w:rPr>
                <w:rFonts w:cstheme="minorHAnsi"/>
                <w:szCs w:val="20"/>
              </w:rPr>
            </w:pPr>
          </w:p>
        </w:tc>
        <w:tc>
          <w:tcPr>
            <w:tcW w:w="1170" w:type="dxa"/>
          </w:tcPr>
          <w:p w14:paraId="74167F49" w14:textId="77777777" w:rsidR="002077FA" w:rsidRPr="00487927" w:rsidRDefault="002077FA" w:rsidP="00000C3C">
            <w:pPr>
              <w:jc w:val="center"/>
              <w:rPr>
                <w:rFonts w:cstheme="minorHAnsi"/>
                <w:szCs w:val="20"/>
              </w:rPr>
            </w:pPr>
          </w:p>
        </w:tc>
      </w:tr>
      <w:tr w:rsidR="002077FA" w:rsidRPr="00487927" w14:paraId="06CD7E3F" w14:textId="1E1E0291" w:rsidTr="002077FA">
        <w:tc>
          <w:tcPr>
            <w:tcW w:w="1255" w:type="dxa"/>
          </w:tcPr>
          <w:p w14:paraId="76C8C25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D4C849" w14:textId="6A171A5E" w:rsidR="002077FA" w:rsidRPr="00487927" w:rsidRDefault="002077FA" w:rsidP="00000C3C">
            <w:pPr>
              <w:jc w:val="center"/>
              <w:rPr>
                <w:rFonts w:cstheme="minorHAnsi"/>
                <w:szCs w:val="20"/>
              </w:rPr>
            </w:pPr>
          </w:p>
        </w:tc>
        <w:tc>
          <w:tcPr>
            <w:tcW w:w="1080" w:type="dxa"/>
          </w:tcPr>
          <w:p w14:paraId="40A205B9" w14:textId="77777777" w:rsidR="002077FA" w:rsidRPr="00487927" w:rsidRDefault="002077FA" w:rsidP="00000C3C">
            <w:pPr>
              <w:jc w:val="center"/>
              <w:rPr>
                <w:rFonts w:cstheme="minorHAnsi"/>
                <w:szCs w:val="20"/>
              </w:rPr>
            </w:pPr>
          </w:p>
        </w:tc>
        <w:tc>
          <w:tcPr>
            <w:tcW w:w="1080" w:type="dxa"/>
          </w:tcPr>
          <w:p w14:paraId="6DDF79D0" w14:textId="77777777" w:rsidR="002077FA" w:rsidRPr="00487927" w:rsidRDefault="002077FA" w:rsidP="00000C3C">
            <w:pPr>
              <w:jc w:val="center"/>
              <w:rPr>
                <w:rFonts w:cstheme="minorHAnsi"/>
                <w:szCs w:val="20"/>
              </w:rPr>
            </w:pPr>
          </w:p>
        </w:tc>
        <w:tc>
          <w:tcPr>
            <w:tcW w:w="1080" w:type="dxa"/>
          </w:tcPr>
          <w:p w14:paraId="14145BBC" w14:textId="775AB505" w:rsidR="002077FA" w:rsidRPr="00487927" w:rsidRDefault="002077FA" w:rsidP="00000C3C">
            <w:pPr>
              <w:jc w:val="center"/>
              <w:rPr>
                <w:rFonts w:cstheme="minorHAnsi"/>
                <w:szCs w:val="20"/>
              </w:rPr>
            </w:pPr>
          </w:p>
        </w:tc>
        <w:tc>
          <w:tcPr>
            <w:tcW w:w="1080" w:type="dxa"/>
          </w:tcPr>
          <w:p w14:paraId="6C0FEC26" w14:textId="77777777" w:rsidR="002077FA" w:rsidRPr="00487927" w:rsidRDefault="002077FA" w:rsidP="00000C3C">
            <w:pPr>
              <w:jc w:val="center"/>
              <w:rPr>
                <w:rFonts w:cstheme="minorHAnsi"/>
                <w:szCs w:val="20"/>
              </w:rPr>
            </w:pPr>
          </w:p>
        </w:tc>
        <w:tc>
          <w:tcPr>
            <w:tcW w:w="1170" w:type="dxa"/>
          </w:tcPr>
          <w:p w14:paraId="00552FA6" w14:textId="77777777" w:rsidR="002077FA" w:rsidRPr="00487927" w:rsidRDefault="002077FA" w:rsidP="00000C3C">
            <w:pPr>
              <w:jc w:val="center"/>
              <w:rPr>
                <w:rFonts w:cstheme="minorHAnsi"/>
                <w:szCs w:val="20"/>
              </w:rPr>
            </w:pPr>
          </w:p>
        </w:tc>
      </w:tr>
      <w:tr w:rsidR="002077FA" w:rsidRPr="00487927" w14:paraId="0AC11B29" w14:textId="5F11A4E8" w:rsidTr="002077FA">
        <w:tc>
          <w:tcPr>
            <w:tcW w:w="1255" w:type="dxa"/>
          </w:tcPr>
          <w:p w14:paraId="78BE54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B033A4" w14:textId="34ED4B85" w:rsidR="002077FA" w:rsidRPr="00487927" w:rsidRDefault="002077FA" w:rsidP="00000C3C">
            <w:pPr>
              <w:jc w:val="center"/>
              <w:rPr>
                <w:rFonts w:cstheme="minorHAnsi"/>
                <w:szCs w:val="20"/>
              </w:rPr>
            </w:pPr>
          </w:p>
        </w:tc>
        <w:tc>
          <w:tcPr>
            <w:tcW w:w="1080" w:type="dxa"/>
          </w:tcPr>
          <w:p w14:paraId="173A09E3" w14:textId="77777777" w:rsidR="002077FA" w:rsidRPr="00487927" w:rsidRDefault="002077FA" w:rsidP="00000C3C">
            <w:pPr>
              <w:jc w:val="center"/>
              <w:rPr>
                <w:rFonts w:cstheme="minorHAnsi"/>
                <w:szCs w:val="20"/>
              </w:rPr>
            </w:pPr>
          </w:p>
        </w:tc>
        <w:tc>
          <w:tcPr>
            <w:tcW w:w="1080" w:type="dxa"/>
          </w:tcPr>
          <w:p w14:paraId="101DD40F" w14:textId="77777777" w:rsidR="002077FA" w:rsidRPr="00487927" w:rsidRDefault="002077FA" w:rsidP="00000C3C">
            <w:pPr>
              <w:jc w:val="center"/>
              <w:rPr>
                <w:rFonts w:cstheme="minorHAnsi"/>
                <w:szCs w:val="20"/>
              </w:rPr>
            </w:pPr>
          </w:p>
        </w:tc>
        <w:tc>
          <w:tcPr>
            <w:tcW w:w="1080" w:type="dxa"/>
          </w:tcPr>
          <w:p w14:paraId="5AB9E6A1" w14:textId="31511EF8" w:rsidR="002077FA" w:rsidRPr="00487927" w:rsidRDefault="002077FA" w:rsidP="00000C3C">
            <w:pPr>
              <w:jc w:val="center"/>
              <w:rPr>
                <w:rFonts w:cstheme="minorHAnsi"/>
                <w:szCs w:val="20"/>
              </w:rPr>
            </w:pPr>
          </w:p>
        </w:tc>
        <w:tc>
          <w:tcPr>
            <w:tcW w:w="1080" w:type="dxa"/>
          </w:tcPr>
          <w:p w14:paraId="28D19657" w14:textId="77777777" w:rsidR="002077FA" w:rsidRPr="00487927" w:rsidRDefault="002077FA" w:rsidP="00000C3C">
            <w:pPr>
              <w:jc w:val="center"/>
              <w:rPr>
                <w:rFonts w:cstheme="minorHAnsi"/>
                <w:szCs w:val="20"/>
              </w:rPr>
            </w:pPr>
          </w:p>
        </w:tc>
        <w:tc>
          <w:tcPr>
            <w:tcW w:w="1170" w:type="dxa"/>
          </w:tcPr>
          <w:p w14:paraId="42F03B90" w14:textId="77777777" w:rsidR="002077FA" w:rsidRPr="00487927" w:rsidRDefault="002077FA" w:rsidP="00000C3C">
            <w:pPr>
              <w:jc w:val="center"/>
              <w:rPr>
                <w:rFonts w:cstheme="minorHAnsi"/>
                <w:szCs w:val="20"/>
              </w:rPr>
            </w:pPr>
          </w:p>
        </w:tc>
      </w:tr>
      <w:tr w:rsidR="002077FA" w:rsidRPr="00487927" w14:paraId="58A38BF6" w14:textId="1529DF07" w:rsidTr="002077FA">
        <w:tc>
          <w:tcPr>
            <w:tcW w:w="1255" w:type="dxa"/>
          </w:tcPr>
          <w:p w14:paraId="488914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2077FA" w:rsidRPr="00487927" w:rsidRDefault="002077FA" w:rsidP="00000C3C">
            <w:pPr>
              <w:jc w:val="center"/>
              <w:rPr>
                <w:rFonts w:cstheme="minorHAnsi"/>
                <w:szCs w:val="20"/>
              </w:rPr>
            </w:pPr>
          </w:p>
        </w:tc>
        <w:tc>
          <w:tcPr>
            <w:tcW w:w="1080" w:type="dxa"/>
          </w:tcPr>
          <w:p w14:paraId="4DF070F7" w14:textId="08267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CE4C9C" w14:textId="77777777" w:rsidR="002077FA" w:rsidRPr="00487927" w:rsidRDefault="002077FA" w:rsidP="00000C3C">
            <w:pPr>
              <w:jc w:val="center"/>
              <w:rPr>
                <w:rFonts w:cstheme="minorHAnsi"/>
                <w:szCs w:val="20"/>
              </w:rPr>
            </w:pPr>
          </w:p>
        </w:tc>
        <w:tc>
          <w:tcPr>
            <w:tcW w:w="1080" w:type="dxa"/>
          </w:tcPr>
          <w:p w14:paraId="7F06E473" w14:textId="77777777" w:rsidR="002077FA" w:rsidRPr="00487927" w:rsidRDefault="002077FA" w:rsidP="00000C3C">
            <w:pPr>
              <w:jc w:val="center"/>
              <w:rPr>
                <w:rFonts w:cstheme="minorHAnsi"/>
                <w:szCs w:val="20"/>
              </w:rPr>
            </w:pPr>
          </w:p>
        </w:tc>
        <w:tc>
          <w:tcPr>
            <w:tcW w:w="1080" w:type="dxa"/>
          </w:tcPr>
          <w:p w14:paraId="1C2A81CF" w14:textId="635CED4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C2A004" w14:textId="77777777" w:rsidR="002077FA" w:rsidRPr="00487927" w:rsidRDefault="002077FA" w:rsidP="00000C3C">
            <w:pPr>
              <w:jc w:val="center"/>
              <w:rPr>
                <w:rFonts w:cstheme="minorHAnsi"/>
                <w:szCs w:val="20"/>
              </w:rPr>
            </w:pPr>
          </w:p>
        </w:tc>
        <w:tc>
          <w:tcPr>
            <w:tcW w:w="1170" w:type="dxa"/>
          </w:tcPr>
          <w:p w14:paraId="025DCF9C" w14:textId="77777777" w:rsidR="002077FA" w:rsidRPr="00487927" w:rsidRDefault="002077FA" w:rsidP="00000C3C">
            <w:pPr>
              <w:jc w:val="center"/>
              <w:rPr>
                <w:rFonts w:cstheme="minorHAnsi"/>
                <w:szCs w:val="20"/>
              </w:rPr>
            </w:pPr>
          </w:p>
        </w:tc>
      </w:tr>
      <w:tr w:rsidR="002077FA" w:rsidRPr="00487927" w14:paraId="70F9A299" w14:textId="63F252C2" w:rsidTr="002077FA">
        <w:tc>
          <w:tcPr>
            <w:tcW w:w="1255" w:type="dxa"/>
          </w:tcPr>
          <w:p w14:paraId="79EDBE7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2077FA" w:rsidRPr="00487927" w:rsidRDefault="002077FA" w:rsidP="00000C3C">
            <w:pPr>
              <w:jc w:val="center"/>
              <w:rPr>
                <w:rFonts w:cstheme="minorHAnsi"/>
                <w:szCs w:val="20"/>
              </w:rPr>
            </w:pPr>
          </w:p>
        </w:tc>
        <w:tc>
          <w:tcPr>
            <w:tcW w:w="1080" w:type="dxa"/>
          </w:tcPr>
          <w:p w14:paraId="30B11B80" w14:textId="4C39DDC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1DDB39" w14:textId="77777777" w:rsidR="002077FA" w:rsidRPr="00487927" w:rsidRDefault="002077FA" w:rsidP="00000C3C">
            <w:pPr>
              <w:jc w:val="center"/>
              <w:rPr>
                <w:rFonts w:cstheme="minorHAnsi"/>
                <w:szCs w:val="20"/>
              </w:rPr>
            </w:pPr>
          </w:p>
        </w:tc>
        <w:tc>
          <w:tcPr>
            <w:tcW w:w="1080" w:type="dxa"/>
          </w:tcPr>
          <w:p w14:paraId="5FC9CC12" w14:textId="77777777" w:rsidR="002077FA" w:rsidRPr="00487927" w:rsidRDefault="002077FA" w:rsidP="00000C3C">
            <w:pPr>
              <w:jc w:val="center"/>
              <w:rPr>
                <w:rFonts w:cstheme="minorHAnsi"/>
                <w:szCs w:val="20"/>
              </w:rPr>
            </w:pPr>
          </w:p>
        </w:tc>
        <w:tc>
          <w:tcPr>
            <w:tcW w:w="1080" w:type="dxa"/>
          </w:tcPr>
          <w:p w14:paraId="1578BFF7" w14:textId="46770A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691EA0" w14:textId="77777777" w:rsidR="002077FA" w:rsidRPr="00487927" w:rsidRDefault="002077FA" w:rsidP="00000C3C">
            <w:pPr>
              <w:jc w:val="center"/>
              <w:rPr>
                <w:rFonts w:cstheme="minorHAnsi"/>
                <w:szCs w:val="20"/>
              </w:rPr>
            </w:pPr>
          </w:p>
        </w:tc>
        <w:tc>
          <w:tcPr>
            <w:tcW w:w="1170" w:type="dxa"/>
          </w:tcPr>
          <w:p w14:paraId="625DDA6E" w14:textId="77777777" w:rsidR="002077FA" w:rsidRPr="00487927" w:rsidRDefault="002077FA" w:rsidP="00000C3C">
            <w:pPr>
              <w:jc w:val="center"/>
              <w:rPr>
                <w:rFonts w:cstheme="minorHAnsi"/>
                <w:szCs w:val="20"/>
              </w:rPr>
            </w:pPr>
          </w:p>
        </w:tc>
      </w:tr>
      <w:tr w:rsidR="002077FA" w:rsidRPr="00487927" w14:paraId="3CB134C4" w14:textId="4591ABC4" w:rsidTr="002077FA">
        <w:tc>
          <w:tcPr>
            <w:tcW w:w="1255" w:type="dxa"/>
          </w:tcPr>
          <w:p w14:paraId="5DAF8E3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2077FA" w:rsidRPr="00487927" w:rsidRDefault="002077FA" w:rsidP="00000C3C">
            <w:pPr>
              <w:jc w:val="center"/>
              <w:rPr>
                <w:rFonts w:cstheme="minorHAnsi"/>
                <w:szCs w:val="20"/>
              </w:rPr>
            </w:pPr>
          </w:p>
        </w:tc>
        <w:tc>
          <w:tcPr>
            <w:tcW w:w="1080" w:type="dxa"/>
          </w:tcPr>
          <w:p w14:paraId="32F06758" w14:textId="445B83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9DB2EF" w14:textId="77777777" w:rsidR="002077FA" w:rsidRPr="00487927" w:rsidRDefault="002077FA" w:rsidP="00000C3C">
            <w:pPr>
              <w:jc w:val="center"/>
              <w:rPr>
                <w:rFonts w:cstheme="minorHAnsi"/>
                <w:szCs w:val="20"/>
              </w:rPr>
            </w:pPr>
          </w:p>
        </w:tc>
        <w:tc>
          <w:tcPr>
            <w:tcW w:w="1080" w:type="dxa"/>
          </w:tcPr>
          <w:p w14:paraId="2650E37C" w14:textId="77777777" w:rsidR="002077FA" w:rsidRPr="00487927" w:rsidRDefault="002077FA" w:rsidP="00000C3C">
            <w:pPr>
              <w:jc w:val="center"/>
              <w:rPr>
                <w:rFonts w:cstheme="minorHAnsi"/>
                <w:szCs w:val="20"/>
              </w:rPr>
            </w:pPr>
          </w:p>
        </w:tc>
        <w:tc>
          <w:tcPr>
            <w:tcW w:w="1080" w:type="dxa"/>
          </w:tcPr>
          <w:p w14:paraId="4BB962C0" w14:textId="5BA6BA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E3A0A" w14:textId="77777777" w:rsidR="002077FA" w:rsidRPr="00487927" w:rsidRDefault="002077FA" w:rsidP="00000C3C">
            <w:pPr>
              <w:jc w:val="center"/>
              <w:rPr>
                <w:rFonts w:cstheme="minorHAnsi"/>
                <w:szCs w:val="20"/>
              </w:rPr>
            </w:pPr>
          </w:p>
        </w:tc>
        <w:tc>
          <w:tcPr>
            <w:tcW w:w="1170" w:type="dxa"/>
          </w:tcPr>
          <w:p w14:paraId="00775713" w14:textId="77777777" w:rsidR="002077FA" w:rsidRPr="00487927" w:rsidRDefault="002077FA" w:rsidP="00000C3C">
            <w:pPr>
              <w:jc w:val="center"/>
              <w:rPr>
                <w:rFonts w:cstheme="minorHAnsi"/>
                <w:szCs w:val="20"/>
              </w:rPr>
            </w:pPr>
          </w:p>
        </w:tc>
      </w:tr>
      <w:tr w:rsidR="002077FA" w:rsidRPr="00487927" w14:paraId="404A1F7A" w14:textId="7D541159" w:rsidTr="002077FA">
        <w:tc>
          <w:tcPr>
            <w:tcW w:w="1255" w:type="dxa"/>
          </w:tcPr>
          <w:p w14:paraId="3A40C72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2077FA" w:rsidRPr="00487927" w:rsidRDefault="002077FA" w:rsidP="00000C3C">
            <w:pPr>
              <w:jc w:val="center"/>
              <w:rPr>
                <w:rFonts w:cstheme="minorHAnsi"/>
                <w:szCs w:val="20"/>
              </w:rPr>
            </w:pPr>
          </w:p>
        </w:tc>
        <w:tc>
          <w:tcPr>
            <w:tcW w:w="1080" w:type="dxa"/>
          </w:tcPr>
          <w:p w14:paraId="6225E642" w14:textId="12421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BDB0B7F" w14:textId="77777777" w:rsidR="002077FA" w:rsidRPr="00487927" w:rsidRDefault="002077FA" w:rsidP="00000C3C">
            <w:pPr>
              <w:jc w:val="center"/>
              <w:rPr>
                <w:rFonts w:cstheme="minorHAnsi"/>
                <w:szCs w:val="20"/>
              </w:rPr>
            </w:pPr>
          </w:p>
        </w:tc>
        <w:tc>
          <w:tcPr>
            <w:tcW w:w="1080" w:type="dxa"/>
          </w:tcPr>
          <w:p w14:paraId="495D6EC4" w14:textId="77777777" w:rsidR="002077FA" w:rsidRPr="00487927" w:rsidRDefault="002077FA" w:rsidP="00000C3C">
            <w:pPr>
              <w:jc w:val="center"/>
              <w:rPr>
                <w:rFonts w:cstheme="minorHAnsi"/>
                <w:szCs w:val="20"/>
              </w:rPr>
            </w:pPr>
          </w:p>
        </w:tc>
        <w:tc>
          <w:tcPr>
            <w:tcW w:w="1080" w:type="dxa"/>
          </w:tcPr>
          <w:p w14:paraId="62FF54CE" w14:textId="0833E1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655313" w14:textId="77777777" w:rsidR="002077FA" w:rsidRPr="00487927" w:rsidRDefault="002077FA" w:rsidP="00000C3C">
            <w:pPr>
              <w:jc w:val="center"/>
              <w:rPr>
                <w:rFonts w:cstheme="minorHAnsi"/>
                <w:szCs w:val="20"/>
              </w:rPr>
            </w:pPr>
          </w:p>
        </w:tc>
        <w:tc>
          <w:tcPr>
            <w:tcW w:w="1170" w:type="dxa"/>
          </w:tcPr>
          <w:p w14:paraId="1D2A6BF0" w14:textId="77777777" w:rsidR="002077FA" w:rsidRPr="00487927" w:rsidRDefault="002077FA" w:rsidP="00000C3C">
            <w:pPr>
              <w:jc w:val="center"/>
              <w:rPr>
                <w:rFonts w:cstheme="minorHAnsi"/>
                <w:szCs w:val="20"/>
              </w:rPr>
            </w:pPr>
          </w:p>
        </w:tc>
      </w:tr>
      <w:tr w:rsidR="002077FA" w:rsidRPr="00487927" w14:paraId="5FAD144A" w14:textId="7F7B84B7" w:rsidTr="002077FA">
        <w:trPr>
          <w:trHeight w:val="70"/>
        </w:trPr>
        <w:tc>
          <w:tcPr>
            <w:tcW w:w="1255" w:type="dxa"/>
          </w:tcPr>
          <w:p w14:paraId="682EDEB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2077FA" w:rsidRPr="00487927" w:rsidRDefault="002077FA" w:rsidP="00000C3C">
            <w:pPr>
              <w:jc w:val="center"/>
              <w:rPr>
                <w:rFonts w:cstheme="minorHAnsi"/>
                <w:szCs w:val="20"/>
              </w:rPr>
            </w:pPr>
          </w:p>
        </w:tc>
        <w:tc>
          <w:tcPr>
            <w:tcW w:w="1080" w:type="dxa"/>
          </w:tcPr>
          <w:p w14:paraId="6922CCB3" w14:textId="712A48F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3FB6EB" w14:textId="77777777" w:rsidR="002077FA" w:rsidRPr="00487927" w:rsidRDefault="002077FA" w:rsidP="00000C3C">
            <w:pPr>
              <w:jc w:val="center"/>
              <w:rPr>
                <w:rFonts w:cstheme="minorHAnsi"/>
                <w:szCs w:val="20"/>
              </w:rPr>
            </w:pPr>
          </w:p>
        </w:tc>
        <w:tc>
          <w:tcPr>
            <w:tcW w:w="1080" w:type="dxa"/>
          </w:tcPr>
          <w:p w14:paraId="664C9512" w14:textId="77777777" w:rsidR="002077FA" w:rsidRPr="00487927" w:rsidRDefault="002077FA" w:rsidP="00000C3C">
            <w:pPr>
              <w:jc w:val="center"/>
              <w:rPr>
                <w:rFonts w:cstheme="minorHAnsi"/>
                <w:szCs w:val="20"/>
              </w:rPr>
            </w:pPr>
          </w:p>
        </w:tc>
        <w:tc>
          <w:tcPr>
            <w:tcW w:w="1080" w:type="dxa"/>
          </w:tcPr>
          <w:p w14:paraId="7713CE09" w14:textId="206F3B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41565" w14:textId="77777777" w:rsidR="002077FA" w:rsidRPr="00487927" w:rsidRDefault="002077FA" w:rsidP="00000C3C">
            <w:pPr>
              <w:jc w:val="center"/>
              <w:rPr>
                <w:rFonts w:cstheme="minorHAnsi"/>
                <w:szCs w:val="20"/>
              </w:rPr>
            </w:pPr>
          </w:p>
        </w:tc>
        <w:tc>
          <w:tcPr>
            <w:tcW w:w="1170" w:type="dxa"/>
          </w:tcPr>
          <w:p w14:paraId="409F58F7" w14:textId="77777777" w:rsidR="002077FA" w:rsidRPr="00487927" w:rsidRDefault="002077FA" w:rsidP="00000C3C">
            <w:pPr>
              <w:jc w:val="center"/>
              <w:rPr>
                <w:rFonts w:cstheme="minorHAnsi"/>
                <w:szCs w:val="20"/>
              </w:rPr>
            </w:pPr>
          </w:p>
        </w:tc>
      </w:tr>
      <w:tr w:rsidR="002077FA" w:rsidRPr="00487927" w14:paraId="619F8592" w14:textId="3C24D891" w:rsidTr="002077FA">
        <w:tc>
          <w:tcPr>
            <w:tcW w:w="1255" w:type="dxa"/>
          </w:tcPr>
          <w:p w14:paraId="4403DA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2077FA" w:rsidRPr="00487927" w:rsidRDefault="002077FA" w:rsidP="00000C3C">
            <w:pPr>
              <w:jc w:val="center"/>
              <w:rPr>
                <w:rFonts w:cstheme="minorHAnsi"/>
                <w:szCs w:val="20"/>
              </w:rPr>
            </w:pPr>
          </w:p>
        </w:tc>
        <w:tc>
          <w:tcPr>
            <w:tcW w:w="1080" w:type="dxa"/>
          </w:tcPr>
          <w:p w14:paraId="62D58E04" w14:textId="2707A1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A277D7" w14:textId="77777777" w:rsidR="002077FA" w:rsidRPr="00487927" w:rsidRDefault="002077FA" w:rsidP="00000C3C">
            <w:pPr>
              <w:jc w:val="center"/>
              <w:rPr>
                <w:rFonts w:cstheme="minorHAnsi"/>
                <w:szCs w:val="20"/>
              </w:rPr>
            </w:pPr>
          </w:p>
        </w:tc>
        <w:tc>
          <w:tcPr>
            <w:tcW w:w="1080" w:type="dxa"/>
          </w:tcPr>
          <w:p w14:paraId="45F310AD" w14:textId="77777777" w:rsidR="002077FA" w:rsidRPr="00487927" w:rsidRDefault="002077FA" w:rsidP="00000C3C">
            <w:pPr>
              <w:jc w:val="center"/>
              <w:rPr>
                <w:rFonts w:cstheme="minorHAnsi"/>
                <w:szCs w:val="20"/>
              </w:rPr>
            </w:pPr>
          </w:p>
        </w:tc>
        <w:tc>
          <w:tcPr>
            <w:tcW w:w="1080" w:type="dxa"/>
          </w:tcPr>
          <w:p w14:paraId="35B62CF5" w14:textId="22FFAF4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E7965C" w14:textId="77777777" w:rsidR="002077FA" w:rsidRPr="00487927" w:rsidRDefault="002077FA" w:rsidP="00000C3C">
            <w:pPr>
              <w:jc w:val="center"/>
              <w:rPr>
                <w:rFonts w:cstheme="minorHAnsi"/>
                <w:szCs w:val="20"/>
              </w:rPr>
            </w:pPr>
          </w:p>
        </w:tc>
        <w:tc>
          <w:tcPr>
            <w:tcW w:w="1170" w:type="dxa"/>
          </w:tcPr>
          <w:p w14:paraId="6C950E89" w14:textId="77777777" w:rsidR="002077FA" w:rsidRPr="00487927" w:rsidRDefault="002077FA" w:rsidP="00000C3C">
            <w:pPr>
              <w:jc w:val="center"/>
              <w:rPr>
                <w:rFonts w:cstheme="minorHAnsi"/>
                <w:szCs w:val="20"/>
              </w:rPr>
            </w:pPr>
          </w:p>
        </w:tc>
      </w:tr>
      <w:tr w:rsidR="002077FA" w:rsidRPr="002656B0" w14:paraId="38DF380B" w14:textId="2D5B9222" w:rsidTr="002077FA">
        <w:tc>
          <w:tcPr>
            <w:tcW w:w="1255" w:type="dxa"/>
          </w:tcPr>
          <w:p w14:paraId="3BAE9898" w14:textId="77777777" w:rsidR="002077FA" w:rsidRPr="002656B0" w:rsidRDefault="002077FA" w:rsidP="00000C3C">
            <w:pPr>
              <w:jc w:val="center"/>
              <w:rPr>
                <w:rFonts w:cstheme="minorHAnsi"/>
                <w:szCs w:val="20"/>
              </w:rPr>
            </w:pPr>
            <w:r w:rsidRPr="002656B0">
              <w:rPr>
                <w:rFonts w:cstheme="minorHAnsi"/>
                <w:szCs w:val="20"/>
              </w:rPr>
              <w:t>0703_01</w:t>
            </w:r>
          </w:p>
        </w:tc>
        <w:tc>
          <w:tcPr>
            <w:tcW w:w="1080" w:type="dxa"/>
          </w:tcPr>
          <w:p w14:paraId="57C8092F" w14:textId="4043DE8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420CA86" w14:textId="054C363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338D4D2" w14:textId="77777777" w:rsidR="002077FA" w:rsidRPr="002656B0" w:rsidRDefault="002077FA" w:rsidP="00000C3C">
            <w:pPr>
              <w:jc w:val="center"/>
              <w:rPr>
                <w:rFonts w:cstheme="minorHAnsi"/>
                <w:szCs w:val="20"/>
              </w:rPr>
            </w:pPr>
          </w:p>
        </w:tc>
        <w:tc>
          <w:tcPr>
            <w:tcW w:w="1080" w:type="dxa"/>
          </w:tcPr>
          <w:p w14:paraId="0A063B91" w14:textId="77777777" w:rsidR="002077FA" w:rsidRPr="002656B0" w:rsidRDefault="002077FA" w:rsidP="00000C3C">
            <w:pPr>
              <w:jc w:val="center"/>
              <w:rPr>
                <w:rFonts w:cstheme="minorHAnsi"/>
                <w:szCs w:val="20"/>
              </w:rPr>
            </w:pPr>
          </w:p>
        </w:tc>
        <w:tc>
          <w:tcPr>
            <w:tcW w:w="1080" w:type="dxa"/>
          </w:tcPr>
          <w:p w14:paraId="69063F35" w14:textId="18D3A24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FB3CDDD" w14:textId="77777777" w:rsidR="002077FA" w:rsidRPr="002656B0" w:rsidRDefault="002077FA" w:rsidP="00000C3C">
            <w:pPr>
              <w:jc w:val="center"/>
              <w:rPr>
                <w:rFonts w:cstheme="minorHAnsi"/>
                <w:szCs w:val="20"/>
              </w:rPr>
            </w:pPr>
          </w:p>
        </w:tc>
        <w:tc>
          <w:tcPr>
            <w:tcW w:w="1170" w:type="dxa"/>
          </w:tcPr>
          <w:p w14:paraId="2D01FFA4" w14:textId="77777777" w:rsidR="002077FA" w:rsidRPr="002656B0" w:rsidRDefault="002077FA" w:rsidP="00000C3C">
            <w:pPr>
              <w:jc w:val="center"/>
              <w:rPr>
                <w:rFonts w:cstheme="minorHAnsi"/>
                <w:szCs w:val="20"/>
              </w:rPr>
            </w:pPr>
          </w:p>
        </w:tc>
      </w:tr>
      <w:tr w:rsidR="002077FA" w:rsidRPr="002656B0" w14:paraId="737ECBE7" w14:textId="40B8EF86" w:rsidTr="002077FA">
        <w:tc>
          <w:tcPr>
            <w:tcW w:w="1255" w:type="dxa"/>
          </w:tcPr>
          <w:p w14:paraId="51241BCC" w14:textId="77777777" w:rsidR="002077FA" w:rsidRPr="002656B0" w:rsidRDefault="002077FA" w:rsidP="00000C3C">
            <w:pPr>
              <w:jc w:val="center"/>
              <w:rPr>
                <w:rFonts w:cstheme="minorHAnsi"/>
                <w:szCs w:val="20"/>
              </w:rPr>
            </w:pPr>
            <w:r w:rsidRPr="002656B0">
              <w:rPr>
                <w:rFonts w:cstheme="minorHAnsi"/>
                <w:szCs w:val="20"/>
              </w:rPr>
              <w:t>0703_02</w:t>
            </w:r>
          </w:p>
        </w:tc>
        <w:tc>
          <w:tcPr>
            <w:tcW w:w="1080" w:type="dxa"/>
          </w:tcPr>
          <w:p w14:paraId="389C54AB" w14:textId="06BCFC0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14B400A" w14:textId="301534E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9F741" w14:textId="77777777" w:rsidR="002077FA" w:rsidRPr="002656B0" w:rsidRDefault="002077FA" w:rsidP="00000C3C">
            <w:pPr>
              <w:jc w:val="center"/>
              <w:rPr>
                <w:rFonts w:cstheme="minorHAnsi"/>
                <w:szCs w:val="20"/>
              </w:rPr>
            </w:pPr>
          </w:p>
        </w:tc>
        <w:tc>
          <w:tcPr>
            <w:tcW w:w="1080" w:type="dxa"/>
          </w:tcPr>
          <w:p w14:paraId="124D3C78" w14:textId="77777777" w:rsidR="002077FA" w:rsidRPr="002656B0" w:rsidRDefault="002077FA" w:rsidP="00000C3C">
            <w:pPr>
              <w:jc w:val="center"/>
              <w:rPr>
                <w:rFonts w:cstheme="minorHAnsi"/>
                <w:szCs w:val="20"/>
              </w:rPr>
            </w:pPr>
          </w:p>
        </w:tc>
        <w:tc>
          <w:tcPr>
            <w:tcW w:w="1080" w:type="dxa"/>
          </w:tcPr>
          <w:p w14:paraId="6EE4C527" w14:textId="2C27EA1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96C5D61" w14:textId="77777777" w:rsidR="002077FA" w:rsidRPr="002656B0" w:rsidRDefault="002077FA" w:rsidP="00000C3C">
            <w:pPr>
              <w:jc w:val="center"/>
              <w:rPr>
                <w:rFonts w:cstheme="minorHAnsi"/>
                <w:szCs w:val="20"/>
              </w:rPr>
            </w:pPr>
          </w:p>
        </w:tc>
        <w:tc>
          <w:tcPr>
            <w:tcW w:w="1170" w:type="dxa"/>
          </w:tcPr>
          <w:p w14:paraId="11C9C352" w14:textId="77777777" w:rsidR="002077FA" w:rsidRPr="002656B0" w:rsidRDefault="002077FA" w:rsidP="00000C3C">
            <w:pPr>
              <w:jc w:val="center"/>
              <w:rPr>
                <w:rFonts w:cstheme="minorHAnsi"/>
                <w:szCs w:val="20"/>
              </w:rPr>
            </w:pPr>
          </w:p>
        </w:tc>
      </w:tr>
      <w:tr w:rsidR="002077FA" w:rsidRPr="002656B0" w14:paraId="0F92A886" w14:textId="0456D9E3" w:rsidTr="002077FA">
        <w:tc>
          <w:tcPr>
            <w:tcW w:w="1255" w:type="dxa"/>
          </w:tcPr>
          <w:p w14:paraId="58283E71" w14:textId="77777777" w:rsidR="002077FA" w:rsidRPr="002656B0" w:rsidRDefault="002077FA" w:rsidP="00000C3C">
            <w:pPr>
              <w:jc w:val="center"/>
              <w:rPr>
                <w:rFonts w:cstheme="minorHAnsi"/>
                <w:szCs w:val="20"/>
              </w:rPr>
            </w:pPr>
            <w:r w:rsidRPr="002656B0">
              <w:rPr>
                <w:rFonts w:cstheme="minorHAnsi"/>
                <w:szCs w:val="20"/>
              </w:rPr>
              <w:lastRenderedPageBreak/>
              <w:t>0703_03</w:t>
            </w:r>
          </w:p>
        </w:tc>
        <w:tc>
          <w:tcPr>
            <w:tcW w:w="1080" w:type="dxa"/>
          </w:tcPr>
          <w:p w14:paraId="3805EAFA" w14:textId="1B1C316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AF049CC" w14:textId="6069058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3506062" w14:textId="77777777" w:rsidR="002077FA" w:rsidRPr="002656B0" w:rsidRDefault="002077FA" w:rsidP="00000C3C">
            <w:pPr>
              <w:jc w:val="center"/>
              <w:rPr>
                <w:rFonts w:cstheme="minorHAnsi"/>
                <w:szCs w:val="20"/>
              </w:rPr>
            </w:pPr>
          </w:p>
        </w:tc>
        <w:tc>
          <w:tcPr>
            <w:tcW w:w="1080" w:type="dxa"/>
          </w:tcPr>
          <w:p w14:paraId="2D723871" w14:textId="77777777" w:rsidR="002077FA" w:rsidRPr="002656B0" w:rsidRDefault="002077FA" w:rsidP="00000C3C">
            <w:pPr>
              <w:jc w:val="center"/>
              <w:rPr>
                <w:rFonts w:cstheme="minorHAnsi"/>
                <w:szCs w:val="20"/>
              </w:rPr>
            </w:pPr>
          </w:p>
        </w:tc>
        <w:tc>
          <w:tcPr>
            <w:tcW w:w="1080" w:type="dxa"/>
          </w:tcPr>
          <w:p w14:paraId="0F4BDB4C" w14:textId="38158A9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C28B152" w14:textId="77777777" w:rsidR="002077FA" w:rsidRPr="002656B0" w:rsidRDefault="002077FA" w:rsidP="00000C3C">
            <w:pPr>
              <w:jc w:val="center"/>
              <w:rPr>
                <w:rFonts w:cstheme="minorHAnsi"/>
                <w:szCs w:val="20"/>
              </w:rPr>
            </w:pPr>
          </w:p>
        </w:tc>
        <w:tc>
          <w:tcPr>
            <w:tcW w:w="1170" w:type="dxa"/>
          </w:tcPr>
          <w:p w14:paraId="12F19CAE" w14:textId="77777777" w:rsidR="002077FA" w:rsidRPr="002656B0" w:rsidRDefault="002077FA" w:rsidP="00000C3C">
            <w:pPr>
              <w:jc w:val="center"/>
              <w:rPr>
                <w:rFonts w:cstheme="minorHAnsi"/>
                <w:szCs w:val="20"/>
              </w:rPr>
            </w:pPr>
          </w:p>
        </w:tc>
      </w:tr>
      <w:tr w:rsidR="002077FA" w:rsidRPr="002656B0" w14:paraId="589AA262" w14:textId="5A147010" w:rsidTr="002077FA">
        <w:tc>
          <w:tcPr>
            <w:tcW w:w="1255" w:type="dxa"/>
          </w:tcPr>
          <w:p w14:paraId="3638B0D8" w14:textId="77777777" w:rsidR="002077FA" w:rsidRPr="002656B0" w:rsidRDefault="002077FA" w:rsidP="00000C3C">
            <w:pPr>
              <w:jc w:val="center"/>
              <w:rPr>
                <w:rFonts w:cstheme="minorHAnsi"/>
                <w:szCs w:val="20"/>
              </w:rPr>
            </w:pPr>
            <w:r w:rsidRPr="002656B0">
              <w:rPr>
                <w:rFonts w:cstheme="minorHAnsi"/>
                <w:szCs w:val="20"/>
              </w:rPr>
              <w:t>0703_04</w:t>
            </w:r>
          </w:p>
        </w:tc>
        <w:tc>
          <w:tcPr>
            <w:tcW w:w="1080" w:type="dxa"/>
          </w:tcPr>
          <w:p w14:paraId="658005E2" w14:textId="239F954F"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E50CE3" w14:textId="561457F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395F2E" w14:textId="77777777" w:rsidR="002077FA" w:rsidRPr="002656B0" w:rsidRDefault="002077FA" w:rsidP="00000C3C">
            <w:pPr>
              <w:jc w:val="center"/>
              <w:rPr>
                <w:rFonts w:cstheme="minorHAnsi"/>
                <w:szCs w:val="20"/>
              </w:rPr>
            </w:pPr>
          </w:p>
        </w:tc>
        <w:tc>
          <w:tcPr>
            <w:tcW w:w="1080" w:type="dxa"/>
          </w:tcPr>
          <w:p w14:paraId="29498CED" w14:textId="77777777" w:rsidR="002077FA" w:rsidRPr="002656B0" w:rsidRDefault="002077FA" w:rsidP="00000C3C">
            <w:pPr>
              <w:jc w:val="center"/>
              <w:rPr>
                <w:rFonts w:cstheme="minorHAnsi"/>
                <w:szCs w:val="20"/>
              </w:rPr>
            </w:pPr>
          </w:p>
        </w:tc>
        <w:tc>
          <w:tcPr>
            <w:tcW w:w="1080" w:type="dxa"/>
          </w:tcPr>
          <w:p w14:paraId="692C1FB4" w14:textId="11EC176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CC921EB" w14:textId="77777777" w:rsidR="002077FA" w:rsidRPr="002656B0" w:rsidRDefault="002077FA" w:rsidP="00000C3C">
            <w:pPr>
              <w:jc w:val="center"/>
              <w:rPr>
                <w:rFonts w:cstheme="minorHAnsi"/>
                <w:szCs w:val="20"/>
              </w:rPr>
            </w:pPr>
          </w:p>
        </w:tc>
        <w:tc>
          <w:tcPr>
            <w:tcW w:w="1170" w:type="dxa"/>
          </w:tcPr>
          <w:p w14:paraId="5D1C0022" w14:textId="77777777" w:rsidR="002077FA" w:rsidRPr="002656B0" w:rsidRDefault="002077FA" w:rsidP="00000C3C">
            <w:pPr>
              <w:jc w:val="center"/>
              <w:rPr>
                <w:rFonts w:cstheme="minorHAnsi"/>
                <w:szCs w:val="20"/>
              </w:rPr>
            </w:pPr>
          </w:p>
        </w:tc>
      </w:tr>
      <w:tr w:rsidR="002077FA" w:rsidRPr="002656B0" w14:paraId="46204872" w14:textId="163E0EE4" w:rsidTr="002077FA">
        <w:tc>
          <w:tcPr>
            <w:tcW w:w="1255" w:type="dxa"/>
          </w:tcPr>
          <w:p w14:paraId="2B628FFE" w14:textId="77777777" w:rsidR="002077FA" w:rsidRPr="002656B0" w:rsidRDefault="002077FA" w:rsidP="00000C3C">
            <w:pPr>
              <w:jc w:val="center"/>
              <w:rPr>
                <w:rFonts w:cstheme="minorHAnsi"/>
                <w:szCs w:val="20"/>
              </w:rPr>
            </w:pPr>
            <w:r w:rsidRPr="002656B0">
              <w:rPr>
                <w:rFonts w:cstheme="minorHAnsi"/>
                <w:szCs w:val="20"/>
              </w:rPr>
              <w:t>0703_05</w:t>
            </w:r>
          </w:p>
        </w:tc>
        <w:tc>
          <w:tcPr>
            <w:tcW w:w="1080" w:type="dxa"/>
          </w:tcPr>
          <w:p w14:paraId="5C9C1F4C" w14:textId="3C2FB23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F3AD1A5" w14:textId="7B6E96C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0455B21" w14:textId="77777777" w:rsidR="002077FA" w:rsidRPr="002656B0" w:rsidRDefault="002077FA" w:rsidP="00000C3C">
            <w:pPr>
              <w:jc w:val="center"/>
              <w:rPr>
                <w:rFonts w:cstheme="minorHAnsi"/>
                <w:szCs w:val="20"/>
              </w:rPr>
            </w:pPr>
          </w:p>
        </w:tc>
        <w:tc>
          <w:tcPr>
            <w:tcW w:w="1080" w:type="dxa"/>
          </w:tcPr>
          <w:p w14:paraId="528C364D" w14:textId="77777777" w:rsidR="002077FA" w:rsidRPr="002656B0" w:rsidRDefault="002077FA" w:rsidP="00000C3C">
            <w:pPr>
              <w:jc w:val="center"/>
              <w:rPr>
                <w:rFonts w:cstheme="minorHAnsi"/>
                <w:szCs w:val="20"/>
              </w:rPr>
            </w:pPr>
          </w:p>
        </w:tc>
        <w:tc>
          <w:tcPr>
            <w:tcW w:w="1080" w:type="dxa"/>
          </w:tcPr>
          <w:p w14:paraId="0E89A6FF" w14:textId="05B02BC7"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1D84872" w14:textId="77777777" w:rsidR="002077FA" w:rsidRPr="002656B0" w:rsidRDefault="002077FA" w:rsidP="00000C3C">
            <w:pPr>
              <w:jc w:val="center"/>
              <w:rPr>
                <w:rFonts w:cstheme="minorHAnsi"/>
                <w:szCs w:val="20"/>
              </w:rPr>
            </w:pPr>
          </w:p>
        </w:tc>
        <w:tc>
          <w:tcPr>
            <w:tcW w:w="1170" w:type="dxa"/>
          </w:tcPr>
          <w:p w14:paraId="65CE01F0" w14:textId="77777777" w:rsidR="002077FA" w:rsidRPr="002656B0" w:rsidRDefault="002077FA" w:rsidP="00000C3C">
            <w:pPr>
              <w:jc w:val="center"/>
              <w:rPr>
                <w:rFonts w:cstheme="minorHAnsi"/>
                <w:szCs w:val="20"/>
              </w:rPr>
            </w:pPr>
          </w:p>
        </w:tc>
      </w:tr>
      <w:tr w:rsidR="002077FA" w:rsidRPr="002656B0" w14:paraId="2899F882" w14:textId="2B2D4E79" w:rsidTr="002077FA">
        <w:tc>
          <w:tcPr>
            <w:tcW w:w="1255" w:type="dxa"/>
          </w:tcPr>
          <w:p w14:paraId="62F5907F" w14:textId="77777777" w:rsidR="002077FA" w:rsidRPr="002656B0" w:rsidRDefault="002077FA" w:rsidP="00000C3C">
            <w:pPr>
              <w:jc w:val="center"/>
              <w:rPr>
                <w:rFonts w:cstheme="minorHAnsi"/>
                <w:szCs w:val="20"/>
              </w:rPr>
            </w:pPr>
            <w:r w:rsidRPr="002656B0">
              <w:rPr>
                <w:rFonts w:cstheme="minorHAnsi"/>
                <w:szCs w:val="20"/>
              </w:rPr>
              <w:t>0703_06</w:t>
            </w:r>
          </w:p>
        </w:tc>
        <w:tc>
          <w:tcPr>
            <w:tcW w:w="1080" w:type="dxa"/>
          </w:tcPr>
          <w:p w14:paraId="271E05B1" w14:textId="0CD4E2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1B54B02" w14:textId="6C6984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25547E16" w14:textId="77777777" w:rsidR="002077FA" w:rsidRPr="002656B0" w:rsidRDefault="002077FA" w:rsidP="00000C3C">
            <w:pPr>
              <w:jc w:val="center"/>
              <w:rPr>
                <w:rFonts w:cstheme="minorHAnsi"/>
                <w:szCs w:val="20"/>
              </w:rPr>
            </w:pPr>
          </w:p>
        </w:tc>
        <w:tc>
          <w:tcPr>
            <w:tcW w:w="1080" w:type="dxa"/>
          </w:tcPr>
          <w:p w14:paraId="315AA6F7" w14:textId="77777777" w:rsidR="002077FA" w:rsidRPr="002656B0" w:rsidRDefault="002077FA" w:rsidP="00000C3C">
            <w:pPr>
              <w:jc w:val="center"/>
              <w:rPr>
                <w:rFonts w:cstheme="minorHAnsi"/>
                <w:szCs w:val="20"/>
              </w:rPr>
            </w:pPr>
          </w:p>
        </w:tc>
        <w:tc>
          <w:tcPr>
            <w:tcW w:w="1080" w:type="dxa"/>
          </w:tcPr>
          <w:p w14:paraId="230B2A4D" w14:textId="680C0CF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E6283A5" w14:textId="77777777" w:rsidR="002077FA" w:rsidRPr="002656B0" w:rsidRDefault="002077FA" w:rsidP="00000C3C">
            <w:pPr>
              <w:jc w:val="center"/>
              <w:rPr>
                <w:rFonts w:cstheme="minorHAnsi"/>
                <w:szCs w:val="20"/>
              </w:rPr>
            </w:pPr>
          </w:p>
        </w:tc>
        <w:tc>
          <w:tcPr>
            <w:tcW w:w="1170" w:type="dxa"/>
          </w:tcPr>
          <w:p w14:paraId="04283C38" w14:textId="77777777" w:rsidR="002077FA" w:rsidRPr="002656B0" w:rsidRDefault="002077FA" w:rsidP="00000C3C">
            <w:pPr>
              <w:jc w:val="center"/>
              <w:rPr>
                <w:rFonts w:cstheme="minorHAnsi"/>
                <w:szCs w:val="20"/>
              </w:rPr>
            </w:pPr>
          </w:p>
        </w:tc>
      </w:tr>
      <w:tr w:rsidR="002077FA" w:rsidRPr="002656B0" w14:paraId="0F844BDF" w14:textId="169AF608" w:rsidTr="002077FA">
        <w:tc>
          <w:tcPr>
            <w:tcW w:w="1255" w:type="dxa"/>
          </w:tcPr>
          <w:p w14:paraId="14B457FA" w14:textId="77777777" w:rsidR="002077FA" w:rsidRPr="002656B0" w:rsidRDefault="002077FA" w:rsidP="00000C3C">
            <w:pPr>
              <w:jc w:val="center"/>
              <w:rPr>
                <w:rFonts w:cstheme="minorHAnsi"/>
                <w:szCs w:val="20"/>
              </w:rPr>
            </w:pPr>
            <w:r w:rsidRPr="002656B0">
              <w:rPr>
                <w:rFonts w:cstheme="minorHAnsi"/>
                <w:szCs w:val="20"/>
              </w:rPr>
              <w:t>0703_07</w:t>
            </w:r>
          </w:p>
        </w:tc>
        <w:tc>
          <w:tcPr>
            <w:tcW w:w="1080" w:type="dxa"/>
          </w:tcPr>
          <w:p w14:paraId="694821C0" w14:textId="5E100D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59FD34E" w14:textId="45CD1FC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032DD25F" w14:textId="77777777" w:rsidR="002077FA" w:rsidRPr="002656B0" w:rsidRDefault="002077FA" w:rsidP="00000C3C">
            <w:pPr>
              <w:jc w:val="center"/>
              <w:rPr>
                <w:rFonts w:cstheme="minorHAnsi"/>
                <w:szCs w:val="20"/>
              </w:rPr>
            </w:pPr>
          </w:p>
        </w:tc>
        <w:tc>
          <w:tcPr>
            <w:tcW w:w="1080" w:type="dxa"/>
          </w:tcPr>
          <w:p w14:paraId="69AE72DF" w14:textId="77777777" w:rsidR="002077FA" w:rsidRPr="002656B0" w:rsidRDefault="002077FA" w:rsidP="00000C3C">
            <w:pPr>
              <w:jc w:val="center"/>
              <w:rPr>
                <w:rFonts w:cstheme="minorHAnsi"/>
                <w:szCs w:val="20"/>
              </w:rPr>
            </w:pPr>
          </w:p>
        </w:tc>
        <w:tc>
          <w:tcPr>
            <w:tcW w:w="1080" w:type="dxa"/>
          </w:tcPr>
          <w:p w14:paraId="3F7A4E19" w14:textId="7DC42AE4"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212EB19" w14:textId="77777777" w:rsidR="002077FA" w:rsidRPr="002656B0" w:rsidRDefault="002077FA" w:rsidP="00000C3C">
            <w:pPr>
              <w:jc w:val="center"/>
              <w:rPr>
                <w:rFonts w:cstheme="minorHAnsi"/>
                <w:szCs w:val="20"/>
              </w:rPr>
            </w:pPr>
          </w:p>
        </w:tc>
        <w:tc>
          <w:tcPr>
            <w:tcW w:w="1170" w:type="dxa"/>
          </w:tcPr>
          <w:p w14:paraId="51DD4189" w14:textId="77777777" w:rsidR="002077FA" w:rsidRPr="002656B0" w:rsidRDefault="002077FA" w:rsidP="00000C3C">
            <w:pPr>
              <w:jc w:val="center"/>
              <w:rPr>
                <w:rFonts w:cstheme="minorHAnsi"/>
                <w:szCs w:val="20"/>
              </w:rPr>
            </w:pPr>
          </w:p>
        </w:tc>
      </w:tr>
      <w:tr w:rsidR="002077FA" w:rsidRPr="002656B0" w14:paraId="57014418" w14:textId="3027FA30" w:rsidTr="002077FA">
        <w:tc>
          <w:tcPr>
            <w:tcW w:w="1255" w:type="dxa"/>
          </w:tcPr>
          <w:p w14:paraId="4F145F28" w14:textId="77777777" w:rsidR="002077FA" w:rsidRPr="002656B0" w:rsidRDefault="002077FA" w:rsidP="00000C3C">
            <w:pPr>
              <w:jc w:val="center"/>
              <w:rPr>
                <w:rFonts w:cstheme="minorHAnsi"/>
                <w:szCs w:val="20"/>
              </w:rPr>
            </w:pPr>
            <w:r w:rsidRPr="002656B0">
              <w:rPr>
                <w:rFonts w:cstheme="minorHAnsi"/>
                <w:szCs w:val="20"/>
              </w:rPr>
              <w:t>0703_08</w:t>
            </w:r>
          </w:p>
        </w:tc>
        <w:tc>
          <w:tcPr>
            <w:tcW w:w="1080" w:type="dxa"/>
          </w:tcPr>
          <w:p w14:paraId="3516A243" w14:textId="28F32E8A"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B9361AA" w14:textId="0F43BF82" w:rsidR="002077FA" w:rsidRPr="002656B0" w:rsidRDefault="002077FA" w:rsidP="00000C3C">
            <w:pPr>
              <w:jc w:val="center"/>
              <w:rPr>
                <w:rFonts w:cstheme="minorHAnsi"/>
                <w:szCs w:val="20"/>
              </w:rPr>
            </w:pPr>
            <w:r w:rsidRPr="002656B0">
              <w:rPr>
                <w:rFonts w:cstheme="minorHAnsi"/>
                <w:szCs w:val="20"/>
              </w:rPr>
              <w:t>•</w:t>
            </w:r>
          </w:p>
        </w:tc>
        <w:tc>
          <w:tcPr>
            <w:tcW w:w="1080" w:type="dxa"/>
          </w:tcPr>
          <w:p w14:paraId="7514A999" w14:textId="77777777" w:rsidR="002077FA" w:rsidRPr="002656B0" w:rsidRDefault="002077FA" w:rsidP="00000C3C">
            <w:pPr>
              <w:jc w:val="center"/>
              <w:rPr>
                <w:rFonts w:cstheme="minorHAnsi"/>
                <w:szCs w:val="20"/>
              </w:rPr>
            </w:pPr>
          </w:p>
        </w:tc>
        <w:tc>
          <w:tcPr>
            <w:tcW w:w="1080" w:type="dxa"/>
          </w:tcPr>
          <w:p w14:paraId="30B63380" w14:textId="77777777" w:rsidR="002077FA" w:rsidRPr="002656B0" w:rsidRDefault="002077FA" w:rsidP="00000C3C">
            <w:pPr>
              <w:jc w:val="center"/>
              <w:rPr>
                <w:rFonts w:cstheme="minorHAnsi"/>
                <w:szCs w:val="20"/>
              </w:rPr>
            </w:pPr>
          </w:p>
        </w:tc>
        <w:tc>
          <w:tcPr>
            <w:tcW w:w="1080" w:type="dxa"/>
          </w:tcPr>
          <w:p w14:paraId="40169252" w14:textId="6479D39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CF82C48" w14:textId="77777777" w:rsidR="002077FA" w:rsidRPr="002656B0" w:rsidRDefault="002077FA" w:rsidP="00000C3C">
            <w:pPr>
              <w:jc w:val="center"/>
              <w:rPr>
                <w:rFonts w:cstheme="minorHAnsi"/>
                <w:szCs w:val="20"/>
              </w:rPr>
            </w:pPr>
          </w:p>
        </w:tc>
        <w:tc>
          <w:tcPr>
            <w:tcW w:w="1170" w:type="dxa"/>
          </w:tcPr>
          <w:p w14:paraId="08B5DFFA" w14:textId="77777777" w:rsidR="002077FA" w:rsidRPr="002656B0" w:rsidRDefault="002077FA" w:rsidP="00000C3C">
            <w:pPr>
              <w:jc w:val="center"/>
              <w:rPr>
                <w:rFonts w:cstheme="minorHAnsi"/>
                <w:szCs w:val="20"/>
              </w:rPr>
            </w:pPr>
          </w:p>
        </w:tc>
      </w:tr>
      <w:tr w:rsidR="002077FA" w:rsidRPr="002656B0" w14:paraId="0B4B9B64" w14:textId="445E39CF" w:rsidTr="002077FA">
        <w:tc>
          <w:tcPr>
            <w:tcW w:w="1255" w:type="dxa"/>
          </w:tcPr>
          <w:p w14:paraId="52102651" w14:textId="77777777" w:rsidR="002077FA" w:rsidRPr="002656B0" w:rsidRDefault="002077FA" w:rsidP="00000C3C">
            <w:pPr>
              <w:jc w:val="center"/>
              <w:rPr>
                <w:rFonts w:cstheme="minorHAnsi"/>
                <w:szCs w:val="20"/>
              </w:rPr>
            </w:pPr>
            <w:r w:rsidRPr="002656B0">
              <w:rPr>
                <w:rFonts w:cstheme="minorHAnsi"/>
                <w:szCs w:val="20"/>
              </w:rPr>
              <w:t>0703_09</w:t>
            </w:r>
          </w:p>
        </w:tc>
        <w:tc>
          <w:tcPr>
            <w:tcW w:w="1080" w:type="dxa"/>
          </w:tcPr>
          <w:p w14:paraId="1A34410B" w14:textId="144D3E20"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09AD3BB" w14:textId="405BBB7B"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2A68F1" w14:textId="77777777" w:rsidR="002077FA" w:rsidRPr="002656B0" w:rsidRDefault="002077FA" w:rsidP="00000C3C">
            <w:pPr>
              <w:jc w:val="center"/>
              <w:rPr>
                <w:rFonts w:cstheme="minorHAnsi"/>
                <w:szCs w:val="20"/>
              </w:rPr>
            </w:pPr>
          </w:p>
        </w:tc>
        <w:tc>
          <w:tcPr>
            <w:tcW w:w="1080" w:type="dxa"/>
          </w:tcPr>
          <w:p w14:paraId="02E77938" w14:textId="77777777" w:rsidR="002077FA" w:rsidRPr="002656B0" w:rsidRDefault="002077FA" w:rsidP="00000C3C">
            <w:pPr>
              <w:jc w:val="center"/>
              <w:rPr>
                <w:rFonts w:cstheme="minorHAnsi"/>
                <w:szCs w:val="20"/>
              </w:rPr>
            </w:pPr>
          </w:p>
        </w:tc>
        <w:tc>
          <w:tcPr>
            <w:tcW w:w="1080" w:type="dxa"/>
          </w:tcPr>
          <w:p w14:paraId="5EB992C2" w14:textId="58E27676"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04016EA" w14:textId="77777777" w:rsidR="002077FA" w:rsidRPr="002656B0" w:rsidRDefault="002077FA" w:rsidP="00000C3C">
            <w:pPr>
              <w:jc w:val="center"/>
              <w:rPr>
                <w:rFonts w:cstheme="minorHAnsi"/>
                <w:szCs w:val="20"/>
              </w:rPr>
            </w:pPr>
          </w:p>
        </w:tc>
        <w:tc>
          <w:tcPr>
            <w:tcW w:w="1170" w:type="dxa"/>
          </w:tcPr>
          <w:p w14:paraId="6DDC98AE" w14:textId="77777777" w:rsidR="002077FA" w:rsidRPr="002656B0" w:rsidRDefault="002077FA" w:rsidP="00000C3C">
            <w:pPr>
              <w:jc w:val="center"/>
              <w:rPr>
                <w:rFonts w:cstheme="minorHAnsi"/>
                <w:szCs w:val="20"/>
              </w:rPr>
            </w:pPr>
          </w:p>
        </w:tc>
      </w:tr>
      <w:tr w:rsidR="002077FA" w:rsidRPr="002656B0" w14:paraId="5C9A0B2F" w14:textId="42DA4D49" w:rsidTr="002077FA">
        <w:tc>
          <w:tcPr>
            <w:tcW w:w="1255" w:type="dxa"/>
          </w:tcPr>
          <w:p w14:paraId="6362E94F" w14:textId="77777777" w:rsidR="002077FA" w:rsidRPr="002656B0" w:rsidRDefault="002077FA" w:rsidP="00000C3C">
            <w:pPr>
              <w:jc w:val="center"/>
              <w:rPr>
                <w:rFonts w:cstheme="minorHAnsi"/>
                <w:szCs w:val="20"/>
              </w:rPr>
            </w:pPr>
            <w:r w:rsidRPr="002656B0">
              <w:rPr>
                <w:rFonts w:cstheme="minorHAnsi"/>
                <w:szCs w:val="20"/>
              </w:rPr>
              <w:t>0703_10</w:t>
            </w:r>
          </w:p>
        </w:tc>
        <w:tc>
          <w:tcPr>
            <w:tcW w:w="1080" w:type="dxa"/>
          </w:tcPr>
          <w:p w14:paraId="35BA9B33" w14:textId="72550AD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649D753B" w14:textId="61AFF0ED" w:rsidR="002077FA" w:rsidRPr="002656B0" w:rsidRDefault="002077FA" w:rsidP="00000C3C">
            <w:pPr>
              <w:jc w:val="center"/>
              <w:rPr>
                <w:rFonts w:cstheme="minorHAnsi"/>
                <w:szCs w:val="20"/>
              </w:rPr>
            </w:pPr>
            <w:r w:rsidRPr="002656B0">
              <w:rPr>
                <w:rFonts w:cstheme="minorHAnsi"/>
                <w:szCs w:val="20"/>
              </w:rPr>
              <w:t>•</w:t>
            </w:r>
          </w:p>
        </w:tc>
        <w:tc>
          <w:tcPr>
            <w:tcW w:w="1080" w:type="dxa"/>
          </w:tcPr>
          <w:p w14:paraId="533C8F34" w14:textId="77777777" w:rsidR="002077FA" w:rsidRPr="002656B0" w:rsidRDefault="002077FA" w:rsidP="00000C3C">
            <w:pPr>
              <w:jc w:val="center"/>
              <w:rPr>
                <w:rFonts w:cstheme="minorHAnsi"/>
                <w:szCs w:val="20"/>
              </w:rPr>
            </w:pPr>
          </w:p>
        </w:tc>
        <w:tc>
          <w:tcPr>
            <w:tcW w:w="1080" w:type="dxa"/>
          </w:tcPr>
          <w:p w14:paraId="0452FCFD" w14:textId="77777777" w:rsidR="002077FA" w:rsidRPr="002656B0" w:rsidRDefault="002077FA" w:rsidP="00000C3C">
            <w:pPr>
              <w:jc w:val="center"/>
              <w:rPr>
                <w:rFonts w:cstheme="minorHAnsi"/>
                <w:szCs w:val="20"/>
              </w:rPr>
            </w:pPr>
          </w:p>
        </w:tc>
        <w:tc>
          <w:tcPr>
            <w:tcW w:w="1080" w:type="dxa"/>
          </w:tcPr>
          <w:p w14:paraId="07A74A1B" w14:textId="0521FF7C"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7D28FFA" w14:textId="77777777" w:rsidR="002077FA" w:rsidRPr="002656B0" w:rsidRDefault="002077FA" w:rsidP="00000C3C">
            <w:pPr>
              <w:jc w:val="center"/>
              <w:rPr>
                <w:rFonts w:cstheme="minorHAnsi"/>
                <w:szCs w:val="20"/>
              </w:rPr>
            </w:pPr>
          </w:p>
        </w:tc>
        <w:tc>
          <w:tcPr>
            <w:tcW w:w="1170" w:type="dxa"/>
          </w:tcPr>
          <w:p w14:paraId="4BD3CFF2" w14:textId="77777777" w:rsidR="002077FA" w:rsidRPr="002656B0" w:rsidRDefault="002077FA" w:rsidP="00000C3C">
            <w:pPr>
              <w:jc w:val="center"/>
              <w:rPr>
                <w:rFonts w:cstheme="minorHAnsi"/>
                <w:szCs w:val="20"/>
              </w:rPr>
            </w:pPr>
          </w:p>
        </w:tc>
      </w:tr>
      <w:tr w:rsidR="002077FA" w:rsidRPr="002656B0" w14:paraId="39AA6474" w14:textId="17DD5C5F" w:rsidTr="002077FA">
        <w:tc>
          <w:tcPr>
            <w:tcW w:w="1255" w:type="dxa"/>
          </w:tcPr>
          <w:p w14:paraId="35C64768" w14:textId="77777777" w:rsidR="002077FA" w:rsidRPr="002656B0" w:rsidRDefault="002077FA" w:rsidP="00000C3C">
            <w:pPr>
              <w:jc w:val="center"/>
              <w:rPr>
                <w:rFonts w:cstheme="minorHAnsi"/>
                <w:szCs w:val="20"/>
              </w:rPr>
            </w:pPr>
            <w:r w:rsidRPr="002656B0">
              <w:rPr>
                <w:rFonts w:cstheme="minorHAnsi"/>
                <w:szCs w:val="20"/>
              </w:rPr>
              <w:t>0703_11</w:t>
            </w:r>
          </w:p>
        </w:tc>
        <w:tc>
          <w:tcPr>
            <w:tcW w:w="1080" w:type="dxa"/>
          </w:tcPr>
          <w:p w14:paraId="14D764F6" w14:textId="438EDE29"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2AE2E69" w14:textId="52E0CAF8"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6E86706" w14:textId="77777777" w:rsidR="002077FA" w:rsidRPr="002656B0" w:rsidRDefault="002077FA" w:rsidP="00000C3C">
            <w:pPr>
              <w:jc w:val="center"/>
              <w:rPr>
                <w:rFonts w:cstheme="minorHAnsi"/>
                <w:szCs w:val="20"/>
              </w:rPr>
            </w:pPr>
          </w:p>
        </w:tc>
        <w:tc>
          <w:tcPr>
            <w:tcW w:w="1080" w:type="dxa"/>
          </w:tcPr>
          <w:p w14:paraId="2B53E3ED" w14:textId="77777777" w:rsidR="002077FA" w:rsidRPr="002656B0" w:rsidRDefault="002077FA" w:rsidP="00000C3C">
            <w:pPr>
              <w:jc w:val="center"/>
              <w:rPr>
                <w:rFonts w:cstheme="minorHAnsi"/>
                <w:szCs w:val="20"/>
              </w:rPr>
            </w:pPr>
          </w:p>
        </w:tc>
        <w:tc>
          <w:tcPr>
            <w:tcW w:w="1080" w:type="dxa"/>
          </w:tcPr>
          <w:p w14:paraId="3F372C84" w14:textId="7EC01E35" w:rsidR="002077FA" w:rsidRPr="002656B0" w:rsidRDefault="002077FA" w:rsidP="00000C3C">
            <w:pPr>
              <w:jc w:val="center"/>
              <w:rPr>
                <w:rFonts w:cstheme="minorHAnsi"/>
                <w:szCs w:val="20"/>
              </w:rPr>
            </w:pPr>
            <w:r w:rsidRPr="002656B0">
              <w:rPr>
                <w:rFonts w:cstheme="minorHAnsi"/>
                <w:szCs w:val="20"/>
              </w:rPr>
              <w:t>•</w:t>
            </w:r>
          </w:p>
        </w:tc>
        <w:tc>
          <w:tcPr>
            <w:tcW w:w="1080" w:type="dxa"/>
          </w:tcPr>
          <w:p w14:paraId="42B38A89" w14:textId="77777777" w:rsidR="002077FA" w:rsidRPr="002656B0" w:rsidRDefault="002077FA" w:rsidP="00000C3C">
            <w:pPr>
              <w:jc w:val="center"/>
              <w:rPr>
                <w:rFonts w:cstheme="minorHAnsi"/>
                <w:szCs w:val="20"/>
              </w:rPr>
            </w:pPr>
          </w:p>
        </w:tc>
        <w:tc>
          <w:tcPr>
            <w:tcW w:w="1170" w:type="dxa"/>
          </w:tcPr>
          <w:p w14:paraId="222D59BE" w14:textId="77777777" w:rsidR="002077FA" w:rsidRPr="002656B0" w:rsidRDefault="002077FA" w:rsidP="00000C3C">
            <w:pPr>
              <w:jc w:val="center"/>
              <w:rPr>
                <w:rFonts w:cstheme="minorHAnsi"/>
                <w:szCs w:val="20"/>
              </w:rPr>
            </w:pPr>
          </w:p>
        </w:tc>
      </w:tr>
      <w:tr w:rsidR="002077FA" w:rsidRPr="00487927" w14:paraId="31DE957E" w14:textId="40D88E76" w:rsidTr="002077FA">
        <w:tc>
          <w:tcPr>
            <w:tcW w:w="1255" w:type="dxa"/>
          </w:tcPr>
          <w:p w14:paraId="6974970C" w14:textId="77777777" w:rsidR="002077FA" w:rsidRPr="002656B0" w:rsidRDefault="002077FA" w:rsidP="00000C3C">
            <w:pPr>
              <w:jc w:val="center"/>
              <w:rPr>
                <w:rFonts w:cstheme="minorHAnsi"/>
                <w:szCs w:val="20"/>
              </w:rPr>
            </w:pPr>
            <w:r w:rsidRPr="002656B0">
              <w:rPr>
                <w:rFonts w:cstheme="minorHAnsi"/>
                <w:szCs w:val="20"/>
              </w:rPr>
              <w:t>0703_12</w:t>
            </w:r>
          </w:p>
        </w:tc>
        <w:tc>
          <w:tcPr>
            <w:tcW w:w="1080" w:type="dxa"/>
          </w:tcPr>
          <w:p w14:paraId="57F2A7F2" w14:textId="5AED99F1" w:rsidR="002077FA" w:rsidRPr="002656B0" w:rsidRDefault="002077FA" w:rsidP="00000C3C">
            <w:pPr>
              <w:jc w:val="center"/>
              <w:rPr>
                <w:rFonts w:cstheme="minorHAnsi"/>
                <w:szCs w:val="20"/>
              </w:rPr>
            </w:pPr>
            <w:r w:rsidRPr="002656B0">
              <w:rPr>
                <w:rFonts w:cstheme="minorHAnsi"/>
                <w:szCs w:val="20"/>
              </w:rPr>
              <w:t>•</w:t>
            </w:r>
          </w:p>
        </w:tc>
        <w:tc>
          <w:tcPr>
            <w:tcW w:w="1080" w:type="dxa"/>
          </w:tcPr>
          <w:p w14:paraId="38D3A29E" w14:textId="2648F52E" w:rsidR="002077FA" w:rsidRPr="002656B0" w:rsidRDefault="002077FA" w:rsidP="00000C3C">
            <w:pPr>
              <w:jc w:val="center"/>
              <w:rPr>
                <w:rFonts w:cstheme="minorHAnsi"/>
                <w:szCs w:val="20"/>
              </w:rPr>
            </w:pPr>
            <w:r w:rsidRPr="002656B0">
              <w:rPr>
                <w:rFonts w:cstheme="minorHAnsi"/>
                <w:szCs w:val="20"/>
              </w:rPr>
              <w:t>•</w:t>
            </w:r>
          </w:p>
        </w:tc>
        <w:tc>
          <w:tcPr>
            <w:tcW w:w="1080" w:type="dxa"/>
          </w:tcPr>
          <w:p w14:paraId="11D6DE97" w14:textId="77777777" w:rsidR="002077FA" w:rsidRPr="002656B0" w:rsidRDefault="002077FA" w:rsidP="00000C3C">
            <w:pPr>
              <w:jc w:val="center"/>
              <w:rPr>
                <w:rFonts w:cstheme="minorHAnsi"/>
                <w:szCs w:val="20"/>
              </w:rPr>
            </w:pPr>
          </w:p>
        </w:tc>
        <w:tc>
          <w:tcPr>
            <w:tcW w:w="1080" w:type="dxa"/>
          </w:tcPr>
          <w:p w14:paraId="75088647" w14:textId="77777777" w:rsidR="002077FA" w:rsidRPr="002656B0" w:rsidRDefault="002077FA" w:rsidP="00000C3C">
            <w:pPr>
              <w:jc w:val="center"/>
              <w:rPr>
                <w:rFonts w:cstheme="minorHAnsi"/>
                <w:szCs w:val="20"/>
              </w:rPr>
            </w:pPr>
          </w:p>
        </w:tc>
        <w:tc>
          <w:tcPr>
            <w:tcW w:w="1080" w:type="dxa"/>
          </w:tcPr>
          <w:p w14:paraId="2A125986" w14:textId="4C5BB3AB" w:rsidR="002077FA" w:rsidRPr="00487927" w:rsidRDefault="002077FA" w:rsidP="00000C3C">
            <w:pPr>
              <w:jc w:val="center"/>
              <w:rPr>
                <w:rFonts w:cstheme="minorHAnsi"/>
                <w:szCs w:val="20"/>
              </w:rPr>
            </w:pPr>
            <w:r w:rsidRPr="002656B0">
              <w:rPr>
                <w:rFonts w:cstheme="minorHAnsi"/>
                <w:szCs w:val="20"/>
              </w:rPr>
              <w:t>•</w:t>
            </w:r>
          </w:p>
        </w:tc>
        <w:tc>
          <w:tcPr>
            <w:tcW w:w="1080" w:type="dxa"/>
          </w:tcPr>
          <w:p w14:paraId="1D012028" w14:textId="77777777" w:rsidR="002077FA" w:rsidRPr="00487927" w:rsidRDefault="002077FA" w:rsidP="00000C3C">
            <w:pPr>
              <w:jc w:val="center"/>
              <w:rPr>
                <w:rFonts w:cstheme="minorHAnsi"/>
                <w:szCs w:val="20"/>
              </w:rPr>
            </w:pPr>
          </w:p>
        </w:tc>
        <w:tc>
          <w:tcPr>
            <w:tcW w:w="1170" w:type="dxa"/>
          </w:tcPr>
          <w:p w14:paraId="4EDE26CC" w14:textId="77777777" w:rsidR="002077FA" w:rsidRPr="00487927" w:rsidRDefault="002077FA" w:rsidP="00000C3C">
            <w:pPr>
              <w:jc w:val="center"/>
              <w:rPr>
                <w:rFonts w:cstheme="minorHAnsi"/>
                <w:szCs w:val="20"/>
              </w:rPr>
            </w:pPr>
          </w:p>
        </w:tc>
      </w:tr>
      <w:tr w:rsidR="002077FA" w:rsidRPr="00487927" w14:paraId="16DFB9FB" w14:textId="3B834976" w:rsidTr="002077FA">
        <w:tc>
          <w:tcPr>
            <w:tcW w:w="1255" w:type="dxa"/>
          </w:tcPr>
          <w:p w14:paraId="65C3C27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09443A" w14:textId="1321DEA3" w:rsidR="002077FA" w:rsidRPr="00487927" w:rsidRDefault="002077FA" w:rsidP="00000C3C">
            <w:pPr>
              <w:jc w:val="center"/>
              <w:rPr>
                <w:rFonts w:cstheme="minorHAnsi"/>
                <w:szCs w:val="20"/>
              </w:rPr>
            </w:pPr>
          </w:p>
        </w:tc>
        <w:tc>
          <w:tcPr>
            <w:tcW w:w="1080" w:type="dxa"/>
          </w:tcPr>
          <w:p w14:paraId="7943D498" w14:textId="77777777" w:rsidR="002077FA" w:rsidRPr="00487927" w:rsidRDefault="002077FA" w:rsidP="00000C3C">
            <w:pPr>
              <w:jc w:val="center"/>
              <w:rPr>
                <w:rFonts w:cstheme="minorHAnsi"/>
                <w:szCs w:val="20"/>
              </w:rPr>
            </w:pPr>
          </w:p>
        </w:tc>
        <w:tc>
          <w:tcPr>
            <w:tcW w:w="1080" w:type="dxa"/>
          </w:tcPr>
          <w:p w14:paraId="1BC8CA56" w14:textId="77777777" w:rsidR="002077FA" w:rsidRPr="00487927" w:rsidRDefault="002077FA" w:rsidP="00000C3C">
            <w:pPr>
              <w:jc w:val="center"/>
              <w:rPr>
                <w:rFonts w:cstheme="minorHAnsi"/>
                <w:szCs w:val="20"/>
              </w:rPr>
            </w:pPr>
          </w:p>
        </w:tc>
        <w:tc>
          <w:tcPr>
            <w:tcW w:w="1080" w:type="dxa"/>
          </w:tcPr>
          <w:p w14:paraId="588B207D" w14:textId="631445DB" w:rsidR="002077FA" w:rsidRPr="00487927" w:rsidRDefault="002077FA" w:rsidP="00000C3C">
            <w:pPr>
              <w:jc w:val="center"/>
              <w:rPr>
                <w:rFonts w:cstheme="minorHAnsi"/>
                <w:szCs w:val="20"/>
              </w:rPr>
            </w:pPr>
          </w:p>
        </w:tc>
        <w:tc>
          <w:tcPr>
            <w:tcW w:w="1080" w:type="dxa"/>
          </w:tcPr>
          <w:p w14:paraId="6C6A36D2" w14:textId="77777777" w:rsidR="002077FA" w:rsidRPr="00487927" w:rsidRDefault="002077FA" w:rsidP="00000C3C">
            <w:pPr>
              <w:jc w:val="center"/>
              <w:rPr>
                <w:rFonts w:cstheme="minorHAnsi"/>
                <w:szCs w:val="20"/>
              </w:rPr>
            </w:pPr>
          </w:p>
        </w:tc>
        <w:tc>
          <w:tcPr>
            <w:tcW w:w="1170" w:type="dxa"/>
          </w:tcPr>
          <w:p w14:paraId="36A5F62E" w14:textId="77777777" w:rsidR="002077FA" w:rsidRPr="00487927" w:rsidRDefault="002077FA" w:rsidP="00000C3C">
            <w:pPr>
              <w:jc w:val="center"/>
              <w:rPr>
                <w:rFonts w:cstheme="minorHAnsi"/>
                <w:szCs w:val="20"/>
              </w:rPr>
            </w:pPr>
          </w:p>
        </w:tc>
      </w:tr>
      <w:tr w:rsidR="002077FA" w:rsidRPr="00487927" w14:paraId="650FEC08" w14:textId="17E21309" w:rsidTr="002077FA">
        <w:tc>
          <w:tcPr>
            <w:tcW w:w="1255" w:type="dxa"/>
          </w:tcPr>
          <w:p w14:paraId="77B7DB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6FC7D5" w14:textId="21E1717C" w:rsidR="002077FA" w:rsidRPr="00487927" w:rsidRDefault="002077FA" w:rsidP="00000C3C">
            <w:pPr>
              <w:jc w:val="center"/>
              <w:rPr>
                <w:rFonts w:cstheme="minorHAnsi"/>
                <w:szCs w:val="20"/>
              </w:rPr>
            </w:pPr>
          </w:p>
        </w:tc>
        <w:tc>
          <w:tcPr>
            <w:tcW w:w="1080" w:type="dxa"/>
          </w:tcPr>
          <w:p w14:paraId="3A5AD7C7" w14:textId="77777777" w:rsidR="002077FA" w:rsidRPr="00487927" w:rsidRDefault="002077FA" w:rsidP="00000C3C">
            <w:pPr>
              <w:jc w:val="center"/>
              <w:rPr>
                <w:rFonts w:cstheme="minorHAnsi"/>
                <w:szCs w:val="20"/>
              </w:rPr>
            </w:pPr>
          </w:p>
        </w:tc>
        <w:tc>
          <w:tcPr>
            <w:tcW w:w="1080" w:type="dxa"/>
          </w:tcPr>
          <w:p w14:paraId="06CAB6A0" w14:textId="77777777" w:rsidR="002077FA" w:rsidRPr="00487927" w:rsidRDefault="002077FA" w:rsidP="00000C3C">
            <w:pPr>
              <w:jc w:val="center"/>
              <w:rPr>
                <w:rFonts w:cstheme="minorHAnsi"/>
                <w:szCs w:val="20"/>
              </w:rPr>
            </w:pPr>
          </w:p>
        </w:tc>
        <w:tc>
          <w:tcPr>
            <w:tcW w:w="1080" w:type="dxa"/>
          </w:tcPr>
          <w:p w14:paraId="52521503" w14:textId="01070EAD" w:rsidR="002077FA" w:rsidRPr="00487927" w:rsidRDefault="002077FA" w:rsidP="00000C3C">
            <w:pPr>
              <w:jc w:val="center"/>
              <w:rPr>
                <w:rFonts w:cstheme="minorHAnsi"/>
                <w:szCs w:val="20"/>
              </w:rPr>
            </w:pPr>
          </w:p>
        </w:tc>
        <w:tc>
          <w:tcPr>
            <w:tcW w:w="1080" w:type="dxa"/>
          </w:tcPr>
          <w:p w14:paraId="31FCFDBD" w14:textId="77777777" w:rsidR="002077FA" w:rsidRPr="00487927" w:rsidRDefault="002077FA" w:rsidP="00000C3C">
            <w:pPr>
              <w:jc w:val="center"/>
              <w:rPr>
                <w:rFonts w:cstheme="minorHAnsi"/>
                <w:szCs w:val="20"/>
              </w:rPr>
            </w:pPr>
          </w:p>
        </w:tc>
        <w:tc>
          <w:tcPr>
            <w:tcW w:w="1170" w:type="dxa"/>
          </w:tcPr>
          <w:p w14:paraId="57010F51" w14:textId="77777777" w:rsidR="002077FA" w:rsidRPr="00487927" w:rsidRDefault="002077FA" w:rsidP="00000C3C">
            <w:pPr>
              <w:jc w:val="center"/>
              <w:rPr>
                <w:rFonts w:cstheme="minorHAnsi"/>
                <w:szCs w:val="20"/>
              </w:rPr>
            </w:pPr>
          </w:p>
        </w:tc>
      </w:tr>
      <w:tr w:rsidR="002077FA" w:rsidRPr="00487927" w14:paraId="0C72043A" w14:textId="5EB58877" w:rsidTr="002077FA">
        <w:tc>
          <w:tcPr>
            <w:tcW w:w="1255" w:type="dxa"/>
          </w:tcPr>
          <w:p w14:paraId="652C9E7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C75A58" w14:textId="76C48302" w:rsidR="002077FA" w:rsidRPr="00487927" w:rsidRDefault="002077FA" w:rsidP="00000C3C">
            <w:pPr>
              <w:jc w:val="center"/>
              <w:rPr>
                <w:rFonts w:cstheme="minorHAnsi"/>
                <w:szCs w:val="20"/>
              </w:rPr>
            </w:pPr>
          </w:p>
        </w:tc>
        <w:tc>
          <w:tcPr>
            <w:tcW w:w="1080" w:type="dxa"/>
          </w:tcPr>
          <w:p w14:paraId="19C9594B" w14:textId="77777777" w:rsidR="002077FA" w:rsidRPr="00487927" w:rsidRDefault="002077FA" w:rsidP="00000C3C">
            <w:pPr>
              <w:jc w:val="center"/>
              <w:rPr>
                <w:rFonts w:cstheme="minorHAnsi"/>
                <w:szCs w:val="20"/>
              </w:rPr>
            </w:pPr>
          </w:p>
        </w:tc>
        <w:tc>
          <w:tcPr>
            <w:tcW w:w="1080" w:type="dxa"/>
          </w:tcPr>
          <w:p w14:paraId="339FAE1B" w14:textId="77777777" w:rsidR="002077FA" w:rsidRPr="00487927" w:rsidRDefault="002077FA" w:rsidP="00000C3C">
            <w:pPr>
              <w:jc w:val="center"/>
              <w:rPr>
                <w:rFonts w:cstheme="minorHAnsi"/>
                <w:szCs w:val="20"/>
              </w:rPr>
            </w:pPr>
          </w:p>
        </w:tc>
        <w:tc>
          <w:tcPr>
            <w:tcW w:w="1080" w:type="dxa"/>
          </w:tcPr>
          <w:p w14:paraId="29E1E77E" w14:textId="29CCDF4F" w:rsidR="002077FA" w:rsidRPr="00487927" w:rsidRDefault="002077FA" w:rsidP="00000C3C">
            <w:pPr>
              <w:jc w:val="center"/>
              <w:rPr>
                <w:rFonts w:cstheme="minorHAnsi"/>
                <w:szCs w:val="20"/>
              </w:rPr>
            </w:pPr>
          </w:p>
        </w:tc>
        <w:tc>
          <w:tcPr>
            <w:tcW w:w="1080" w:type="dxa"/>
          </w:tcPr>
          <w:p w14:paraId="5A7A9A9F" w14:textId="77777777" w:rsidR="002077FA" w:rsidRPr="00487927" w:rsidRDefault="002077FA" w:rsidP="00000C3C">
            <w:pPr>
              <w:jc w:val="center"/>
              <w:rPr>
                <w:rFonts w:cstheme="minorHAnsi"/>
                <w:szCs w:val="20"/>
              </w:rPr>
            </w:pPr>
          </w:p>
        </w:tc>
        <w:tc>
          <w:tcPr>
            <w:tcW w:w="1170" w:type="dxa"/>
          </w:tcPr>
          <w:p w14:paraId="7541289A" w14:textId="77777777" w:rsidR="002077FA" w:rsidRPr="00487927" w:rsidRDefault="002077FA" w:rsidP="00000C3C">
            <w:pPr>
              <w:jc w:val="center"/>
              <w:rPr>
                <w:rFonts w:cstheme="minorHAnsi"/>
                <w:szCs w:val="20"/>
              </w:rPr>
            </w:pPr>
          </w:p>
        </w:tc>
      </w:tr>
      <w:tr w:rsidR="002077FA" w:rsidRPr="00487927" w14:paraId="1566056B" w14:textId="5FBF80F2" w:rsidTr="002077FA">
        <w:tc>
          <w:tcPr>
            <w:tcW w:w="1255" w:type="dxa"/>
          </w:tcPr>
          <w:p w14:paraId="0747658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0E1B45" w14:textId="792CA057" w:rsidR="002077FA" w:rsidRPr="00487927" w:rsidRDefault="002077FA" w:rsidP="00000C3C">
            <w:pPr>
              <w:jc w:val="center"/>
              <w:rPr>
                <w:rFonts w:cstheme="minorHAnsi"/>
                <w:szCs w:val="20"/>
              </w:rPr>
            </w:pPr>
          </w:p>
        </w:tc>
        <w:tc>
          <w:tcPr>
            <w:tcW w:w="1080" w:type="dxa"/>
          </w:tcPr>
          <w:p w14:paraId="50575892" w14:textId="77777777" w:rsidR="002077FA" w:rsidRPr="00487927" w:rsidRDefault="002077FA" w:rsidP="00000C3C">
            <w:pPr>
              <w:jc w:val="center"/>
              <w:rPr>
                <w:rFonts w:cstheme="minorHAnsi"/>
                <w:szCs w:val="20"/>
              </w:rPr>
            </w:pPr>
          </w:p>
        </w:tc>
        <w:tc>
          <w:tcPr>
            <w:tcW w:w="1080" w:type="dxa"/>
          </w:tcPr>
          <w:p w14:paraId="30CA6927" w14:textId="77777777" w:rsidR="002077FA" w:rsidRPr="00487927" w:rsidRDefault="002077FA" w:rsidP="00000C3C">
            <w:pPr>
              <w:jc w:val="center"/>
              <w:rPr>
                <w:rFonts w:cstheme="minorHAnsi"/>
                <w:szCs w:val="20"/>
              </w:rPr>
            </w:pPr>
          </w:p>
        </w:tc>
        <w:tc>
          <w:tcPr>
            <w:tcW w:w="1080" w:type="dxa"/>
          </w:tcPr>
          <w:p w14:paraId="0D390740" w14:textId="0FE7202F" w:rsidR="002077FA" w:rsidRPr="00487927" w:rsidRDefault="002077FA" w:rsidP="00000C3C">
            <w:pPr>
              <w:jc w:val="center"/>
              <w:rPr>
                <w:rFonts w:cstheme="minorHAnsi"/>
                <w:szCs w:val="20"/>
              </w:rPr>
            </w:pPr>
          </w:p>
        </w:tc>
        <w:tc>
          <w:tcPr>
            <w:tcW w:w="1080" w:type="dxa"/>
          </w:tcPr>
          <w:p w14:paraId="5FD7EC47" w14:textId="77777777" w:rsidR="002077FA" w:rsidRPr="00487927" w:rsidRDefault="002077FA" w:rsidP="00000C3C">
            <w:pPr>
              <w:jc w:val="center"/>
              <w:rPr>
                <w:rFonts w:cstheme="minorHAnsi"/>
                <w:szCs w:val="20"/>
              </w:rPr>
            </w:pPr>
          </w:p>
        </w:tc>
        <w:tc>
          <w:tcPr>
            <w:tcW w:w="1170" w:type="dxa"/>
          </w:tcPr>
          <w:p w14:paraId="50C2BE6C" w14:textId="77777777" w:rsidR="002077FA" w:rsidRPr="00487927" w:rsidRDefault="002077FA" w:rsidP="00000C3C">
            <w:pPr>
              <w:jc w:val="center"/>
              <w:rPr>
                <w:rFonts w:cstheme="minorHAnsi"/>
                <w:szCs w:val="20"/>
              </w:rPr>
            </w:pPr>
          </w:p>
        </w:tc>
      </w:tr>
      <w:tr w:rsidR="002077FA" w14:paraId="20166FF4" w14:textId="5A100E66" w:rsidTr="002077FA">
        <w:tc>
          <w:tcPr>
            <w:tcW w:w="1255" w:type="dxa"/>
            <w:hideMark/>
          </w:tcPr>
          <w:p w14:paraId="7C859FA0" w14:textId="77777777" w:rsidR="002077FA" w:rsidRDefault="002077FA">
            <w:pPr>
              <w:jc w:val="center"/>
              <w:rPr>
                <w:rFonts w:cstheme="minorHAnsi"/>
                <w:szCs w:val="20"/>
              </w:rPr>
            </w:pPr>
            <w:r>
              <w:rPr>
                <w:rFonts w:cstheme="minorHAnsi"/>
                <w:szCs w:val="20"/>
              </w:rPr>
              <w:t>0705_01</w:t>
            </w:r>
          </w:p>
        </w:tc>
        <w:tc>
          <w:tcPr>
            <w:tcW w:w="1080" w:type="dxa"/>
            <w:hideMark/>
          </w:tcPr>
          <w:p w14:paraId="2D49B17D" w14:textId="77777777" w:rsidR="002077FA" w:rsidRDefault="002077FA">
            <w:pPr>
              <w:jc w:val="center"/>
              <w:rPr>
                <w:rFonts w:cstheme="minorHAnsi"/>
                <w:szCs w:val="20"/>
              </w:rPr>
            </w:pPr>
            <w:r>
              <w:rPr>
                <w:rFonts w:cstheme="minorHAnsi"/>
                <w:szCs w:val="20"/>
              </w:rPr>
              <w:t>•</w:t>
            </w:r>
          </w:p>
        </w:tc>
        <w:tc>
          <w:tcPr>
            <w:tcW w:w="1080" w:type="dxa"/>
            <w:hideMark/>
          </w:tcPr>
          <w:p w14:paraId="7F2AE5B1" w14:textId="77777777" w:rsidR="002077FA" w:rsidRDefault="002077FA">
            <w:pPr>
              <w:jc w:val="center"/>
              <w:rPr>
                <w:rFonts w:cstheme="minorHAnsi"/>
                <w:szCs w:val="20"/>
              </w:rPr>
            </w:pPr>
            <w:r>
              <w:rPr>
                <w:rFonts w:cstheme="minorHAnsi"/>
                <w:szCs w:val="20"/>
              </w:rPr>
              <w:t>•</w:t>
            </w:r>
          </w:p>
        </w:tc>
        <w:tc>
          <w:tcPr>
            <w:tcW w:w="1080" w:type="dxa"/>
          </w:tcPr>
          <w:p w14:paraId="2BBABCF9" w14:textId="77777777" w:rsidR="002077FA" w:rsidRDefault="002077FA">
            <w:pPr>
              <w:jc w:val="center"/>
              <w:rPr>
                <w:rFonts w:cstheme="minorHAnsi"/>
                <w:szCs w:val="20"/>
              </w:rPr>
            </w:pPr>
          </w:p>
        </w:tc>
        <w:tc>
          <w:tcPr>
            <w:tcW w:w="1080" w:type="dxa"/>
          </w:tcPr>
          <w:p w14:paraId="35F07818" w14:textId="77777777" w:rsidR="002077FA" w:rsidRDefault="002077FA">
            <w:pPr>
              <w:jc w:val="center"/>
              <w:rPr>
                <w:rFonts w:cstheme="minorHAnsi"/>
                <w:szCs w:val="20"/>
              </w:rPr>
            </w:pPr>
          </w:p>
        </w:tc>
        <w:tc>
          <w:tcPr>
            <w:tcW w:w="1080" w:type="dxa"/>
            <w:hideMark/>
          </w:tcPr>
          <w:p w14:paraId="653C102D" w14:textId="77777777" w:rsidR="002077FA" w:rsidRDefault="002077FA">
            <w:pPr>
              <w:jc w:val="center"/>
              <w:rPr>
                <w:rFonts w:cstheme="minorHAnsi"/>
                <w:szCs w:val="20"/>
              </w:rPr>
            </w:pPr>
            <w:r>
              <w:rPr>
                <w:rFonts w:cstheme="minorHAnsi"/>
                <w:szCs w:val="20"/>
              </w:rPr>
              <w:t>•</w:t>
            </w:r>
          </w:p>
        </w:tc>
        <w:tc>
          <w:tcPr>
            <w:tcW w:w="1080" w:type="dxa"/>
          </w:tcPr>
          <w:p w14:paraId="4C4577EC" w14:textId="77777777" w:rsidR="002077FA" w:rsidRDefault="002077FA">
            <w:pPr>
              <w:jc w:val="center"/>
              <w:rPr>
                <w:rFonts w:cstheme="minorHAnsi"/>
                <w:szCs w:val="20"/>
              </w:rPr>
            </w:pPr>
          </w:p>
        </w:tc>
        <w:tc>
          <w:tcPr>
            <w:tcW w:w="1170" w:type="dxa"/>
          </w:tcPr>
          <w:p w14:paraId="35053EBD" w14:textId="77777777" w:rsidR="002077FA" w:rsidRDefault="002077FA">
            <w:pPr>
              <w:jc w:val="center"/>
              <w:rPr>
                <w:rFonts w:cstheme="minorHAnsi"/>
                <w:szCs w:val="20"/>
              </w:rPr>
            </w:pPr>
          </w:p>
        </w:tc>
      </w:tr>
      <w:tr w:rsidR="002077FA" w14:paraId="5A3C6FF3" w14:textId="2544B0C7" w:rsidTr="002077FA">
        <w:tc>
          <w:tcPr>
            <w:tcW w:w="1255" w:type="dxa"/>
            <w:hideMark/>
          </w:tcPr>
          <w:p w14:paraId="17D1A79A" w14:textId="77777777" w:rsidR="002077FA" w:rsidRDefault="002077FA">
            <w:pPr>
              <w:jc w:val="center"/>
              <w:rPr>
                <w:rFonts w:cstheme="minorHAnsi"/>
                <w:szCs w:val="20"/>
              </w:rPr>
            </w:pPr>
            <w:r>
              <w:rPr>
                <w:rFonts w:cstheme="minorHAnsi"/>
                <w:szCs w:val="20"/>
              </w:rPr>
              <w:t>0706_01</w:t>
            </w:r>
          </w:p>
        </w:tc>
        <w:tc>
          <w:tcPr>
            <w:tcW w:w="1080" w:type="dxa"/>
            <w:hideMark/>
          </w:tcPr>
          <w:p w14:paraId="61178F1E" w14:textId="77777777" w:rsidR="002077FA" w:rsidRDefault="002077FA">
            <w:pPr>
              <w:jc w:val="center"/>
              <w:rPr>
                <w:rFonts w:cstheme="minorHAnsi"/>
                <w:szCs w:val="20"/>
              </w:rPr>
            </w:pPr>
            <w:r>
              <w:rPr>
                <w:rFonts w:cstheme="minorHAnsi"/>
                <w:szCs w:val="20"/>
              </w:rPr>
              <w:t>•</w:t>
            </w:r>
          </w:p>
        </w:tc>
        <w:tc>
          <w:tcPr>
            <w:tcW w:w="1080" w:type="dxa"/>
            <w:hideMark/>
          </w:tcPr>
          <w:p w14:paraId="5FDA595F" w14:textId="77777777" w:rsidR="002077FA" w:rsidRDefault="002077FA">
            <w:pPr>
              <w:jc w:val="center"/>
              <w:rPr>
                <w:rFonts w:cstheme="minorHAnsi"/>
                <w:szCs w:val="20"/>
              </w:rPr>
            </w:pPr>
            <w:r>
              <w:rPr>
                <w:rFonts w:cstheme="minorHAnsi"/>
                <w:szCs w:val="20"/>
              </w:rPr>
              <w:t>•</w:t>
            </w:r>
          </w:p>
        </w:tc>
        <w:tc>
          <w:tcPr>
            <w:tcW w:w="1080" w:type="dxa"/>
          </w:tcPr>
          <w:p w14:paraId="56A38BCB" w14:textId="77777777" w:rsidR="002077FA" w:rsidRDefault="002077FA">
            <w:pPr>
              <w:jc w:val="center"/>
              <w:rPr>
                <w:rFonts w:cstheme="minorHAnsi"/>
                <w:szCs w:val="20"/>
              </w:rPr>
            </w:pPr>
          </w:p>
        </w:tc>
        <w:tc>
          <w:tcPr>
            <w:tcW w:w="1080" w:type="dxa"/>
          </w:tcPr>
          <w:p w14:paraId="5B36D55E" w14:textId="77777777" w:rsidR="002077FA" w:rsidRDefault="002077FA">
            <w:pPr>
              <w:jc w:val="center"/>
              <w:rPr>
                <w:rFonts w:cstheme="minorHAnsi"/>
                <w:szCs w:val="20"/>
              </w:rPr>
            </w:pPr>
          </w:p>
        </w:tc>
        <w:tc>
          <w:tcPr>
            <w:tcW w:w="1080" w:type="dxa"/>
            <w:hideMark/>
          </w:tcPr>
          <w:p w14:paraId="61A46331" w14:textId="77777777" w:rsidR="002077FA" w:rsidRDefault="002077FA">
            <w:pPr>
              <w:jc w:val="center"/>
              <w:rPr>
                <w:rFonts w:cstheme="minorHAnsi"/>
                <w:szCs w:val="20"/>
              </w:rPr>
            </w:pPr>
            <w:r>
              <w:rPr>
                <w:rFonts w:cstheme="minorHAnsi"/>
                <w:szCs w:val="20"/>
              </w:rPr>
              <w:t>•</w:t>
            </w:r>
          </w:p>
        </w:tc>
        <w:tc>
          <w:tcPr>
            <w:tcW w:w="1080" w:type="dxa"/>
          </w:tcPr>
          <w:p w14:paraId="7A7E4C27" w14:textId="77777777" w:rsidR="002077FA" w:rsidRDefault="002077FA">
            <w:pPr>
              <w:jc w:val="center"/>
              <w:rPr>
                <w:rFonts w:cstheme="minorHAnsi"/>
                <w:szCs w:val="20"/>
              </w:rPr>
            </w:pPr>
          </w:p>
        </w:tc>
        <w:tc>
          <w:tcPr>
            <w:tcW w:w="1170" w:type="dxa"/>
          </w:tcPr>
          <w:p w14:paraId="573E8D25" w14:textId="77777777" w:rsidR="002077FA" w:rsidRDefault="002077FA">
            <w:pPr>
              <w:jc w:val="center"/>
              <w:rPr>
                <w:rFonts w:cstheme="minorHAnsi"/>
                <w:szCs w:val="20"/>
              </w:rPr>
            </w:pPr>
          </w:p>
        </w:tc>
      </w:tr>
      <w:tr w:rsidR="002077FA" w:rsidRPr="00487927" w14:paraId="1EE7162E" w14:textId="15B9AFE4" w:rsidTr="002077FA">
        <w:tc>
          <w:tcPr>
            <w:tcW w:w="1255" w:type="dxa"/>
            <w:shd w:val="clear" w:color="auto" w:fill="D6E3BC" w:themeFill="accent3" w:themeFillTint="66"/>
          </w:tcPr>
          <w:p w14:paraId="7D698F1E" w14:textId="74073FBB" w:rsidR="002077FA" w:rsidRPr="007B756C" w:rsidRDefault="002077FA" w:rsidP="00000C3C">
            <w:pPr>
              <w:jc w:val="center"/>
              <w:rPr>
                <w:rFonts w:cstheme="minorHAnsi"/>
                <w:b/>
                <w:szCs w:val="20"/>
              </w:rPr>
            </w:pPr>
            <w:proofErr w:type="spellStart"/>
            <w:r w:rsidRPr="007B756C">
              <w:rPr>
                <w:rFonts w:cstheme="minorHAnsi"/>
                <w:b/>
                <w:szCs w:val="20"/>
              </w:rPr>
              <w:t>Misc</w:t>
            </w:r>
            <w:proofErr w:type="spellEnd"/>
          </w:p>
        </w:tc>
        <w:tc>
          <w:tcPr>
            <w:tcW w:w="1080" w:type="dxa"/>
            <w:shd w:val="clear" w:color="auto" w:fill="D6E3BC" w:themeFill="accent3" w:themeFillTint="66"/>
          </w:tcPr>
          <w:p w14:paraId="55A4753F"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132DBC3"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25949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7C15884"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0F6D91A1"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9788083"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0F9D8371" w14:textId="77777777" w:rsidR="002077FA" w:rsidRPr="00487927" w:rsidRDefault="002077FA" w:rsidP="00000C3C">
            <w:pPr>
              <w:jc w:val="center"/>
              <w:rPr>
                <w:rFonts w:cstheme="minorHAnsi"/>
                <w:szCs w:val="20"/>
              </w:rPr>
            </w:pPr>
          </w:p>
        </w:tc>
      </w:tr>
      <w:tr w:rsidR="002077FA" w:rsidRPr="00487927" w14:paraId="7EB7EBC3" w14:textId="28C82FB6" w:rsidTr="002077FA">
        <w:tc>
          <w:tcPr>
            <w:tcW w:w="1255" w:type="dxa"/>
          </w:tcPr>
          <w:p w14:paraId="480E393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B56D22" w14:textId="74E4B34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234477" w14:textId="1F4C4A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83D70" w14:textId="41FD4A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28AB1D" w14:textId="72A439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3931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2DB32A9" w14:textId="77777777" w:rsidR="002077FA" w:rsidRPr="00487927" w:rsidRDefault="002077FA" w:rsidP="00000C3C">
            <w:pPr>
              <w:jc w:val="center"/>
              <w:rPr>
                <w:rFonts w:cstheme="minorHAnsi"/>
                <w:szCs w:val="20"/>
              </w:rPr>
            </w:pPr>
          </w:p>
        </w:tc>
      </w:tr>
      <w:tr w:rsidR="002077FA" w:rsidRPr="00487927" w14:paraId="2CB56BE7" w14:textId="4E333331" w:rsidTr="002077FA">
        <w:tc>
          <w:tcPr>
            <w:tcW w:w="1255" w:type="dxa"/>
          </w:tcPr>
          <w:p w14:paraId="58D4206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EAD60B" w14:textId="201D7C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195FE" w14:textId="4CE4C4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C361F5" w14:textId="2D2E0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82255AA" w14:textId="6B69BE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3D23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D3FC8AD" w14:textId="77777777" w:rsidR="002077FA" w:rsidRPr="00487927" w:rsidRDefault="002077FA" w:rsidP="00000C3C">
            <w:pPr>
              <w:jc w:val="center"/>
              <w:rPr>
                <w:rFonts w:cstheme="minorHAnsi"/>
                <w:szCs w:val="20"/>
              </w:rPr>
            </w:pPr>
          </w:p>
        </w:tc>
      </w:tr>
      <w:tr w:rsidR="002077FA" w:rsidRPr="00487927" w14:paraId="317D930D" w14:textId="33026193" w:rsidTr="002077FA">
        <w:tc>
          <w:tcPr>
            <w:tcW w:w="1255" w:type="dxa"/>
          </w:tcPr>
          <w:p w14:paraId="36141B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65B9BE" w14:textId="532F71C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7454CAF" w14:textId="7F53CD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448A19" w14:textId="592EA91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5938BE9" w14:textId="2C91DF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6B33F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661E3D" w14:textId="77777777" w:rsidR="002077FA" w:rsidRPr="00487927" w:rsidRDefault="002077FA" w:rsidP="00000C3C">
            <w:pPr>
              <w:jc w:val="center"/>
              <w:rPr>
                <w:rFonts w:cstheme="minorHAnsi"/>
                <w:szCs w:val="20"/>
              </w:rPr>
            </w:pPr>
          </w:p>
        </w:tc>
      </w:tr>
      <w:tr w:rsidR="002077FA" w:rsidRPr="00487927" w14:paraId="1ABF1CD4" w14:textId="51A30232" w:rsidTr="002077FA">
        <w:tc>
          <w:tcPr>
            <w:tcW w:w="1255" w:type="dxa"/>
          </w:tcPr>
          <w:p w14:paraId="216F054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2991D0" w14:textId="6CB45C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1DD63E" w14:textId="4CF30D4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6A318E" w14:textId="6E190A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CBB46D" w14:textId="2772E9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D5879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59811B3" w14:textId="77777777" w:rsidR="002077FA" w:rsidRPr="00487927" w:rsidRDefault="002077FA" w:rsidP="00000C3C">
            <w:pPr>
              <w:jc w:val="center"/>
              <w:rPr>
                <w:rFonts w:cstheme="minorHAnsi"/>
                <w:szCs w:val="20"/>
              </w:rPr>
            </w:pPr>
          </w:p>
        </w:tc>
      </w:tr>
      <w:tr w:rsidR="002077FA" w:rsidRPr="00487927" w14:paraId="58C9C8D2" w14:textId="65EC028D" w:rsidTr="002077FA">
        <w:tc>
          <w:tcPr>
            <w:tcW w:w="1255" w:type="dxa"/>
          </w:tcPr>
          <w:p w14:paraId="2EC36C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13F47" w14:textId="09602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0631B" w14:textId="2351B6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774969" w14:textId="51B99C5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553B9D" w14:textId="4AFC0C7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CF86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A2AC53F" w14:textId="77777777" w:rsidR="002077FA" w:rsidRPr="00487927" w:rsidRDefault="002077FA" w:rsidP="00000C3C">
            <w:pPr>
              <w:jc w:val="center"/>
              <w:rPr>
                <w:rFonts w:cstheme="minorHAnsi"/>
                <w:szCs w:val="20"/>
              </w:rPr>
            </w:pPr>
          </w:p>
        </w:tc>
      </w:tr>
      <w:tr w:rsidR="002077FA" w:rsidRPr="00487927" w14:paraId="602CA97F" w14:textId="45DDDC8D" w:rsidTr="002077FA">
        <w:tc>
          <w:tcPr>
            <w:tcW w:w="1255" w:type="dxa"/>
          </w:tcPr>
          <w:p w14:paraId="504CA6B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A5728F" w14:textId="612B3B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FBBF16" w14:textId="10E2D9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EAD09" w14:textId="58AF14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289FE2" w14:textId="754817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8A62F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B62DED1" w14:textId="77777777" w:rsidR="002077FA" w:rsidRPr="00487927" w:rsidRDefault="002077FA" w:rsidP="00000C3C">
            <w:pPr>
              <w:jc w:val="center"/>
              <w:rPr>
                <w:rFonts w:cstheme="minorHAnsi"/>
                <w:szCs w:val="20"/>
              </w:rPr>
            </w:pPr>
          </w:p>
        </w:tc>
      </w:tr>
      <w:tr w:rsidR="002077FA" w:rsidRPr="00487927" w14:paraId="66A02F20" w14:textId="4B0AF0B6" w:rsidTr="002077FA">
        <w:tc>
          <w:tcPr>
            <w:tcW w:w="1255" w:type="dxa"/>
          </w:tcPr>
          <w:p w14:paraId="7BED71A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2E7C3E" w14:textId="1FF7DE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A4306F0" w14:textId="69B030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F76944" w14:textId="4FA92EB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614F89" w14:textId="53012BB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34FBA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DC14876" w14:textId="77777777" w:rsidR="002077FA" w:rsidRPr="00487927" w:rsidRDefault="002077FA" w:rsidP="00000C3C">
            <w:pPr>
              <w:jc w:val="center"/>
              <w:rPr>
                <w:rFonts w:cstheme="minorHAnsi"/>
                <w:szCs w:val="20"/>
              </w:rPr>
            </w:pPr>
          </w:p>
        </w:tc>
      </w:tr>
      <w:tr w:rsidR="002077FA" w:rsidRPr="00487927" w14:paraId="2FF4B847" w14:textId="7B05C89B" w:rsidTr="002077FA">
        <w:tc>
          <w:tcPr>
            <w:tcW w:w="1255" w:type="dxa"/>
          </w:tcPr>
          <w:p w14:paraId="27356FD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8110A89" w14:textId="57AD20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E13AA2" w14:textId="27503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888DCB" w14:textId="2871532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CE0BC6" w14:textId="248E48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A69B4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7EDD853" w14:textId="77777777" w:rsidR="002077FA" w:rsidRPr="00487927" w:rsidRDefault="002077FA" w:rsidP="00000C3C">
            <w:pPr>
              <w:jc w:val="center"/>
              <w:rPr>
                <w:rFonts w:cstheme="minorHAnsi"/>
                <w:szCs w:val="20"/>
              </w:rPr>
            </w:pPr>
          </w:p>
        </w:tc>
      </w:tr>
      <w:tr w:rsidR="002077FA" w:rsidRPr="00487927" w14:paraId="41DDE094" w14:textId="6A909EEC" w:rsidTr="002077FA">
        <w:tc>
          <w:tcPr>
            <w:tcW w:w="1255" w:type="dxa"/>
          </w:tcPr>
          <w:p w14:paraId="5224C7A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0CBF7D" w14:textId="462FBA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A94B6" w14:textId="4B7D5E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196F57" w14:textId="1E8F0B7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1B0C7B" w14:textId="6EB45B2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BA9E0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92DBB78" w14:textId="77777777" w:rsidR="002077FA" w:rsidRPr="00487927" w:rsidRDefault="002077FA" w:rsidP="00000C3C">
            <w:pPr>
              <w:jc w:val="center"/>
              <w:rPr>
                <w:rFonts w:cstheme="minorHAnsi"/>
                <w:szCs w:val="20"/>
              </w:rPr>
            </w:pPr>
          </w:p>
        </w:tc>
      </w:tr>
      <w:tr w:rsidR="002077FA" w:rsidRPr="00487927" w14:paraId="3C55C76C" w14:textId="7A7DCE78" w:rsidTr="002077FA">
        <w:tc>
          <w:tcPr>
            <w:tcW w:w="1255" w:type="dxa"/>
          </w:tcPr>
          <w:p w14:paraId="4DE20BA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E5FFA6" w14:textId="40DBAB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E02806" w14:textId="23A5F0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F84093" w14:textId="70B83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8D786B" w14:textId="22D113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5177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766D6AB" w14:textId="77777777" w:rsidR="002077FA" w:rsidRPr="00487927" w:rsidRDefault="002077FA" w:rsidP="00000C3C">
            <w:pPr>
              <w:jc w:val="center"/>
              <w:rPr>
                <w:rFonts w:cstheme="minorHAnsi"/>
                <w:szCs w:val="20"/>
              </w:rPr>
            </w:pPr>
          </w:p>
        </w:tc>
      </w:tr>
      <w:tr w:rsidR="002077FA" w:rsidRPr="00487927" w14:paraId="763E87AD" w14:textId="4F462860" w:rsidTr="002077FA">
        <w:tc>
          <w:tcPr>
            <w:tcW w:w="1255" w:type="dxa"/>
          </w:tcPr>
          <w:p w14:paraId="05B04A7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5629D" w14:textId="662B47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F9581F" w14:textId="30140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A23E8E" w14:textId="6601CF5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450164" w14:textId="53D230A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5349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187C4F0" w14:textId="77777777" w:rsidR="002077FA" w:rsidRPr="00487927" w:rsidRDefault="002077FA" w:rsidP="00000C3C">
            <w:pPr>
              <w:jc w:val="center"/>
              <w:rPr>
                <w:rFonts w:cstheme="minorHAnsi"/>
                <w:szCs w:val="20"/>
              </w:rPr>
            </w:pPr>
          </w:p>
        </w:tc>
      </w:tr>
      <w:tr w:rsidR="002077FA" w:rsidRPr="00487927" w14:paraId="2CA9694C" w14:textId="609B11C3" w:rsidTr="002077FA">
        <w:tc>
          <w:tcPr>
            <w:tcW w:w="1255" w:type="dxa"/>
          </w:tcPr>
          <w:p w14:paraId="26BC4D8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63352" w14:textId="107E6B6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966004" w14:textId="0B4A1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C2DB95" w14:textId="6E7CAC9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1B8205" w14:textId="0846A2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57BA4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805593B" w14:textId="77777777" w:rsidR="002077FA" w:rsidRPr="00487927" w:rsidRDefault="002077FA" w:rsidP="00000C3C">
            <w:pPr>
              <w:jc w:val="center"/>
              <w:rPr>
                <w:rFonts w:cstheme="minorHAnsi"/>
                <w:szCs w:val="20"/>
              </w:rPr>
            </w:pPr>
          </w:p>
        </w:tc>
      </w:tr>
      <w:tr w:rsidR="002077FA" w:rsidRPr="00487927" w14:paraId="5E5340E6" w14:textId="403CFBC8" w:rsidTr="002077FA">
        <w:tc>
          <w:tcPr>
            <w:tcW w:w="1255" w:type="dxa"/>
          </w:tcPr>
          <w:p w14:paraId="03534EC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024545" w14:textId="5F5B87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F3BB7E" w14:textId="33C996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FBC1A21" w14:textId="3FF661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283027" w14:textId="066EB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CC089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E940F34" w14:textId="77777777" w:rsidR="002077FA" w:rsidRPr="00487927" w:rsidRDefault="002077FA" w:rsidP="00000C3C">
            <w:pPr>
              <w:jc w:val="center"/>
              <w:rPr>
                <w:rFonts w:cstheme="minorHAnsi"/>
                <w:szCs w:val="20"/>
              </w:rPr>
            </w:pPr>
          </w:p>
        </w:tc>
      </w:tr>
      <w:tr w:rsidR="002077FA" w:rsidRPr="00487927" w14:paraId="2B7B00A2" w14:textId="11183F25" w:rsidTr="002077FA">
        <w:tc>
          <w:tcPr>
            <w:tcW w:w="1255" w:type="dxa"/>
          </w:tcPr>
          <w:p w14:paraId="276C619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E89D66" w14:textId="02DD3A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57E70C" w14:textId="57939FA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0C2FA8" w14:textId="6A1743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DEB06BC" w14:textId="4E4347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E020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A3B2EA7" w14:textId="77777777" w:rsidR="002077FA" w:rsidRPr="00487927" w:rsidRDefault="002077FA" w:rsidP="00000C3C">
            <w:pPr>
              <w:jc w:val="center"/>
              <w:rPr>
                <w:rFonts w:cstheme="minorHAnsi"/>
                <w:szCs w:val="20"/>
              </w:rPr>
            </w:pPr>
          </w:p>
        </w:tc>
      </w:tr>
      <w:tr w:rsidR="002077FA" w:rsidRPr="00487927" w14:paraId="73028CF2" w14:textId="7B79B00E" w:rsidTr="002077FA">
        <w:tc>
          <w:tcPr>
            <w:tcW w:w="1255" w:type="dxa"/>
          </w:tcPr>
          <w:p w14:paraId="6DBD8FB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3E37B8" w14:textId="5096E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81F3D0" w14:textId="5561B3C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47DE9E2" w14:textId="198251E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EC4D29" w14:textId="1C8CE6C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58E408"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663FECD" w14:textId="77777777" w:rsidR="002077FA" w:rsidRPr="00487927" w:rsidRDefault="002077FA" w:rsidP="00000C3C">
            <w:pPr>
              <w:jc w:val="center"/>
              <w:rPr>
                <w:rFonts w:cstheme="minorHAnsi"/>
                <w:szCs w:val="20"/>
              </w:rPr>
            </w:pPr>
          </w:p>
        </w:tc>
      </w:tr>
      <w:tr w:rsidR="002077FA" w:rsidRPr="00487927" w14:paraId="641EE0FF" w14:textId="4532BFBC" w:rsidTr="002077FA">
        <w:tc>
          <w:tcPr>
            <w:tcW w:w="1255" w:type="dxa"/>
          </w:tcPr>
          <w:p w14:paraId="4325730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BBC1DF" w14:textId="47D2A4B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ED6A3B" w14:textId="203B6DE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A44AAC" w14:textId="378D430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093D0F" w14:textId="4D82668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78595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F27127" w14:textId="77777777" w:rsidR="002077FA" w:rsidRPr="00487927" w:rsidRDefault="002077FA" w:rsidP="00000C3C">
            <w:pPr>
              <w:jc w:val="center"/>
              <w:rPr>
                <w:rFonts w:cstheme="minorHAnsi"/>
                <w:szCs w:val="20"/>
              </w:rPr>
            </w:pPr>
          </w:p>
        </w:tc>
      </w:tr>
      <w:tr w:rsidR="002077FA" w:rsidRPr="00487927" w14:paraId="2CAA0637" w14:textId="5DEBC78C" w:rsidTr="002077FA">
        <w:tc>
          <w:tcPr>
            <w:tcW w:w="1255" w:type="dxa"/>
          </w:tcPr>
          <w:p w14:paraId="1DD8A23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D4C21F" w14:textId="602C6E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621333" w14:textId="22F50E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206E43" w14:textId="4150D57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27EF6F" w14:textId="1FD165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195CC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95332A8" w14:textId="77777777" w:rsidR="002077FA" w:rsidRPr="00487927" w:rsidRDefault="002077FA" w:rsidP="00000C3C">
            <w:pPr>
              <w:jc w:val="center"/>
              <w:rPr>
                <w:rFonts w:cstheme="minorHAnsi"/>
                <w:szCs w:val="20"/>
              </w:rPr>
            </w:pPr>
          </w:p>
        </w:tc>
      </w:tr>
      <w:tr w:rsidR="002077FA" w:rsidRPr="00487927" w14:paraId="4CB18AEC" w14:textId="47CB26FB" w:rsidTr="002077FA">
        <w:tc>
          <w:tcPr>
            <w:tcW w:w="1255" w:type="dxa"/>
          </w:tcPr>
          <w:p w14:paraId="3B760A0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A6C1061" w14:textId="3D9EB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316E59" w14:textId="2E3E7DF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3C7024" w14:textId="5519BD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D1E8C" w14:textId="5A32D5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49BB6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A33DC1" w14:textId="77777777" w:rsidR="002077FA" w:rsidRPr="00487927" w:rsidRDefault="002077FA" w:rsidP="00000C3C">
            <w:pPr>
              <w:jc w:val="center"/>
              <w:rPr>
                <w:rFonts w:cstheme="minorHAnsi"/>
                <w:szCs w:val="20"/>
              </w:rPr>
            </w:pPr>
          </w:p>
        </w:tc>
      </w:tr>
      <w:tr w:rsidR="002077FA" w:rsidRPr="00487927" w14:paraId="39B12AC6" w14:textId="2C84F566" w:rsidTr="002077FA">
        <w:tc>
          <w:tcPr>
            <w:tcW w:w="1255" w:type="dxa"/>
          </w:tcPr>
          <w:p w14:paraId="530B3A5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0CA6D8D" w14:textId="1E07F8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A306DC" w14:textId="2E7454C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A6A269" w14:textId="578D6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D9B8C7" w14:textId="08A6FF8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927C3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C70D32" w14:textId="77777777" w:rsidR="002077FA" w:rsidRPr="00487927" w:rsidRDefault="002077FA" w:rsidP="00000C3C">
            <w:pPr>
              <w:jc w:val="center"/>
              <w:rPr>
                <w:rFonts w:cstheme="minorHAnsi"/>
                <w:szCs w:val="20"/>
              </w:rPr>
            </w:pPr>
          </w:p>
        </w:tc>
      </w:tr>
      <w:tr w:rsidR="002077FA" w:rsidRPr="00487927" w14:paraId="10B5593F" w14:textId="0651E10E" w:rsidTr="002077FA">
        <w:tc>
          <w:tcPr>
            <w:tcW w:w="1255" w:type="dxa"/>
          </w:tcPr>
          <w:p w14:paraId="294915F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DCE4B2" w14:textId="5264E5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50073" w14:textId="3FE48E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3C7519" w14:textId="660775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3E6870" w14:textId="58B155F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39808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E3377CF" w14:textId="77777777" w:rsidR="002077FA" w:rsidRPr="00487927" w:rsidRDefault="002077FA" w:rsidP="00000C3C">
            <w:pPr>
              <w:jc w:val="center"/>
              <w:rPr>
                <w:rFonts w:cstheme="minorHAnsi"/>
                <w:szCs w:val="20"/>
              </w:rPr>
            </w:pPr>
          </w:p>
        </w:tc>
      </w:tr>
      <w:tr w:rsidR="002077FA" w:rsidRPr="00487927" w14:paraId="541E9002" w14:textId="6787E9A2" w:rsidTr="002077FA">
        <w:tc>
          <w:tcPr>
            <w:tcW w:w="1255" w:type="dxa"/>
          </w:tcPr>
          <w:p w14:paraId="3FF9A20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C8D64E" w14:textId="10F6797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4936E4" w14:textId="3E36513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649529" w14:textId="472AFC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D2554A" w14:textId="7864FD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16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1AD6D9" w14:textId="77777777" w:rsidR="002077FA" w:rsidRPr="00487927" w:rsidRDefault="002077FA" w:rsidP="00000C3C">
            <w:pPr>
              <w:jc w:val="center"/>
              <w:rPr>
                <w:rFonts w:cstheme="minorHAnsi"/>
                <w:szCs w:val="20"/>
              </w:rPr>
            </w:pPr>
          </w:p>
        </w:tc>
      </w:tr>
      <w:tr w:rsidR="002077FA" w:rsidRPr="00487927" w14:paraId="0C845572" w14:textId="74B12B5B" w:rsidTr="002077FA">
        <w:tc>
          <w:tcPr>
            <w:tcW w:w="1255" w:type="dxa"/>
          </w:tcPr>
          <w:p w14:paraId="7098F1B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7DDE69" w14:textId="2B6C7F5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805616" w14:textId="44D767A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8BE0A3" w14:textId="573541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CA2F66" w14:textId="0EBB32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919F3"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BD92ACF" w14:textId="77777777" w:rsidR="002077FA" w:rsidRPr="00487927" w:rsidRDefault="002077FA" w:rsidP="00000C3C">
            <w:pPr>
              <w:jc w:val="center"/>
              <w:rPr>
                <w:rFonts w:cstheme="minorHAnsi"/>
                <w:szCs w:val="20"/>
              </w:rPr>
            </w:pPr>
          </w:p>
        </w:tc>
      </w:tr>
      <w:tr w:rsidR="002077FA" w:rsidRPr="00487927" w14:paraId="0700CC08" w14:textId="654C1EA3" w:rsidTr="002077FA">
        <w:tc>
          <w:tcPr>
            <w:tcW w:w="1255" w:type="dxa"/>
          </w:tcPr>
          <w:p w14:paraId="0A110ED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02A" w14:textId="19C2F85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B38EA4" w14:textId="16AF567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1A0CF8" w14:textId="311E90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3A1579" w14:textId="1735AC2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56911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4405272" w14:textId="77777777" w:rsidR="002077FA" w:rsidRPr="00487927" w:rsidRDefault="002077FA" w:rsidP="00000C3C">
            <w:pPr>
              <w:jc w:val="center"/>
              <w:rPr>
                <w:rFonts w:cstheme="minorHAnsi"/>
                <w:szCs w:val="20"/>
              </w:rPr>
            </w:pPr>
          </w:p>
        </w:tc>
      </w:tr>
      <w:tr w:rsidR="002077FA" w:rsidRPr="00487927" w14:paraId="77812FC4" w14:textId="22A7A33A" w:rsidTr="002077FA">
        <w:tc>
          <w:tcPr>
            <w:tcW w:w="1255" w:type="dxa"/>
          </w:tcPr>
          <w:p w14:paraId="7E85BB2A"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B6A2A46" w14:textId="1C92BA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DF1AAE9" w14:textId="5F95F2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8BBCA9" w14:textId="7C9D901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2E4AE8C" w14:textId="5F702D6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A0919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2DAA4F" w14:textId="77777777" w:rsidR="002077FA" w:rsidRPr="00487927" w:rsidRDefault="002077FA" w:rsidP="00000C3C">
            <w:pPr>
              <w:jc w:val="center"/>
              <w:rPr>
                <w:rFonts w:cstheme="minorHAnsi"/>
                <w:szCs w:val="20"/>
              </w:rPr>
            </w:pPr>
          </w:p>
        </w:tc>
      </w:tr>
      <w:tr w:rsidR="002077FA" w:rsidRPr="00487927" w14:paraId="46828712" w14:textId="36EB620E" w:rsidTr="002077FA">
        <w:tc>
          <w:tcPr>
            <w:tcW w:w="1255" w:type="dxa"/>
          </w:tcPr>
          <w:p w14:paraId="64568EB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AEE87C" w14:textId="019455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16894" w14:textId="169039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1B76D2" w14:textId="43AE057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19D89B" w14:textId="24D193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779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1D8641" w14:textId="77777777" w:rsidR="002077FA" w:rsidRPr="00487927" w:rsidRDefault="002077FA" w:rsidP="00000C3C">
            <w:pPr>
              <w:jc w:val="center"/>
              <w:rPr>
                <w:rFonts w:cstheme="minorHAnsi"/>
                <w:szCs w:val="20"/>
              </w:rPr>
            </w:pPr>
          </w:p>
        </w:tc>
      </w:tr>
      <w:tr w:rsidR="002077FA" w:rsidRPr="00487927" w14:paraId="3B2E4D75" w14:textId="2AB45D48" w:rsidTr="002077FA">
        <w:tc>
          <w:tcPr>
            <w:tcW w:w="1255" w:type="dxa"/>
          </w:tcPr>
          <w:p w14:paraId="64A1D78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61B94" w14:textId="781FFA0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F91AB7" w14:textId="35F9CE1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AA1158" w14:textId="0614A62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3ECC5D2" w14:textId="13AA0C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6DE6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46B5BC3" w14:textId="77777777" w:rsidR="002077FA" w:rsidRPr="00487927" w:rsidRDefault="002077FA" w:rsidP="00000C3C">
            <w:pPr>
              <w:jc w:val="center"/>
              <w:rPr>
                <w:rFonts w:cstheme="minorHAnsi"/>
                <w:szCs w:val="20"/>
              </w:rPr>
            </w:pPr>
          </w:p>
        </w:tc>
      </w:tr>
      <w:tr w:rsidR="002077FA" w:rsidRPr="00487927" w14:paraId="2922C558" w14:textId="05AC220F" w:rsidTr="002077FA">
        <w:tc>
          <w:tcPr>
            <w:tcW w:w="1255" w:type="dxa"/>
          </w:tcPr>
          <w:p w14:paraId="1F66CFF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449D1B" w14:textId="1E6EE95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5B2B851" w14:textId="4B6441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1B8387" w14:textId="6136428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4BEA00" w14:textId="006865F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85CEFF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7A3413D" w14:textId="77777777" w:rsidR="002077FA" w:rsidRPr="00487927" w:rsidRDefault="002077FA" w:rsidP="00000C3C">
            <w:pPr>
              <w:jc w:val="center"/>
              <w:rPr>
                <w:rFonts w:cstheme="minorHAnsi"/>
                <w:szCs w:val="20"/>
              </w:rPr>
            </w:pPr>
          </w:p>
        </w:tc>
      </w:tr>
      <w:tr w:rsidR="002077FA" w:rsidRPr="00487927" w14:paraId="390E67FC" w14:textId="0D0A85F3" w:rsidTr="002077FA">
        <w:tc>
          <w:tcPr>
            <w:tcW w:w="1255" w:type="dxa"/>
          </w:tcPr>
          <w:p w14:paraId="00EBBD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D67372" w14:textId="4C255F1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5B9B6A" w14:textId="6026B44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262392" w14:textId="79A285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17D1D4" w14:textId="7A9195A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D9894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C16503" w14:textId="77777777" w:rsidR="002077FA" w:rsidRPr="00487927" w:rsidRDefault="002077FA" w:rsidP="00000C3C">
            <w:pPr>
              <w:jc w:val="center"/>
              <w:rPr>
                <w:rFonts w:cstheme="minorHAnsi"/>
                <w:szCs w:val="20"/>
              </w:rPr>
            </w:pPr>
          </w:p>
        </w:tc>
      </w:tr>
      <w:tr w:rsidR="002077FA" w:rsidRPr="00487927" w14:paraId="07E335E0" w14:textId="014D049A" w:rsidTr="002077FA">
        <w:tc>
          <w:tcPr>
            <w:tcW w:w="1255" w:type="dxa"/>
          </w:tcPr>
          <w:p w14:paraId="7CA8FC0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D97E71" w14:textId="062B0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A05496" w14:textId="47DF8ED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DDD65AC" w14:textId="6AE6F2F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D4B674" w14:textId="582F69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684E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2B639A0" w14:textId="77777777" w:rsidR="002077FA" w:rsidRPr="00487927" w:rsidRDefault="002077FA" w:rsidP="00000C3C">
            <w:pPr>
              <w:jc w:val="center"/>
              <w:rPr>
                <w:rFonts w:cstheme="minorHAnsi"/>
                <w:szCs w:val="20"/>
              </w:rPr>
            </w:pPr>
          </w:p>
        </w:tc>
      </w:tr>
      <w:tr w:rsidR="002077FA" w:rsidRPr="00487927" w14:paraId="2D4F75D8" w14:textId="23CD7303" w:rsidTr="002077FA">
        <w:tc>
          <w:tcPr>
            <w:tcW w:w="1255" w:type="dxa"/>
          </w:tcPr>
          <w:p w14:paraId="763E1AD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97B212" w14:textId="6630FF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517170C" w14:textId="6678AA8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584512" w14:textId="39037A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9736FB" w14:textId="2192447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124F7E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BC20ECC" w14:textId="77777777" w:rsidR="002077FA" w:rsidRPr="00487927" w:rsidRDefault="002077FA" w:rsidP="00000C3C">
            <w:pPr>
              <w:jc w:val="center"/>
              <w:rPr>
                <w:rFonts w:cstheme="minorHAnsi"/>
                <w:szCs w:val="20"/>
              </w:rPr>
            </w:pPr>
          </w:p>
        </w:tc>
      </w:tr>
      <w:tr w:rsidR="002077FA" w:rsidRPr="00487927" w14:paraId="7F13880E" w14:textId="7EBE64FC" w:rsidTr="002077FA">
        <w:tc>
          <w:tcPr>
            <w:tcW w:w="1255" w:type="dxa"/>
          </w:tcPr>
          <w:p w14:paraId="3406DDD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973AD" w14:textId="0383A6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613A" w14:textId="3E32A2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1B4C759" w14:textId="558C823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575CE8" w14:textId="6C5E88D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E941ECD"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351AEE" w14:textId="77777777" w:rsidR="002077FA" w:rsidRPr="00487927" w:rsidRDefault="002077FA" w:rsidP="00000C3C">
            <w:pPr>
              <w:jc w:val="center"/>
              <w:rPr>
                <w:rFonts w:cstheme="minorHAnsi"/>
                <w:szCs w:val="20"/>
              </w:rPr>
            </w:pPr>
          </w:p>
        </w:tc>
      </w:tr>
      <w:tr w:rsidR="002077FA" w:rsidRPr="00487927" w14:paraId="0F591C31" w14:textId="35571CF7" w:rsidTr="002077FA">
        <w:tc>
          <w:tcPr>
            <w:tcW w:w="1255" w:type="dxa"/>
          </w:tcPr>
          <w:p w14:paraId="06ADB70D"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1541253" w14:textId="383F94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E1A5C9" w14:textId="3788889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3F3EF1" w14:textId="0A6C58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4FDCDF" w14:textId="0F5064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D9299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9FEF6E9" w14:textId="77777777" w:rsidR="002077FA" w:rsidRPr="00487927" w:rsidRDefault="002077FA" w:rsidP="00000C3C">
            <w:pPr>
              <w:jc w:val="center"/>
              <w:rPr>
                <w:rFonts w:cstheme="minorHAnsi"/>
                <w:szCs w:val="20"/>
              </w:rPr>
            </w:pPr>
          </w:p>
        </w:tc>
      </w:tr>
      <w:tr w:rsidR="002077FA" w:rsidRPr="00487927" w14:paraId="4C8B50D0" w14:textId="755337E9" w:rsidTr="002077FA">
        <w:tc>
          <w:tcPr>
            <w:tcW w:w="1255" w:type="dxa"/>
          </w:tcPr>
          <w:p w14:paraId="4D715B2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0C22502" w14:textId="015221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1AD937" w14:textId="0BEBBF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B73BFBD" w14:textId="7985CBB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1288A9" w14:textId="075E65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911611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494DBBC" w14:textId="77777777" w:rsidR="002077FA" w:rsidRPr="00487927" w:rsidRDefault="002077FA" w:rsidP="00000C3C">
            <w:pPr>
              <w:jc w:val="center"/>
              <w:rPr>
                <w:rFonts w:cstheme="minorHAnsi"/>
                <w:szCs w:val="20"/>
              </w:rPr>
            </w:pPr>
          </w:p>
        </w:tc>
      </w:tr>
      <w:tr w:rsidR="002077FA" w:rsidRPr="00487927" w14:paraId="76AA4520" w14:textId="2DBE78F7" w:rsidTr="002077FA">
        <w:tc>
          <w:tcPr>
            <w:tcW w:w="1255" w:type="dxa"/>
          </w:tcPr>
          <w:p w14:paraId="6646AB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2BF47A" w14:textId="55C82FF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5DE7E8" w14:textId="6E0E0F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811EAF" w14:textId="1CE4D1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14ED1C5" w14:textId="328F88D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D2708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F336202" w14:textId="77777777" w:rsidR="002077FA" w:rsidRPr="00487927" w:rsidRDefault="002077FA" w:rsidP="00000C3C">
            <w:pPr>
              <w:jc w:val="center"/>
              <w:rPr>
                <w:rFonts w:cstheme="minorHAnsi"/>
                <w:szCs w:val="20"/>
              </w:rPr>
            </w:pPr>
          </w:p>
        </w:tc>
      </w:tr>
      <w:tr w:rsidR="002077FA" w:rsidRPr="00487927" w14:paraId="6E6847EE" w14:textId="7143F576" w:rsidTr="002077FA">
        <w:tc>
          <w:tcPr>
            <w:tcW w:w="1255" w:type="dxa"/>
          </w:tcPr>
          <w:p w14:paraId="788F436C" w14:textId="77777777" w:rsidR="002077FA" w:rsidRPr="00487927" w:rsidRDefault="002077FA" w:rsidP="00000C3C">
            <w:pPr>
              <w:jc w:val="center"/>
              <w:rPr>
                <w:rFonts w:cstheme="minorHAnsi"/>
                <w:szCs w:val="20"/>
              </w:rPr>
            </w:pPr>
            <w:r>
              <w:rPr>
                <w:rFonts w:cstheme="minorHAnsi"/>
                <w:szCs w:val="20"/>
              </w:rPr>
              <w:lastRenderedPageBreak/>
              <w:t>0</w:t>
            </w:r>
            <w:r w:rsidRPr="00487927">
              <w:rPr>
                <w:rFonts w:cstheme="minorHAnsi"/>
                <w:szCs w:val="20"/>
              </w:rPr>
              <w:t>905_08</w:t>
            </w:r>
          </w:p>
        </w:tc>
        <w:tc>
          <w:tcPr>
            <w:tcW w:w="1080" w:type="dxa"/>
          </w:tcPr>
          <w:p w14:paraId="5856E1E2" w14:textId="00C96C1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1A84F1" w14:textId="2C69225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E0A38AA" w14:textId="2C7C162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0F270E" w14:textId="113C265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36ACB06" w14:textId="3F82E81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FB64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2CB11E" w14:textId="77777777" w:rsidR="002077FA" w:rsidRPr="00487927" w:rsidRDefault="002077FA" w:rsidP="00000C3C">
            <w:pPr>
              <w:jc w:val="center"/>
              <w:rPr>
                <w:rFonts w:cstheme="minorHAnsi"/>
                <w:szCs w:val="20"/>
              </w:rPr>
            </w:pPr>
          </w:p>
        </w:tc>
      </w:tr>
      <w:tr w:rsidR="002077FA" w:rsidRPr="00487927" w14:paraId="2F39AE33" w14:textId="6893B279" w:rsidTr="002077FA">
        <w:tc>
          <w:tcPr>
            <w:tcW w:w="1255" w:type="dxa"/>
          </w:tcPr>
          <w:p w14:paraId="264A159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32AAE01" w14:textId="18246E2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0E7FD3" w14:textId="2F6B63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7188BD4" w14:textId="4B97CA3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20AAC" w14:textId="0C5A165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4025B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532BF5A" w14:textId="77777777" w:rsidR="002077FA" w:rsidRPr="00487927" w:rsidRDefault="002077FA" w:rsidP="00000C3C">
            <w:pPr>
              <w:jc w:val="center"/>
              <w:rPr>
                <w:rFonts w:cstheme="minorHAnsi"/>
                <w:szCs w:val="20"/>
              </w:rPr>
            </w:pPr>
          </w:p>
        </w:tc>
      </w:tr>
      <w:tr w:rsidR="002077FA" w:rsidRPr="00487927" w14:paraId="3FB1F859" w14:textId="06E388AF" w:rsidTr="002077FA">
        <w:tc>
          <w:tcPr>
            <w:tcW w:w="1255" w:type="dxa"/>
          </w:tcPr>
          <w:p w14:paraId="1A78BB1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AD2942" w14:textId="7691A7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446C8" w14:textId="45E797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8C54BF" w14:textId="1936A94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21497A7" w14:textId="03B93E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B0AB0D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FF62C3" w14:textId="77777777" w:rsidR="002077FA" w:rsidRPr="00487927" w:rsidRDefault="002077FA" w:rsidP="00000C3C">
            <w:pPr>
              <w:jc w:val="center"/>
              <w:rPr>
                <w:rFonts w:cstheme="minorHAnsi"/>
                <w:szCs w:val="20"/>
              </w:rPr>
            </w:pPr>
          </w:p>
        </w:tc>
      </w:tr>
      <w:tr w:rsidR="002077FA" w:rsidRPr="00487927" w14:paraId="09A4D420" w14:textId="1D7CADBB" w:rsidTr="002077FA">
        <w:tc>
          <w:tcPr>
            <w:tcW w:w="1255" w:type="dxa"/>
          </w:tcPr>
          <w:p w14:paraId="58AAE9E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DBA7A6" w14:textId="54982F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32AC15" w14:textId="60B5C5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E815003" w14:textId="6108F3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8BB514A" w14:textId="469C1F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2A506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3219F12" w14:textId="77777777" w:rsidR="002077FA" w:rsidRPr="00487927" w:rsidRDefault="002077FA" w:rsidP="00000C3C">
            <w:pPr>
              <w:jc w:val="center"/>
              <w:rPr>
                <w:rFonts w:cstheme="minorHAnsi"/>
                <w:szCs w:val="20"/>
              </w:rPr>
            </w:pPr>
          </w:p>
        </w:tc>
      </w:tr>
      <w:tr w:rsidR="002077FA" w:rsidRPr="00487927" w14:paraId="088EB07E" w14:textId="4BE061F6" w:rsidTr="002077FA">
        <w:tc>
          <w:tcPr>
            <w:tcW w:w="1255" w:type="dxa"/>
          </w:tcPr>
          <w:p w14:paraId="587FE5A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994445" w14:textId="21815F9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902FFF2" w14:textId="3872C2A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6E5F8B" w14:textId="2F6675F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DCE01C" w14:textId="71E7748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8E723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A1AEDD6" w14:textId="77777777" w:rsidR="002077FA" w:rsidRPr="00487927" w:rsidRDefault="002077FA" w:rsidP="00000C3C">
            <w:pPr>
              <w:jc w:val="center"/>
              <w:rPr>
                <w:rFonts w:cstheme="minorHAnsi"/>
                <w:szCs w:val="20"/>
              </w:rPr>
            </w:pPr>
          </w:p>
        </w:tc>
      </w:tr>
      <w:tr w:rsidR="002077FA" w:rsidRPr="00487927" w14:paraId="305A2121" w14:textId="762311EA" w:rsidTr="002077FA">
        <w:tc>
          <w:tcPr>
            <w:tcW w:w="1255" w:type="dxa"/>
          </w:tcPr>
          <w:p w14:paraId="45E8BB8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C6F259A" w14:textId="140AAFA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DD60159" w14:textId="25A392A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EC5FC5" w14:textId="08C781E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F024C94" w14:textId="405445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640961E"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3A7342DB" w14:textId="77777777" w:rsidR="002077FA" w:rsidRPr="00487927" w:rsidRDefault="002077FA" w:rsidP="00000C3C">
            <w:pPr>
              <w:jc w:val="center"/>
              <w:rPr>
                <w:rFonts w:cstheme="minorHAnsi"/>
                <w:szCs w:val="20"/>
              </w:rPr>
            </w:pPr>
          </w:p>
        </w:tc>
      </w:tr>
      <w:tr w:rsidR="002077FA" w:rsidRPr="00487927" w14:paraId="2ABFB648" w14:textId="72D8A758" w:rsidTr="002077FA">
        <w:tc>
          <w:tcPr>
            <w:tcW w:w="1255" w:type="dxa"/>
          </w:tcPr>
          <w:p w14:paraId="1B4DDD4C"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52F79CA" w14:textId="23D6313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4859F9C" w14:textId="0F3E242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217E2" w14:textId="68CF75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95FF14E" w14:textId="3622FA8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B91CA5"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7C98C85C" w14:textId="77777777" w:rsidR="002077FA" w:rsidRPr="00487927" w:rsidRDefault="002077FA" w:rsidP="00000C3C">
            <w:pPr>
              <w:jc w:val="center"/>
              <w:rPr>
                <w:rFonts w:cstheme="minorHAnsi"/>
                <w:szCs w:val="20"/>
              </w:rPr>
            </w:pPr>
          </w:p>
        </w:tc>
      </w:tr>
      <w:tr w:rsidR="002077FA" w:rsidRPr="00487927" w14:paraId="566E1737" w14:textId="0C4B791F" w:rsidTr="002077FA">
        <w:tc>
          <w:tcPr>
            <w:tcW w:w="1255" w:type="dxa"/>
          </w:tcPr>
          <w:p w14:paraId="58C3AE5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603EF42" w14:textId="74E484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7D4468" w14:textId="5DFCCB7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832D0" w14:textId="79DE6F8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FEA4E6" w14:textId="408B29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08D0F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6724BF0" w14:textId="77777777" w:rsidR="002077FA" w:rsidRPr="00487927" w:rsidRDefault="002077FA" w:rsidP="00000C3C">
            <w:pPr>
              <w:jc w:val="center"/>
              <w:rPr>
                <w:rFonts w:cstheme="minorHAnsi"/>
                <w:szCs w:val="20"/>
              </w:rPr>
            </w:pPr>
          </w:p>
        </w:tc>
      </w:tr>
      <w:tr w:rsidR="002077FA" w:rsidRPr="00487927" w14:paraId="699CDD76" w14:textId="29D82070" w:rsidTr="002077FA">
        <w:tc>
          <w:tcPr>
            <w:tcW w:w="1255" w:type="dxa"/>
          </w:tcPr>
          <w:p w14:paraId="7C3C3222"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5C4135" w14:textId="22D6739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D9CA63" w14:textId="4615BC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BDCEE87" w14:textId="65687F4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A3E55A9" w14:textId="7682329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691234"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36131E4" w14:textId="77777777" w:rsidR="002077FA" w:rsidRPr="00487927" w:rsidRDefault="002077FA" w:rsidP="00000C3C">
            <w:pPr>
              <w:jc w:val="center"/>
              <w:rPr>
                <w:rFonts w:cstheme="minorHAnsi"/>
                <w:szCs w:val="20"/>
              </w:rPr>
            </w:pPr>
          </w:p>
        </w:tc>
      </w:tr>
      <w:tr w:rsidR="002077FA" w:rsidRPr="00487927" w14:paraId="714E4FBA" w14:textId="22C3E36D" w:rsidTr="002077FA">
        <w:tc>
          <w:tcPr>
            <w:tcW w:w="1255" w:type="dxa"/>
          </w:tcPr>
          <w:p w14:paraId="5452C5D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67DED28" w14:textId="3AAF5E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FD440D" w14:textId="4AFB4C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F79F947" w14:textId="74E8AC4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FFD5A6" w14:textId="65B7991E"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CB40B09"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FF8A024" w14:textId="77777777" w:rsidR="002077FA" w:rsidRPr="00487927" w:rsidRDefault="002077FA" w:rsidP="00000C3C">
            <w:pPr>
              <w:jc w:val="center"/>
              <w:rPr>
                <w:rFonts w:cstheme="minorHAnsi"/>
                <w:szCs w:val="20"/>
              </w:rPr>
            </w:pPr>
          </w:p>
        </w:tc>
      </w:tr>
      <w:tr w:rsidR="002077FA" w:rsidRPr="00487927" w14:paraId="77D52323" w14:textId="1024733A" w:rsidTr="002077FA">
        <w:tc>
          <w:tcPr>
            <w:tcW w:w="1255" w:type="dxa"/>
          </w:tcPr>
          <w:p w14:paraId="670F102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7EBD387" w14:textId="2F4B32F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6192834" w14:textId="25A2039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873726F" w14:textId="1D25EA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D1ECBB1" w14:textId="155CE96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179237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1652BFE" w14:textId="77777777" w:rsidR="002077FA" w:rsidRPr="00487927" w:rsidRDefault="002077FA" w:rsidP="00000C3C">
            <w:pPr>
              <w:jc w:val="center"/>
              <w:rPr>
                <w:rFonts w:cstheme="minorHAnsi"/>
                <w:szCs w:val="20"/>
              </w:rPr>
            </w:pPr>
          </w:p>
        </w:tc>
      </w:tr>
      <w:tr w:rsidR="002077FA" w:rsidRPr="00487927" w14:paraId="1F95EAF1" w14:textId="0155AAC2" w:rsidTr="002077FA">
        <w:tc>
          <w:tcPr>
            <w:tcW w:w="1255" w:type="dxa"/>
          </w:tcPr>
          <w:p w14:paraId="710CADA6"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6EABB9" w14:textId="609ECF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77D699" w14:textId="537082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67FFD3" w14:textId="52A4C7A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BE99C5" w14:textId="6FF9C7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91DF1EF"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E849524" w14:textId="77777777" w:rsidR="002077FA" w:rsidRPr="00487927" w:rsidRDefault="002077FA" w:rsidP="00000C3C">
            <w:pPr>
              <w:jc w:val="center"/>
              <w:rPr>
                <w:rFonts w:cstheme="minorHAnsi"/>
                <w:szCs w:val="20"/>
              </w:rPr>
            </w:pPr>
          </w:p>
        </w:tc>
      </w:tr>
      <w:tr w:rsidR="002077FA" w:rsidRPr="00487927" w14:paraId="4B859D77" w14:textId="4F5A568D" w:rsidTr="002077FA">
        <w:tc>
          <w:tcPr>
            <w:tcW w:w="1255" w:type="dxa"/>
          </w:tcPr>
          <w:p w14:paraId="6C479A9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1EFA4" w14:textId="6F4A5EC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59EEA39" w14:textId="1E47C5B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94475D" w14:textId="168CC2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F533254" w14:textId="1CCE18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BEB2D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B747AC" w14:textId="77777777" w:rsidR="002077FA" w:rsidRPr="00487927" w:rsidRDefault="002077FA" w:rsidP="00000C3C">
            <w:pPr>
              <w:jc w:val="center"/>
              <w:rPr>
                <w:rFonts w:cstheme="minorHAnsi"/>
                <w:szCs w:val="20"/>
              </w:rPr>
            </w:pPr>
          </w:p>
        </w:tc>
      </w:tr>
      <w:tr w:rsidR="002077FA" w:rsidRPr="00487927" w14:paraId="47604FE1" w14:textId="2D457344" w:rsidTr="002077FA">
        <w:tc>
          <w:tcPr>
            <w:tcW w:w="1255" w:type="dxa"/>
          </w:tcPr>
          <w:p w14:paraId="2092817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F7D9609" w14:textId="21F9879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C955096" w14:textId="4278F9F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344D5A" w14:textId="311986C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FF1AF02" w14:textId="388270F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D3D47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C63D31D" w14:textId="77777777" w:rsidR="002077FA" w:rsidRPr="00487927" w:rsidRDefault="002077FA" w:rsidP="00000C3C">
            <w:pPr>
              <w:jc w:val="center"/>
              <w:rPr>
                <w:rFonts w:cstheme="minorHAnsi"/>
                <w:szCs w:val="20"/>
              </w:rPr>
            </w:pPr>
          </w:p>
        </w:tc>
      </w:tr>
      <w:tr w:rsidR="002077FA" w:rsidRPr="00487927" w14:paraId="7C367F8B" w14:textId="7CA6F073" w:rsidTr="002077FA">
        <w:tc>
          <w:tcPr>
            <w:tcW w:w="1255" w:type="dxa"/>
          </w:tcPr>
          <w:p w14:paraId="7AAB0BE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EF4A990" w14:textId="315F004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D1A7A7" w14:textId="36193AB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D20248" w14:textId="3B54D1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B19AA8A" w14:textId="14887A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2B056F0"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6361B7" w14:textId="77777777" w:rsidR="002077FA" w:rsidRPr="00487927" w:rsidRDefault="002077FA" w:rsidP="00000C3C">
            <w:pPr>
              <w:jc w:val="center"/>
              <w:rPr>
                <w:rFonts w:cstheme="minorHAnsi"/>
                <w:szCs w:val="20"/>
              </w:rPr>
            </w:pPr>
          </w:p>
        </w:tc>
      </w:tr>
      <w:tr w:rsidR="002077FA" w:rsidRPr="00487927" w14:paraId="16B69F04" w14:textId="1EA87FBA" w:rsidTr="002077FA">
        <w:tc>
          <w:tcPr>
            <w:tcW w:w="1255" w:type="dxa"/>
          </w:tcPr>
          <w:p w14:paraId="089FF94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C2A9438" w14:textId="3FD07F0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1ADF9C" w14:textId="00EE3FB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470F8F" w14:textId="3FEA2E8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885257A" w14:textId="5DAE718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6FB79F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138B8AB" w14:textId="77777777" w:rsidR="002077FA" w:rsidRPr="00487927" w:rsidRDefault="002077FA" w:rsidP="00000C3C">
            <w:pPr>
              <w:jc w:val="center"/>
              <w:rPr>
                <w:rFonts w:cstheme="minorHAnsi"/>
                <w:szCs w:val="20"/>
              </w:rPr>
            </w:pPr>
          </w:p>
        </w:tc>
      </w:tr>
      <w:tr w:rsidR="002077FA" w:rsidRPr="00487927" w14:paraId="2BF6972F" w14:textId="38115781" w:rsidTr="002077FA">
        <w:tc>
          <w:tcPr>
            <w:tcW w:w="1255" w:type="dxa"/>
          </w:tcPr>
          <w:p w14:paraId="22E9CD7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7B81E0" w14:textId="23983258" w:rsidR="002077FA" w:rsidRPr="00487927" w:rsidRDefault="002077FA" w:rsidP="00000C3C">
            <w:pPr>
              <w:jc w:val="center"/>
              <w:rPr>
                <w:rFonts w:cstheme="minorHAnsi"/>
                <w:szCs w:val="20"/>
              </w:rPr>
            </w:pPr>
          </w:p>
        </w:tc>
        <w:tc>
          <w:tcPr>
            <w:tcW w:w="1080" w:type="dxa"/>
          </w:tcPr>
          <w:p w14:paraId="4E252859" w14:textId="77777777" w:rsidR="002077FA" w:rsidRPr="00487927" w:rsidRDefault="002077FA" w:rsidP="00000C3C">
            <w:pPr>
              <w:jc w:val="center"/>
              <w:rPr>
                <w:rFonts w:cstheme="minorHAnsi"/>
                <w:szCs w:val="20"/>
              </w:rPr>
            </w:pPr>
          </w:p>
        </w:tc>
        <w:tc>
          <w:tcPr>
            <w:tcW w:w="1080" w:type="dxa"/>
          </w:tcPr>
          <w:p w14:paraId="2DFF0E81" w14:textId="1607AFD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3326B0E" w14:textId="292C928E" w:rsidR="002077FA" w:rsidRPr="00487927" w:rsidRDefault="002077FA" w:rsidP="00000C3C">
            <w:pPr>
              <w:jc w:val="center"/>
              <w:rPr>
                <w:rFonts w:cstheme="minorHAnsi"/>
                <w:szCs w:val="20"/>
              </w:rPr>
            </w:pPr>
          </w:p>
        </w:tc>
        <w:tc>
          <w:tcPr>
            <w:tcW w:w="1080" w:type="dxa"/>
          </w:tcPr>
          <w:p w14:paraId="2041DB85" w14:textId="77777777" w:rsidR="002077FA" w:rsidRPr="00487927" w:rsidRDefault="002077FA" w:rsidP="00000C3C">
            <w:pPr>
              <w:jc w:val="center"/>
              <w:rPr>
                <w:rFonts w:cstheme="minorHAnsi"/>
                <w:szCs w:val="20"/>
              </w:rPr>
            </w:pPr>
          </w:p>
        </w:tc>
        <w:tc>
          <w:tcPr>
            <w:tcW w:w="1170" w:type="dxa"/>
          </w:tcPr>
          <w:p w14:paraId="0C56D279" w14:textId="77777777" w:rsidR="002077FA" w:rsidRPr="00487927" w:rsidRDefault="002077FA" w:rsidP="00000C3C">
            <w:pPr>
              <w:jc w:val="center"/>
              <w:rPr>
                <w:rFonts w:cstheme="minorHAnsi"/>
                <w:szCs w:val="20"/>
              </w:rPr>
            </w:pPr>
          </w:p>
        </w:tc>
      </w:tr>
      <w:tr w:rsidR="002077FA" w:rsidRPr="00487927" w14:paraId="17664373" w14:textId="79D520EE" w:rsidTr="002077FA">
        <w:tc>
          <w:tcPr>
            <w:tcW w:w="1255" w:type="dxa"/>
          </w:tcPr>
          <w:p w14:paraId="1D67A8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CBBCA41" w14:textId="6BD0FB5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57228F" w14:textId="4F103D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6474AA" w14:textId="3FF160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B4ADCD5" w14:textId="2CDC383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069A3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05D346A" w14:textId="77777777" w:rsidR="002077FA" w:rsidRPr="00487927" w:rsidRDefault="002077FA" w:rsidP="00000C3C">
            <w:pPr>
              <w:jc w:val="center"/>
              <w:rPr>
                <w:rFonts w:cstheme="minorHAnsi"/>
                <w:szCs w:val="20"/>
              </w:rPr>
            </w:pPr>
          </w:p>
        </w:tc>
      </w:tr>
      <w:tr w:rsidR="002077FA" w:rsidRPr="00487927" w14:paraId="0A1FC6EB" w14:textId="12B073FE" w:rsidTr="002077FA">
        <w:tc>
          <w:tcPr>
            <w:tcW w:w="1255" w:type="dxa"/>
          </w:tcPr>
          <w:p w14:paraId="46D7E4B6" w14:textId="77777777" w:rsidR="002077FA" w:rsidRPr="00487927" w:rsidRDefault="002077FA" w:rsidP="00000C3C">
            <w:pPr>
              <w:jc w:val="center"/>
              <w:rPr>
                <w:rFonts w:cstheme="minorHAnsi"/>
                <w:szCs w:val="20"/>
              </w:rPr>
            </w:pPr>
            <w:r>
              <w:rPr>
                <w:rFonts w:cstheme="minorHAnsi"/>
                <w:szCs w:val="20"/>
              </w:rPr>
              <w:t>0909_04</w:t>
            </w:r>
          </w:p>
        </w:tc>
        <w:tc>
          <w:tcPr>
            <w:tcW w:w="1080" w:type="dxa"/>
          </w:tcPr>
          <w:p w14:paraId="1149F370" w14:textId="20425085" w:rsidR="002077FA" w:rsidRPr="00487927" w:rsidRDefault="002077FA" w:rsidP="00000C3C">
            <w:pPr>
              <w:jc w:val="center"/>
              <w:rPr>
                <w:rFonts w:cstheme="minorHAnsi"/>
                <w:szCs w:val="20"/>
              </w:rPr>
            </w:pPr>
          </w:p>
        </w:tc>
        <w:tc>
          <w:tcPr>
            <w:tcW w:w="1080" w:type="dxa"/>
          </w:tcPr>
          <w:p w14:paraId="636DE711" w14:textId="1A5D887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FEE1A1E" w14:textId="3D22C31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BAE141" w14:textId="2B17C653" w:rsidR="002077FA" w:rsidRPr="00487927" w:rsidRDefault="002077FA" w:rsidP="00000C3C">
            <w:pPr>
              <w:jc w:val="center"/>
              <w:rPr>
                <w:rFonts w:cstheme="minorHAnsi"/>
                <w:szCs w:val="20"/>
              </w:rPr>
            </w:pPr>
          </w:p>
        </w:tc>
        <w:tc>
          <w:tcPr>
            <w:tcW w:w="1080" w:type="dxa"/>
          </w:tcPr>
          <w:p w14:paraId="0A4665EC" w14:textId="03DC4E7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9C0D40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65E9492" w14:textId="77777777" w:rsidR="002077FA" w:rsidRPr="00487927" w:rsidRDefault="002077FA" w:rsidP="00000C3C">
            <w:pPr>
              <w:jc w:val="center"/>
              <w:rPr>
                <w:rFonts w:cstheme="minorHAnsi"/>
                <w:szCs w:val="20"/>
              </w:rPr>
            </w:pPr>
          </w:p>
        </w:tc>
      </w:tr>
      <w:tr w:rsidR="002077FA" w:rsidRPr="00487927" w14:paraId="4D0FEC4F" w14:textId="457656D9" w:rsidTr="002077FA">
        <w:tc>
          <w:tcPr>
            <w:tcW w:w="1255" w:type="dxa"/>
          </w:tcPr>
          <w:p w14:paraId="2B6E0371"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2077FA" w:rsidRPr="00487927" w:rsidRDefault="002077FA" w:rsidP="00000C3C">
            <w:pPr>
              <w:jc w:val="center"/>
              <w:rPr>
                <w:rFonts w:cstheme="minorHAnsi"/>
                <w:szCs w:val="20"/>
              </w:rPr>
            </w:pPr>
          </w:p>
        </w:tc>
        <w:tc>
          <w:tcPr>
            <w:tcW w:w="1080" w:type="dxa"/>
          </w:tcPr>
          <w:p w14:paraId="3686BD46" w14:textId="5D0CC2D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EF57B7" w14:textId="79A44E2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5E1A45" w14:textId="77777777" w:rsidR="002077FA" w:rsidRPr="00487927" w:rsidRDefault="002077FA" w:rsidP="00000C3C">
            <w:pPr>
              <w:jc w:val="center"/>
              <w:rPr>
                <w:rFonts w:cstheme="minorHAnsi"/>
                <w:szCs w:val="20"/>
              </w:rPr>
            </w:pPr>
          </w:p>
        </w:tc>
        <w:tc>
          <w:tcPr>
            <w:tcW w:w="1080" w:type="dxa"/>
          </w:tcPr>
          <w:p w14:paraId="6A17FB3F" w14:textId="5D60530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50E9167"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7EE9C80" w14:textId="77777777" w:rsidR="002077FA" w:rsidRPr="00487927" w:rsidRDefault="002077FA" w:rsidP="00000C3C">
            <w:pPr>
              <w:jc w:val="center"/>
              <w:rPr>
                <w:rFonts w:cstheme="minorHAnsi"/>
                <w:szCs w:val="20"/>
              </w:rPr>
            </w:pPr>
          </w:p>
        </w:tc>
      </w:tr>
      <w:tr w:rsidR="002077FA" w:rsidRPr="00487927" w14:paraId="2E50C9D2" w14:textId="47F6CC77" w:rsidTr="002077FA">
        <w:tc>
          <w:tcPr>
            <w:tcW w:w="1255" w:type="dxa"/>
          </w:tcPr>
          <w:p w14:paraId="49BF9E2B"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723B368" w14:textId="062C234B" w:rsidR="002077FA" w:rsidRPr="00487927" w:rsidRDefault="002077FA" w:rsidP="00000C3C">
            <w:pPr>
              <w:jc w:val="center"/>
              <w:rPr>
                <w:rFonts w:cstheme="minorHAnsi"/>
                <w:szCs w:val="20"/>
              </w:rPr>
            </w:pPr>
          </w:p>
        </w:tc>
        <w:tc>
          <w:tcPr>
            <w:tcW w:w="1080" w:type="dxa"/>
          </w:tcPr>
          <w:p w14:paraId="1D274035" w14:textId="77777777" w:rsidR="002077FA" w:rsidRPr="00487927" w:rsidRDefault="002077FA" w:rsidP="00000C3C">
            <w:pPr>
              <w:jc w:val="center"/>
              <w:rPr>
                <w:rFonts w:cstheme="minorHAnsi"/>
                <w:szCs w:val="20"/>
              </w:rPr>
            </w:pPr>
          </w:p>
        </w:tc>
        <w:tc>
          <w:tcPr>
            <w:tcW w:w="1080" w:type="dxa"/>
          </w:tcPr>
          <w:p w14:paraId="37FB8E04" w14:textId="047DA8D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FA68A2E" w14:textId="5C22A407" w:rsidR="002077FA" w:rsidRPr="00487927" w:rsidRDefault="002077FA" w:rsidP="00000C3C">
            <w:pPr>
              <w:jc w:val="center"/>
              <w:rPr>
                <w:rFonts w:cstheme="minorHAnsi"/>
                <w:szCs w:val="20"/>
              </w:rPr>
            </w:pPr>
          </w:p>
        </w:tc>
        <w:tc>
          <w:tcPr>
            <w:tcW w:w="1080" w:type="dxa"/>
          </w:tcPr>
          <w:p w14:paraId="030FC1AF" w14:textId="77777777" w:rsidR="002077FA" w:rsidRPr="00487927" w:rsidRDefault="002077FA" w:rsidP="00000C3C">
            <w:pPr>
              <w:jc w:val="center"/>
              <w:rPr>
                <w:rFonts w:cstheme="minorHAnsi"/>
                <w:szCs w:val="20"/>
              </w:rPr>
            </w:pPr>
          </w:p>
        </w:tc>
        <w:tc>
          <w:tcPr>
            <w:tcW w:w="1170" w:type="dxa"/>
          </w:tcPr>
          <w:p w14:paraId="620ED5A2" w14:textId="77777777" w:rsidR="002077FA" w:rsidRPr="00487927" w:rsidRDefault="002077FA" w:rsidP="00000C3C">
            <w:pPr>
              <w:jc w:val="center"/>
              <w:rPr>
                <w:rFonts w:cstheme="minorHAnsi"/>
                <w:szCs w:val="20"/>
              </w:rPr>
            </w:pPr>
          </w:p>
        </w:tc>
      </w:tr>
      <w:tr w:rsidR="002077FA" w:rsidRPr="00487927" w14:paraId="172086C5" w14:textId="6E2690F9" w:rsidTr="002077FA">
        <w:tc>
          <w:tcPr>
            <w:tcW w:w="1255" w:type="dxa"/>
          </w:tcPr>
          <w:p w14:paraId="6FE9DD90"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2077FA" w:rsidRPr="00487927" w:rsidRDefault="002077FA" w:rsidP="00000C3C">
            <w:pPr>
              <w:jc w:val="center"/>
              <w:rPr>
                <w:rFonts w:cstheme="minorHAnsi"/>
                <w:szCs w:val="20"/>
              </w:rPr>
            </w:pPr>
          </w:p>
        </w:tc>
        <w:tc>
          <w:tcPr>
            <w:tcW w:w="1080" w:type="dxa"/>
          </w:tcPr>
          <w:p w14:paraId="79E5D592" w14:textId="0A022C8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18FFA68" w14:textId="77777777" w:rsidR="002077FA" w:rsidRPr="00487927" w:rsidRDefault="002077FA" w:rsidP="00000C3C">
            <w:pPr>
              <w:jc w:val="center"/>
              <w:rPr>
                <w:rFonts w:cstheme="minorHAnsi"/>
                <w:szCs w:val="20"/>
              </w:rPr>
            </w:pPr>
          </w:p>
        </w:tc>
        <w:tc>
          <w:tcPr>
            <w:tcW w:w="1080" w:type="dxa"/>
          </w:tcPr>
          <w:p w14:paraId="08D05D2D" w14:textId="77777777" w:rsidR="002077FA" w:rsidRPr="00487927" w:rsidRDefault="002077FA" w:rsidP="00000C3C">
            <w:pPr>
              <w:jc w:val="center"/>
              <w:rPr>
                <w:rFonts w:cstheme="minorHAnsi"/>
                <w:szCs w:val="20"/>
              </w:rPr>
            </w:pPr>
          </w:p>
        </w:tc>
        <w:tc>
          <w:tcPr>
            <w:tcW w:w="1080" w:type="dxa"/>
          </w:tcPr>
          <w:p w14:paraId="013F4757" w14:textId="4883F16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3A08D79" w14:textId="77777777" w:rsidR="002077FA" w:rsidRPr="00487927" w:rsidRDefault="002077FA" w:rsidP="00000C3C">
            <w:pPr>
              <w:jc w:val="center"/>
              <w:rPr>
                <w:rFonts w:cstheme="minorHAnsi"/>
                <w:szCs w:val="20"/>
              </w:rPr>
            </w:pPr>
          </w:p>
        </w:tc>
        <w:tc>
          <w:tcPr>
            <w:tcW w:w="1170" w:type="dxa"/>
          </w:tcPr>
          <w:p w14:paraId="58949A97" w14:textId="77777777" w:rsidR="002077FA" w:rsidRPr="00487927" w:rsidRDefault="002077FA" w:rsidP="00000C3C">
            <w:pPr>
              <w:jc w:val="center"/>
              <w:rPr>
                <w:rFonts w:cstheme="minorHAnsi"/>
                <w:szCs w:val="20"/>
              </w:rPr>
            </w:pPr>
          </w:p>
        </w:tc>
      </w:tr>
      <w:tr w:rsidR="002077FA" w:rsidRPr="00487927" w14:paraId="62615F90" w14:textId="57FB6FB1" w:rsidTr="002077FA">
        <w:tc>
          <w:tcPr>
            <w:tcW w:w="1255" w:type="dxa"/>
          </w:tcPr>
          <w:p w14:paraId="20218DD8" w14:textId="77777777" w:rsidR="002077FA" w:rsidRPr="00487927" w:rsidRDefault="002077FA" w:rsidP="00000C3C">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2077FA" w:rsidRPr="00487927" w:rsidRDefault="002077FA" w:rsidP="00000C3C">
            <w:pPr>
              <w:jc w:val="center"/>
              <w:rPr>
                <w:rFonts w:cstheme="minorHAnsi"/>
                <w:szCs w:val="20"/>
              </w:rPr>
            </w:pPr>
          </w:p>
        </w:tc>
        <w:tc>
          <w:tcPr>
            <w:tcW w:w="1080" w:type="dxa"/>
          </w:tcPr>
          <w:p w14:paraId="424B676B" w14:textId="11233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D87638" w14:textId="77777777" w:rsidR="002077FA" w:rsidRPr="00487927" w:rsidRDefault="002077FA" w:rsidP="00000C3C">
            <w:pPr>
              <w:jc w:val="center"/>
              <w:rPr>
                <w:rFonts w:cstheme="minorHAnsi"/>
                <w:szCs w:val="20"/>
              </w:rPr>
            </w:pPr>
          </w:p>
        </w:tc>
        <w:tc>
          <w:tcPr>
            <w:tcW w:w="1080" w:type="dxa"/>
          </w:tcPr>
          <w:p w14:paraId="78BD1161" w14:textId="77777777" w:rsidR="002077FA" w:rsidRPr="00487927" w:rsidRDefault="002077FA" w:rsidP="00000C3C">
            <w:pPr>
              <w:jc w:val="center"/>
              <w:rPr>
                <w:rFonts w:cstheme="minorHAnsi"/>
                <w:szCs w:val="20"/>
              </w:rPr>
            </w:pPr>
          </w:p>
        </w:tc>
        <w:tc>
          <w:tcPr>
            <w:tcW w:w="1080" w:type="dxa"/>
          </w:tcPr>
          <w:p w14:paraId="61CB4671" w14:textId="3C9344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E5A3D55" w14:textId="77777777" w:rsidR="002077FA" w:rsidRPr="00487927" w:rsidRDefault="002077FA" w:rsidP="00000C3C">
            <w:pPr>
              <w:jc w:val="center"/>
              <w:rPr>
                <w:rFonts w:cstheme="minorHAnsi"/>
                <w:szCs w:val="20"/>
              </w:rPr>
            </w:pPr>
          </w:p>
        </w:tc>
        <w:tc>
          <w:tcPr>
            <w:tcW w:w="1170" w:type="dxa"/>
          </w:tcPr>
          <w:p w14:paraId="63F8B529" w14:textId="77777777" w:rsidR="002077FA" w:rsidRPr="00487927" w:rsidRDefault="002077FA" w:rsidP="00000C3C">
            <w:pPr>
              <w:jc w:val="center"/>
              <w:rPr>
                <w:rFonts w:cstheme="minorHAnsi"/>
                <w:szCs w:val="20"/>
              </w:rPr>
            </w:pPr>
          </w:p>
        </w:tc>
      </w:tr>
      <w:tr w:rsidR="002077FA" w:rsidRPr="00487927" w14:paraId="04C2D21A" w14:textId="574ADA42" w:rsidTr="002077FA">
        <w:tc>
          <w:tcPr>
            <w:tcW w:w="1255" w:type="dxa"/>
          </w:tcPr>
          <w:p w14:paraId="7BF71F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9F30B" w14:textId="45E35AA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481CCAF" w14:textId="2F5742D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F84449" w14:textId="63C22AF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6DCDE1" w14:textId="0850B33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E80054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DA3F32F" w14:textId="77777777" w:rsidR="002077FA" w:rsidRPr="00487927" w:rsidRDefault="002077FA" w:rsidP="00000C3C">
            <w:pPr>
              <w:jc w:val="center"/>
              <w:rPr>
                <w:rFonts w:cstheme="minorHAnsi"/>
                <w:szCs w:val="20"/>
              </w:rPr>
            </w:pPr>
          </w:p>
        </w:tc>
      </w:tr>
      <w:tr w:rsidR="002077FA" w:rsidRPr="00487927" w14:paraId="7AEB0827" w14:textId="45B550C7" w:rsidTr="002077FA">
        <w:tc>
          <w:tcPr>
            <w:tcW w:w="1255" w:type="dxa"/>
          </w:tcPr>
          <w:p w14:paraId="5FB97B5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9BD5A8C" w14:textId="6E42D10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CB7C84" w14:textId="41AB80E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B9A9B17" w14:textId="2AF867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479191" w14:textId="41606F4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4A81FF2"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57E8C220" w14:textId="77777777" w:rsidR="002077FA" w:rsidRPr="00487927" w:rsidRDefault="002077FA" w:rsidP="00000C3C">
            <w:pPr>
              <w:jc w:val="center"/>
              <w:rPr>
                <w:rFonts w:cstheme="minorHAnsi"/>
                <w:szCs w:val="20"/>
              </w:rPr>
            </w:pPr>
          </w:p>
        </w:tc>
      </w:tr>
      <w:tr w:rsidR="002077FA" w:rsidRPr="00487927" w14:paraId="01A7F1E4" w14:textId="176C2BAE" w:rsidTr="002077FA">
        <w:tc>
          <w:tcPr>
            <w:tcW w:w="1255" w:type="dxa"/>
          </w:tcPr>
          <w:p w14:paraId="289D96A3"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0A8A5E2" w14:textId="65824AC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4554737" w14:textId="6B7C049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EB09AA4" w14:textId="1694808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0F0B18F" w14:textId="653C8B1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D8885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BD474D3" w14:textId="77777777" w:rsidR="002077FA" w:rsidRPr="00487927" w:rsidRDefault="002077FA" w:rsidP="00000C3C">
            <w:pPr>
              <w:jc w:val="center"/>
              <w:rPr>
                <w:rFonts w:cstheme="minorHAnsi"/>
                <w:szCs w:val="20"/>
              </w:rPr>
            </w:pPr>
          </w:p>
        </w:tc>
      </w:tr>
      <w:tr w:rsidR="002077FA" w:rsidRPr="00487927" w14:paraId="3A9E35B0" w14:textId="1092887D" w:rsidTr="002077FA">
        <w:tc>
          <w:tcPr>
            <w:tcW w:w="1255" w:type="dxa"/>
          </w:tcPr>
          <w:p w14:paraId="0300433F"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C206B84" w14:textId="1A8FE59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75A9294" w14:textId="0FC9E2D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6B9F7FC" w14:textId="5A14B6B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2C97BD0" w14:textId="382962A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69FACFC"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608AE1F9" w14:textId="77777777" w:rsidR="002077FA" w:rsidRPr="00487927" w:rsidRDefault="002077FA" w:rsidP="00000C3C">
            <w:pPr>
              <w:jc w:val="center"/>
              <w:rPr>
                <w:rFonts w:cstheme="minorHAnsi"/>
                <w:szCs w:val="20"/>
              </w:rPr>
            </w:pPr>
          </w:p>
        </w:tc>
      </w:tr>
      <w:tr w:rsidR="002077FA" w:rsidRPr="00487927" w14:paraId="14775618" w14:textId="4B0C00FF" w:rsidTr="002077FA">
        <w:tc>
          <w:tcPr>
            <w:tcW w:w="1255" w:type="dxa"/>
          </w:tcPr>
          <w:p w14:paraId="6E60C90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20D0037" w14:textId="0B9180A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6C952CA" w14:textId="4F0F0F11"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8A2968" w14:textId="67B1FF8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CDFC66" w14:textId="476B402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458944B"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268F13ED" w14:textId="77777777" w:rsidR="002077FA" w:rsidRPr="00487927" w:rsidRDefault="002077FA" w:rsidP="00000C3C">
            <w:pPr>
              <w:jc w:val="center"/>
              <w:rPr>
                <w:rFonts w:cstheme="minorHAnsi"/>
                <w:szCs w:val="20"/>
              </w:rPr>
            </w:pPr>
          </w:p>
        </w:tc>
      </w:tr>
      <w:tr w:rsidR="002077FA" w:rsidRPr="00487927" w14:paraId="65DA5971" w14:textId="59FC240B" w:rsidTr="002077FA">
        <w:tc>
          <w:tcPr>
            <w:tcW w:w="1255" w:type="dxa"/>
          </w:tcPr>
          <w:p w14:paraId="0D2C5038"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80E25B8" w14:textId="2D3E56C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3FDA0FD" w14:textId="77777777" w:rsidR="002077FA" w:rsidRPr="00487927" w:rsidRDefault="002077FA" w:rsidP="00000C3C">
            <w:pPr>
              <w:jc w:val="center"/>
              <w:rPr>
                <w:rFonts w:cstheme="minorHAnsi"/>
                <w:szCs w:val="20"/>
              </w:rPr>
            </w:pPr>
          </w:p>
        </w:tc>
        <w:tc>
          <w:tcPr>
            <w:tcW w:w="1080" w:type="dxa"/>
          </w:tcPr>
          <w:p w14:paraId="6CA31C30" w14:textId="24352A0C" w:rsidR="002077FA" w:rsidRPr="00487927" w:rsidRDefault="002077FA" w:rsidP="00000C3C">
            <w:pPr>
              <w:jc w:val="center"/>
              <w:rPr>
                <w:rFonts w:cstheme="minorHAnsi"/>
                <w:szCs w:val="20"/>
              </w:rPr>
            </w:pPr>
          </w:p>
        </w:tc>
        <w:tc>
          <w:tcPr>
            <w:tcW w:w="1080" w:type="dxa"/>
          </w:tcPr>
          <w:p w14:paraId="51C9F895" w14:textId="67636EE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5245F8" w14:textId="77777777" w:rsidR="002077FA" w:rsidRPr="00487927" w:rsidRDefault="002077FA" w:rsidP="00000C3C">
            <w:pPr>
              <w:jc w:val="center"/>
              <w:rPr>
                <w:rFonts w:cstheme="minorHAnsi"/>
                <w:szCs w:val="20"/>
              </w:rPr>
            </w:pPr>
          </w:p>
        </w:tc>
        <w:tc>
          <w:tcPr>
            <w:tcW w:w="1170" w:type="dxa"/>
          </w:tcPr>
          <w:p w14:paraId="38FF95A2" w14:textId="77777777" w:rsidR="002077FA" w:rsidRPr="00487927" w:rsidRDefault="002077FA" w:rsidP="00000C3C">
            <w:pPr>
              <w:jc w:val="center"/>
              <w:rPr>
                <w:rFonts w:cstheme="minorHAnsi"/>
                <w:szCs w:val="20"/>
              </w:rPr>
            </w:pPr>
          </w:p>
        </w:tc>
      </w:tr>
      <w:tr w:rsidR="002077FA" w:rsidRPr="00487927" w14:paraId="14F81C5E" w14:textId="401C474F" w:rsidTr="002077FA">
        <w:tc>
          <w:tcPr>
            <w:tcW w:w="1255" w:type="dxa"/>
          </w:tcPr>
          <w:p w14:paraId="340CE557"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DC70887" w14:textId="1907E00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AA34253" w14:textId="0FC1E04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A75E5D0" w14:textId="0831845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79F1FA7" w14:textId="487D501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E8DFFD6"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7E88B47" w14:textId="77777777" w:rsidR="002077FA" w:rsidRPr="00487927" w:rsidRDefault="002077FA" w:rsidP="00000C3C">
            <w:pPr>
              <w:jc w:val="center"/>
              <w:rPr>
                <w:rFonts w:cstheme="minorHAnsi"/>
                <w:szCs w:val="20"/>
              </w:rPr>
            </w:pPr>
          </w:p>
        </w:tc>
      </w:tr>
      <w:tr w:rsidR="002077FA" w:rsidRPr="00487927" w14:paraId="13E4C0BE" w14:textId="4F33D3A5" w:rsidTr="002077FA">
        <w:tc>
          <w:tcPr>
            <w:tcW w:w="1255" w:type="dxa"/>
          </w:tcPr>
          <w:p w14:paraId="3307E199"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0666C98" w14:textId="7409204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06F837E" w14:textId="1BC61395"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78C4EE3" w14:textId="6EADE07A" w:rsidR="002077FA" w:rsidRPr="00487927" w:rsidRDefault="002077FA" w:rsidP="00000C3C">
            <w:pPr>
              <w:jc w:val="center"/>
              <w:rPr>
                <w:rFonts w:cstheme="minorHAnsi"/>
                <w:szCs w:val="20"/>
              </w:rPr>
            </w:pPr>
            <w:r w:rsidRPr="00487927">
              <w:rPr>
                <w:rFonts w:cstheme="minorHAnsi"/>
                <w:szCs w:val="20"/>
              </w:rPr>
              <w:t>•</w:t>
            </w:r>
          </w:p>
        </w:tc>
        <w:tc>
          <w:tcPr>
            <w:tcW w:w="1080" w:type="dxa"/>
          </w:tcPr>
          <w:p w14:paraId="0460DE09" w14:textId="67FE082B"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332B87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124B4B45" w14:textId="77777777" w:rsidR="002077FA" w:rsidRPr="00487927" w:rsidRDefault="002077FA" w:rsidP="00000C3C">
            <w:pPr>
              <w:jc w:val="center"/>
              <w:rPr>
                <w:rFonts w:cstheme="minorHAnsi"/>
                <w:szCs w:val="20"/>
              </w:rPr>
            </w:pPr>
          </w:p>
        </w:tc>
      </w:tr>
      <w:tr w:rsidR="002077FA" w:rsidRPr="00487927" w14:paraId="03789D8E" w14:textId="6D933FE0" w:rsidTr="002077FA">
        <w:tc>
          <w:tcPr>
            <w:tcW w:w="1255" w:type="dxa"/>
          </w:tcPr>
          <w:p w14:paraId="48B98F2E"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2077FA" w:rsidRPr="00487927" w:rsidRDefault="002077FA" w:rsidP="00000C3C">
            <w:pPr>
              <w:jc w:val="center"/>
              <w:rPr>
                <w:rFonts w:cstheme="minorHAnsi"/>
                <w:szCs w:val="20"/>
              </w:rPr>
            </w:pPr>
            <w:r w:rsidRPr="00487927">
              <w:rPr>
                <w:rFonts w:cstheme="minorHAnsi"/>
                <w:szCs w:val="20"/>
              </w:rPr>
              <w:t>•</w:t>
            </w:r>
          </w:p>
        </w:tc>
        <w:tc>
          <w:tcPr>
            <w:tcW w:w="1080" w:type="dxa"/>
          </w:tcPr>
          <w:p w14:paraId="11B6B812" w14:textId="5B5BA6B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597ECD9" w14:textId="18EA046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309C7682" w14:textId="1F89AC59"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9C054A5" w14:textId="7CBB1834"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27C0A11"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45065BDA" w14:textId="77777777" w:rsidR="002077FA" w:rsidRPr="00487927" w:rsidRDefault="002077FA" w:rsidP="00000C3C">
            <w:pPr>
              <w:jc w:val="center"/>
              <w:rPr>
                <w:rFonts w:cstheme="minorHAnsi"/>
                <w:szCs w:val="20"/>
              </w:rPr>
            </w:pPr>
          </w:p>
        </w:tc>
      </w:tr>
      <w:tr w:rsidR="002077FA" w:rsidRPr="00487927" w14:paraId="4099A3C1" w14:textId="1FFE8E31" w:rsidTr="002077FA">
        <w:tc>
          <w:tcPr>
            <w:tcW w:w="1255" w:type="dxa"/>
          </w:tcPr>
          <w:p w14:paraId="2512BA05"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A7706A4" w14:textId="5012A0DC" w:rsidR="002077FA" w:rsidRPr="00487927" w:rsidRDefault="002077FA" w:rsidP="00000C3C">
            <w:pPr>
              <w:jc w:val="center"/>
              <w:rPr>
                <w:rFonts w:cstheme="minorHAnsi"/>
                <w:szCs w:val="20"/>
              </w:rPr>
            </w:pPr>
            <w:r w:rsidRPr="00487927">
              <w:rPr>
                <w:rFonts w:cstheme="minorHAnsi"/>
                <w:szCs w:val="20"/>
              </w:rPr>
              <w:t>•</w:t>
            </w:r>
          </w:p>
        </w:tc>
        <w:tc>
          <w:tcPr>
            <w:tcW w:w="1080" w:type="dxa"/>
          </w:tcPr>
          <w:p w14:paraId="4CE57315" w14:textId="77777777" w:rsidR="002077FA" w:rsidRPr="00487927" w:rsidRDefault="002077FA" w:rsidP="00000C3C">
            <w:pPr>
              <w:jc w:val="center"/>
              <w:rPr>
                <w:rFonts w:cstheme="minorHAnsi"/>
                <w:szCs w:val="20"/>
              </w:rPr>
            </w:pPr>
          </w:p>
        </w:tc>
        <w:tc>
          <w:tcPr>
            <w:tcW w:w="1080" w:type="dxa"/>
          </w:tcPr>
          <w:p w14:paraId="763594F4" w14:textId="7FA587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23469D98" w14:textId="7D7B1730"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71885CA" w14:textId="77777777" w:rsidR="002077FA" w:rsidRPr="00487927" w:rsidRDefault="002077FA" w:rsidP="00000C3C">
            <w:pPr>
              <w:jc w:val="center"/>
              <w:rPr>
                <w:rFonts w:cstheme="minorHAnsi"/>
                <w:szCs w:val="20"/>
              </w:rPr>
            </w:pPr>
            <w:r w:rsidRPr="00487927">
              <w:rPr>
                <w:rFonts w:cstheme="minorHAnsi"/>
                <w:szCs w:val="20"/>
              </w:rPr>
              <w:t>•</w:t>
            </w:r>
          </w:p>
        </w:tc>
        <w:tc>
          <w:tcPr>
            <w:tcW w:w="1170" w:type="dxa"/>
          </w:tcPr>
          <w:p w14:paraId="03A1B908" w14:textId="77777777" w:rsidR="002077FA" w:rsidRPr="00487927" w:rsidRDefault="002077FA" w:rsidP="00000C3C">
            <w:pPr>
              <w:jc w:val="center"/>
              <w:rPr>
                <w:rFonts w:cstheme="minorHAnsi"/>
                <w:szCs w:val="20"/>
              </w:rPr>
            </w:pPr>
          </w:p>
        </w:tc>
      </w:tr>
      <w:tr w:rsidR="002077FA" w:rsidRPr="00487927" w14:paraId="51119B9B" w14:textId="6E442977" w:rsidTr="002077FA">
        <w:tc>
          <w:tcPr>
            <w:tcW w:w="1255" w:type="dxa"/>
          </w:tcPr>
          <w:p w14:paraId="74A1C994" w14:textId="77777777" w:rsidR="002077FA" w:rsidRPr="00487927" w:rsidRDefault="002077FA" w:rsidP="00000C3C">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2077FA" w:rsidRPr="00487927" w:rsidRDefault="002077FA" w:rsidP="00000C3C">
            <w:pPr>
              <w:jc w:val="center"/>
              <w:rPr>
                <w:rFonts w:cstheme="minorHAnsi"/>
                <w:szCs w:val="20"/>
              </w:rPr>
            </w:pPr>
            <w:r w:rsidRPr="00487927">
              <w:rPr>
                <w:rFonts w:cstheme="minorHAnsi"/>
                <w:szCs w:val="20"/>
              </w:rPr>
              <w:t>•</w:t>
            </w:r>
          </w:p>
        </w:tc>
        <w:tc>
          <w:tcPr>
            <w:tcW w:w="1080" w:type="dxa"/>
          </w:tcPr>
          <w:p w14:paraId="7DBF19CA" w14:textId="453E86E7" w:rsidR="002077FA" w:rsidRPr="00487927" w:rsidRDefault="002077FA" w:rsidP="00000C3C">
            <w:pPr>
              <w:jc w:val="center"/>
              <w:rPr>
                <w:rFonts w:cstheme="minorHAnsi"/>
                <w:szCs w:val="20"/>
              </w:rPr>
            </w:pPr>
            <w:r w:rsidRPr="00487927">
              <w:rPr>
                <w:rFonts w:cstheme="minorHAnsi"/>
                <w:szCs w:val="20"/>
              </w:rPr>
              <w:t>•</w:t>
            </w:r>
          </w:p>
        </w:tc>
        <w:tc>
          <w:tcPr>
            <w:tcW w:w="1080" w:type="dxa"/>
          </w:tcPr>
          <w:p w14:paraId="659CBB52" w14:textId="77777777" w:rsidR="002077FA" w:rsidRPr="00487927" w:rsidRDefault="002077FA" w:rsidP="00000C3C">
            <w:pPr>
              <w:jc w:val="center"/>
              <w:rPr>
                <w:rFonts w:cstheme="minorHAnsi"/>
                <w:szCs w:val="20"/>
              </w:rPr>
            </w:pPr>
          </w:p>
        </w:tc>
        <w:tc>
          <w:tcPr>
            <w:tcW w:w="1080" w:type="dxa"/>
          </w:tcPr>
          <w:p w14:paraId="219EB752" w14:textId="2BEFB53B" w:rsidR="002077FA" w:rsidRPr="00487927" w:rsidRDefault="002077FA" w:rsidP="00000C3C">
            <w:pPr>
              <w:jc w:val="center"/>
              <w:rPr>
                <w:rFonts w:cstheme="minorHAnsi"/>
                <w:szCs w:val="20"/>
              </w:rPr>
            </w:pPr>
          </w:p>
        </w:tc>
        <w:tc>
          <w:tcPr>
            <w:tcW w:w="1080" w:type="dxa"/>
          </w:tcPr>
          <w:p w14:paraId="274D514C" w14:textId="00A0530D" w:rsidR="002077FA" w:rsidRPr="00487927" w:rsidRDefault="002077FA" w:rsidP="00000C3C">
            <w:pPr>
              <w:jc w:val="center"/>
              <w:rPr>
                <w:rFonts w:cstheme="minorHAnsi"/>
                <w:szCs w:val="20"/>
              </w:rPr>
            </w:pPr>
            <w:r w:rsidRPr="00487927">
              <w:rPr>
                <w:rFonts w:cstheme="minorHAnsi"/>
                <w:szCs w:val="20"/>
              </w:rPr>
              <w:t>•</w:t>
            </w:r>
          </w:p>
        </w:tc>
        <w:tc>
          <w:tcPr>
            <w:tcW w:w="1080" w:type="dxa"/>
          </w:tcPr>
          <w:p w14:paraId="5C348E46" w14:textId="77777777" w:rsidR="002077FA" w:rsidRPr="00487927" w:rsidRDefault="002077FA" w:rsidP="00000C3C">
            <w:pPr>
              <w:jc w:val="center"/>
              <w:rPr>
                <w:rFonts w:cstheme="minorHAnsi"/>
                <w:szCs w:val="20"/>
              </w:rPr>
            </w:pPr>
          </w:p>
        </w:tc>
        <w:tc>
          <w:tcPr>
            <w:tcW w:w="1170" w:type="dxa"/>
          </w:tcPr>
          <w:p w14:paraId="47F7B7F6" w14:textId="77777777" w:rsidR="002077FA" w:rsidRPr="00487927" w:rsidRDefault="002077FA" w:rsidP="00000C3C">
            <w:pPr>
              <w:jc w:val="center"/>
              <w:rPr>
                <w:rFonts w:cstheme="minorHAnsi"/>
                <w:szCs w:val="20"/>
              </w:rPr>
            </w:pPr>
          </w:p>
        </w:tc>
      </w:tr>
      <w:tr w:rsidR="002077FA" w:rsidRPr="00487927" w14:paraId="10CC3F3D" w14:textId="05592A6B" w:rsidTr="002077FA">
        <w:tc>
          <w:tcPr>
            <w:tcW w:w="1255" w:type="dxa"/>
            <w:shd w:val="clear" w:color="auto" w:fill="D6E3BC" w:themeFill="accent3" w:themeFillTint="66"/>
          </w:tcPr>
          <w:p w14:paraId="02C32E36" w14:textId="063711C9" w:rsidR="002077FA" w:rsidRPr="007B756C" w:rsidRDefault="002077FA" w:rsidP="00000C3C">
            <w:pPr>
              <w:jc w:val="center"/>
              <w:rPr>
                <w:b/>
                <w:szCs w:val="20"/>
              </w:rPr>
            </w:pPr>
            <w:r w:rsidRPr="007B756C">
              <w:rPr>
                <w:b/>
                <w:szCs w:val="20"/>
              </w:rPr>
              <w:t>Slice</w:t>
            </w:r>
          </w:p>
        </w:tc>
        <w:tc>
          <w:tcPr>
            <w:tcW w:w="1080" w:type="dxa"/>
            <w:shd w:val="clear" w:color="auto" w:fill="D6E3BC" w:themeFill="accent3" w:themeFillTint="66"/>
          </w:tcPr>
          <w:p w14:paraId="14D08B96"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1F87B54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3442A06A"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7B10D5C0" w14:textId="77777777" w:rsidR="002077FA" w:rsidRPr="00283A38" w:rsidRDefault="002077FA" w:rsidP="00000C3C">
            <w:pPr>
              <w:jc w:val="center"/>
              <w:rPr>
                <w:rFonts w:cstheme="minorHAnsi"/>
                <w:szCs w:val="20"/>
              </w:rPr>
            </w:pPr>
          </w:p>
        </w:tc>
        <w:tc>
          <w:tcPr>
            <w:tcW w:w="1080" w:type="dxa"/>
            <w:shd w:val="clear" w:color="auto" w:fill="D6E3BC" w:themeFill="accent3" w:themeFillTint="66"/>
          </w:tcPr>
          <w:p w14:paraId="4FE51F62" w14:textId="77777777" w:rsidR="002077FA" w:rsidRPr="00487927" w:rsidRDefault="002077FA" w:rsidP="00000C3C">
            <w:pPr>
              <w:jc w:val="center"/>
              <w:rPr>
                <w:rFonts w:cstheme="minorHAnsi"/>
                <w:szCs w:val="20"/>
              </w:rPr>
            </w:pPr>
          </w:p>
        </w:tc>
        <w:tc>
          <w:tcPr>
            <w:tcW w:w="1080" w:type="dxa"/>
            <w:shd w:val="clear" w:color="auto" w:fill="D6E3BC" w:themeFill="accent3" w:themeFillTint="66"/>
          </w:tcPr>
          <w:p w14:paraId="23F1DD87" w14:textId="77777777" w:rsidR="002077FA" w:rsidRPr="00487927" w:rsidRDefault="002077FA" w:rsidP="00000C3C">
            <w:pPr>
              <w:jc w:val="center"/>
              <w:rPr>
                <w:rFonts w:cstheme="minorHAnsi"/>
                <w:szCs w:val="20"/>
              </w:rPr>
            </w:pPr>
          </w:p>
        </w:tc>
        <w:tc>
          <w:tcPr>
            <w:tcW w:w="1170" w:type="dxa"/>
            <w:shd w:val="clear" w:color="auto" w:fill="D6E3BC" w:themeFill="accent3" w:themeFillTint="66"/>
          </w:tcPr>
          <w:p w14:paraId="48BCFA60" w14:textId="77777777" w:rsidR="002077FA" w:rsidRPr="00487927" w:rsidRDefault="002077FA" w:rsidP="00000C3C">
            <w:pPr>
              <w:jc w:val="center"/>
              <w:rPr>
                <w:rFonts w:cstheme="minorHAnsi"/>
                <w:szCs w:val="20"/>
              </w:rPr>
            </w:pPr>
          </w:p>
        </w:tc>
      </w:tr>
      <w:tr w:rsidR="002077FA" w:rsidRPr="00487927" w14:paraId="7E8A62D3" w14:textId="14DE14DC" w:rsidTr="002077FA">
        <w:tc>
          <w:tcPr>
            <w:tcW w:w="1255" w:type="dxa"/>
          </w:tcPr>
          <w:p w14:paraId="0673BD12" w14:textId="5325D4A2" w:rsidR="002077FA" w:rsidRPr="00283A38" w:rsidRDefault="002077FA" w:rsidP="00000C3C">
            <w:pPr>
              <w:jc w:val="center"/>
              <w:rPr>
                <w:szCs w:val="20"/>
              </w:rPr>
            </w:pPr>
            <w:r>
              <w:rPr>
                <w:szCs w:val="20"/>
              </w:rPr>
              <w:t>1</w:t>
            </w:r>
            <w:r w:rsidRPr="00283A38">
              <w:rPr>
                <w:szCs w:val="20"/>
              </w:rPr>
              <w:t>501_0</w:t>
            </w:r>
            <w:r>
              <w:rPr>
                <w:szCs w:val="20"/>
              </w:rPr>
              <w:t>1</w:t>
            </w:r>
          </w:p>
        </w:tc>
        <w:tc>
          <w:tcPr>
            <w:tcW w:w="1080" w:type="dxa"/>
          </w:tcPr>
          <w:p w14:paraId="0A4270E1" w14:textId="6FD68256" w:rsidR="002077FA" w:rsidRPr="00487927" w:rsidRDefault="002077FA" w:rsidP="00000C3C">
            <w:pPr>
              <w:jc w:val="center"/>
              <w:rPr>
                <w:rFonts w:cstheme="minorHAnsi"/>
                <w:szCs w:val="20"/>
              </w:rPr>
            </w:pPr>
            <w:r w:rsidRPr="00283A38">
              <w:rPr>
                <w:rFonts w:cstheme="minorHAnsi"/>
                <w:szCs w:val="20"/>
              </w:rPr>
              <w:t>•</w:t>
            </w:r>
          </w:p>
        </w:tc>
        <w:tc>
          <w:tcPr>
            <w:tcW w:w="1080" w:type="dxa"/>
          </w:tcPr>
          <w:p w14:paraId="21290BB8" w14:textId="06C9E427" w:rsidR="002077FA" w:rsidRPr="00487927" w:rsidRDefault="002077FA" w:rsidP="00000C3C">
            <w:pPr>
              <w:jc w:val="center"/>
              <w:rPr>
                <w:rFonts w:cstheme="minorHAnsi"/>
                <w:szCs w:val="20"/>
              </w:rPr>
            </w:pPr>
          </w:p>
        </w:tc>
        <w:tc>
          <w:tcPr>
            <w:tcW w:w="1080" w:type="dxa"/>
          </w:tcPr>
          <w:p w14:paraId="34343E07" w14:textId="77777777" w:rsidR="002077FA" w:rsidRPr="00487927" w:rsidRDefault="002077FA" w:rsidP="00000C3C">
            <w:pPr>
              <w:jc w:val="center"/>
              <w:rPr>
                <w:rFonts w:cstheme="minorHAnsi"/>
                <w:szCs w:val="20"/>
              </w:rPr>
            </w:pPr>
          </w:p>
        </w:tc>
        <w:tc>
          <w:tcPr>
            <w:tcW w:w="1080" w:type="dxa"/>
          </w:tcPr>
          <w:p w14:paraId="48BE9458" w14:textId="32B9047E" w:rsidR="002077FA" w:rsidRPr="00487927" w:rsidRDefault="002077FA" w:rsidP="00000C3C">
            <w:pPr>
              <w:jc w:val="center"/>
              <w:rPr>
                <w:rFonts w:cstheme="minorHAnsi"/>
                <w:szCs w:val="20"/>
              </w:rPr>
            </w:pPr>
            <w:r w:rsidRPr="00283A38">
              <w:rPr>
                <w:rFonts w:cstheme="minorHAnsi"/>
                <w:szCs w:val="20"/>
              </w:rPr>
              <w:t>•</w:t>
            </w:r>
          </w:p>
        </w:tc>
        <w:tc>
          <w:tcPr>
            <w:tcW w:w="1080" w:type="dxa"/>
          </w:tcPr>
          <w:p w14:paraId="3EB363D1" w14:textId="60EB94F6" w:rsidR="002077FA" w:rsidRPr="00487927" w:rsidRDefault="002077FA" w:rsidP="00000C3C">
            <w:pPr>
              <w:jc w:val="center"/>
              <w:rPr>
                <w:rFonts w:cstheme="minorHAnsi"/>
                <w:szCs w:val="20"/>
              </w:rPr>
            </w:pPr>
          </w:p>
        </w:tc>
        <w:tc>
          <w:tcPr>
            <w:tcW w:w="1080" w:type="dxa"/>
          </w:tcPr>
          <w:p w14:paraId="030917D4" w14:textId="77777777" w:rsidR="002077FA" w:rsidRPr="00487927" w:rsidRDefault="002077FA" w:rsidP="00000C3C">
            <w:pPr>
              <w:jc w:val="center"/>
              <w:rPr>
                <w:rFonts w:cstheme="minorHAnsi"/>
                <w:szCs w:val="20"/>
              </w:rPr>
            </w:pPr>
          </w:p>
        </w:tc>
        <w:tc>
          <w:tcPr>
            <w:tcW w:w="1170" w:type="dxa"/>
          </w:tcPr>
          <w:p w14:paraId="26D3098D" w14:textId="77777777" w:rsidR="002077FA" w:rsidRPr="00487927" w:rsidRDefault="002077FA" w:rsidP="00000C3C">
            <w:pPr>
              <w:jc w:val="center"/>
              <w:rPr>
                <w:rFonts w:cstheme="minorHAnsi"/>
                <w:szCs w:val="20"/>
              </w:rPr>
            </w:pPr>
          </w:p>
        </w:tc>
      </w:tr>
      <w:tr w:rsidR="002077FA" w:rsidRPr="00487927" w14:paraId="078BA9AD" w14:textId="09222098" w:rsidTr="002077FA">
        <w:tc>
          <w:tcPr>
            <w:tcW w:w="1255" w:type="dxa"/>
          </w:tcPr>
          <w:p w14:paraId="354002A7" w14:textId="480C422D" w:rsidR="002077FA" w:rsidRDefault="002077FA" w:rsidP="004D43ED">
            <w:pPr>
              <w:jc w:val="center"/>
              <w:rPr>
                <w:szCs w:val="20"/>
              </w:rPr>
            </w:pPr>
            <w:r>
              <w:rPr>
                <w:szCs w:val="20"/>
              </w:rPr>
              <w:t>1</w:t>
            </w:r>
            <w:r w:rsidRPr="00283A38">
              <w:rPr>
                <w:szCs w:val="20"/>
              </w:rPr>
              <w:t>501_0</w:t>
            </w:r>
            <w:r>
              <w:rPr>
                <w:szCs w:val="20"/>
              </w:rPr>
              <w:t>2</w:t>
            </w:r>
          </w:p>
        </w:tc>
        <w:tc>
          <w:tcPr>
            <w:tcW w:w="1080" w:type="dxa"/>
          </w:tcPr>
          <w:p w14:paraId="73B284DA" w14:textId="2F75C1F6"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29F8447" w14:textId="77777777" w:rsidR="002077FA" w:rsidRPr="00487927" w:rsidRDefault="002077FA" w:rsidP="004D43ED">
            <w:pPr>
              <w:jc w:val="center"/>
              <w:rPr>
                <w:rFonts w:cstheme="minorHAnsi"/>
                <w:szCs w:val="20"/>
              </w:rPr>
            </w:pPr>
          </w:p>
        </w:tc>
        <w:tc>
          <w:tcPr>
            <w:tcW w:w="1080" w:type="dxa"/>
          </w:tcPr>
          <w:p w14:paraId="5CA24C9E" w14:textId="77777777" w:rsidR="002077FA" w:rsidRPr="00487927" w:rsidRDefault="002077FA" w:rsidP="004D43ED">
            <w:pPr>
              <w:jc w:val="center"/>
              <w:rPr>
                <w:rFonts w:cstheme="minorHAnsi"/>
                <w:szCs w:val="20"/>
              </w:rPr>
            </w:pPr>
          </w:p>
        </w:tc>
        <w:tc>
          <w:tcPr>
            <w:tcW w:w="1080" w:type="dxa"/>
          </w:tcPr>
          <w:p w14:paraId="59622569" w14:textId="539ED51B" w:rsidR="002077FA" w:rsidRPr="00283A38" w:rsidRDefault="002077FA" w:rsidP="004D43ED">
            <w:pPr>
              <w:jc w:val="center"/>
              <w:rPr>
                <w:rFonts w:cstheme="minorHAnsi"/>
                <w:szCs w:val="20"/>
              </w:rPr>
            </w:pPr>
            <w:r w:rsidRPr="00283A38">
              <w:rPr>
                <w:rFonts w:cstheme="minorHAnsi"/>
                <w:szCs w:val="20"/>
              </w:rPr>
              <w:t>•</w:t>
            </w:r>
          </w:p>
        </w:tc>
        <w:tc>
          <w:tcPr>
            <w:tcW w:w="1080" w:type="dxa"/>
          </w:tcPr>
          <w:p w14:paraId="25420915" w14:textId="77777777" w:rsidR="002077FA" w:rsidRPr="00487927" w:rsidRDefault="002077FA" w:rsidP="004D43ED">
            <w:pPr>
              <w:jc w:val="center"/>
              <w:rPr>
                <w:rFonts w:cstheme="minorHAnsi"/>
                <w:szCs w:val="20"/>
              </w:rPr>
            </w:pPr>
          </w:p>
        </w:tc>
        <w:tc>
          <w:tcPr>
            <w:tcW w:w="1080" w:type="dxa"/>
          </w:tcPr>
          <w:p w14:paraId="71633F98" w14:textId="77777777" w:rsidR="002077FA" w:rsidRPr="00487927" w:rsidRDefault="002077FA" w:rsidP="004D43ED">
            <w:pPr>
              <w:jc w:val="center"/>
              <w:rPr>
                <w:rFonts w:cstheme="minorHAnsi"/>
                <w:szCs w:val="20"/>
              </w:rPr>
            </w:pPr>
          </w:p>
        </w:tc>
        <w:tc>
          <w:tcPr>
            <w:tcW w:w="1170" w:type="dxa"/>
          </w:tcPr>
          <w:p w14:paraId="7D492DCC" w14:textId="77777777" w:rsidR="002077FA" w:rsidRPr="00487927" w:rsidRDefault="002077FA" w:rsidP="004D43ED">
            <w:pPr>
              <w:jc w:val="center"/>
              <w:rPr>
                <w:rFonts w:cstheme="minorHAnsi"/>
                <w:szCs w:val="20"/>
              </w:rPr>
            </w:pPr>
          </w:p>
        </w:tc>
      </w:tr>
      <w:tr w:rsidR="002077FA" w:rsidRPr="00487927" w14:paraId="09D84E70" w14:textId="7B6EEF5B" w:rsidTr="002077FA">
        <w:tc>
          <w:tcPr>
            <w:tcW w:w="1255" w:type="dxa"/>
          </w:tcPr>
          <w:p w14:paraId="4BEA2F7C" w14:textId="77777777" w:rsidR="002077FA" w:rsidRPr="00283A38" w:rsidRDefault="002077FA" w:rsidP="004D43ED">
            <w:pPr>
              <w:jc w:val="center"/>
              <w:rPr>
                <w:szCs w:val="20"/>
              </w:rPr>
            </w:pPr>
            <w:r>
              <w:rPr>
                <w:szCs w:val="20"/>
              </w:rPr>
              <w:t>1</w:t>
            </w:r>
            <w:r w:rsidRPr="00283A38">
              <w:rPr>
                <w:szCs w:val="20"/>
              </w:rPr>
              <w:t>501_03</w:t>
            </w:r>
          </w:p>
        </w:tc>
        <w:tc>
          <w:tcPr>
            <w:tcW w:w="1080" w:type="dxa"/>
          </w:tcPr>
          <w:p w14:paraId="0CEC9948" w14:textId="135306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22C8062" w14:textId="31F130DF" w:rsidR="002077FA" w:rsidRPr="00487927" w:rsidRDefault="002077FA" w:rsidP="004D43ED">
            <w:pPr>
              <w:jc w:val="center"/>
              <w:rPr>
                <w:rFonts w:cstheme="minorHAnsi"/>
                <w:szCs w:val="20"/>
              </w:rPr>
            </w:pPr>
          </w:p>
        </w:tc>
        <w:tc>
          <w:tcPr>
            <w:tcW w:w="1080" w:type="dxa"/>
          </w:tcPr>
          <w:p w14:paraId="4FDA5FFD" w14:textId="77777777" w:rsidR="002077FA" w:rsidRPr="00487927" w:rsidRDefault="002077FA" w:rsidP="004D43ED">
            <w:pPr>
              <w:jc w:val="center"/>
              <w:rPr>
                <w:rFonts w:cstheme="minorHAnsi"/>
                <w:szCs w:val="20"/>
              </w:rPr>
            </w:pPr>
          </w:p>
        </w:tc>
        <w:tc>
          <w:tcPr>
            <w:tcW w:w="1080" w:type="dxa"/>
          </w:tcPr>
          <w:p w14:paraId="0F2DA0BE" w14:textId="7EEE160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04635B9" w14:textId="524DD693" w:rsidR="002077FA" w:rsidRPr="00487927" w:rsidRDefault="002077FA" w:rsidP="004D43ED">
            <w:pPr>
              <w:jc w:val="center"/>
              <w:rPr>
                <w:rFonts w:cstheme="minorHAnsi"/>
                <w:szCs w:val="20"/>
              </w:rPr>
            </w:pPr>
          </w:p>
        </w:tc>
        <w:tc>
          <w:tcPr>
            <w:tcW w:w="1080" w:type="dxa"/>
          </w:tcPr>
          <w:p w14:paraId="1087D972" w14:textId="77777777" w:rsidR="002077FA" w:rsidRPr="00487927" w:rsidRDefault="002077FA" w:rsidP="004D43ED">
            <w:pPr>
              <w:jc w:val="center"/>
              <w:rPr>
                <w:rFonts w:cstheme="minorHAnsi"/>
                <w:szCs w:val="20"/>
              </w:rPr>
            </w:pPr>
          </w:p>
        </w:tc>
        <w:tc>
          <w:tcPr>
            <w:tcW w:w="1170" w:type="dxa"/>
          </w:tcPr>
          <w:p w14:paraId="69E166D3" w14:textId="77777777" w:rsidR="002077FA" w:rsidRPr="00487927" w:rsidRDefault="002077FA" w:rsidP="004D43ED">
            <w:pPr>
              <w:jc w:val="center"/>
              <w:rPr>
                <w:rFonts w:cstheme="minorHAnsi"/>
                <w:szCs w:val="20"/>
              </w:rPr>
            </w:pPr>
          </w:p>
        </w:tc>
      </w:tr>
      <w:tr w:rsidR="002077FA" w:rsidRPr="00487927" w14:paraId="0540F538" w14:textId="073294BB" w:rsidTr="002077FA">
        <w:tc>
          <w:tcPr>
            <w:tcW w:w="1255" w:type="dxa"/>
          </w:tcPr>
          <w:p w14:paraId="74B0C15C" w14:textId="77777777" w:rsidR="002077FA" w:rsidRPr="00283A38" w:rsidRDefault="002077FA" w:rsidP="004D43ED">
            <w:pPr>
              <w:jc w:val="center"/>
              <w:rPr>
                <w:szCs w:val="20"/>
              </w:rPr>
            </w:pPr>
            <w:r>
              <w:rPr>
                <w:szCs w:val="20"/>
              </w:rPr>
              <w:t>1</w:t>
            </w:r>
            <w:r w:rsidRPr="00283A38">
              <w:rPr>
                <w:szCs w:val="20"/>
              </w:rPr>
              <w:t>502_01</w:t>
            </w:r>
          </w:p>
        </w:tc>
        <w:tc>
          <w:tcPr>
            <w:tcW w:w="1080" w:type="dxa"/>
          </w:tcPr>
          <w:p w14:paraId="68A14646" w14:textId="731F784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F6CA87" w14:textId="6BC11075" w:rsidR="002077FA" w:rsidRPr="00487927" w:rsidRDefault="002077FA" w:rsidP="004D43ED">
            <w:pPr>
              <w:jc w:val="center"/>
              <w:rPr>
                <w:rFonts w:cstheme="minorHAnsi"/>
                <w:szCs w:val="20"/>
              </w:rPr>
            </w:pPr>
          </w:p>
        </w:tc>
        <w:tc>
          <w:tcPr>
            <w:tcW w:w="1080" w:type="dxa"/>
          </w:tcPr>
          <w:p w14:paraId="528B5541" w14:textId="77777777" w:rsidR="002077FA" w:rsidRPr="00487927" w:rsidRDefault="002077FA" w:rsidP="004D43ED">
            <w:pPr>
              <w:jc w:val="center"/>
              <w:rPr>
                <w:rFonts w:cstheme="minorHAnsi"/>
                <w:szCs w:val="20"/>
              </w:rPr>
            </w:pPr>
          </w:p>
        </w:tc>
        <w:tc>
          <w:tcPr>
            <w:tcW w:w="1080" w:type="dxa"/>
          </w:tcPr>
          <w:p w14:paraId="11F9A05F" w14:textId="0ED137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C46A4C" w14:textId="647C5C9B" w:rsidR="002077FA" w:rsidRPr="00487927" w:rsidRDefault="002077FA" w:rsidP="004D43ED">
            <w:pPr>
              <w:jc w:val="center"/>
              <w:rPr>
                <w:rFonts w:cstheme="minorHAnsi"/>
                <w:szCs w:val="20"/>
              </w:rPr>
            </w:pPr>
          </w:p>
        </w:tc>
        <w:tc>
          <w:tcPr>
            <w:tcW w:w="1080" w:type="dxa"/>
          </w:tcPr>
          <w:p w14:paraId="5B2EA380" w14:textId="77777777" w:rsidR="002077FA" w:rsidRPr="00487927" w:rsidRDefault="002077FA" w:rsidP="004D43ED">
            <w:pPr>
              <w:jc w:val="center"/>
              <w:rPr>
                <w:rFonts w:cstheme="minorHAnsi"/>
                <w:szCs w:val="20"/>
              </w:rPr>
            </w:pPr>
          </w:p>
        </w:tc>
        <w:tc>
          <w:tcPr>
            <w:tcW w:w="1170" w:type="dxa"/>
          </w:tcPr>
          <w:p w14:paraId="3A8088E0" w14:textId="77777777" w:rsidR="002077FA" w:rsidRPr="00487927" w:rsidRDefault="002077FA" w:rsidP="004D43ED">
            <w:pPr>
              <w:jc w:val="center"/>
              <w:rPr>
                <w:rFonts w:cstheme="minorHAnsi"/>
                <w:szCs w:val="20"/>
              </w:rPr>
            </w:pPr>
          </w:p>
        </w:tc>
      </w:tr>
      <w:tr w:rsidR="002077FA" w:rsidRPr="00487927" w14:paraId="2BCF3592" w14:textId="700FC307" w:rsidTr="002077FA">
        <w:tc>
          <w:tcPr>
            <w:tcW w:w="1255" w:type="dxa"/>
          </w:tcPr>
          <w:p w14:paraId="349A6129" w14:textId="77777777" w:rsidR="002077FA" w:rsidRPr="00283A38" w:rsidRDefault="002077FA" w:rsidP="004D43ED">
            <w:pPr>
              <w:jc w:val="center"/>
              <w:rPr>
                <w:szCs w:val="20"/>
              </w:rPr>
            </w:pPr>
            <w:r>
              <w:rPr>
                <w:szCs w:val="20"/>
              </w:rPr>
              <w:t>1</w:t>
            </w:r>
            <w:r w:rsidRPr="00283A38">
              <w:rPr>
                <w:szCs w:val="20"/>
              </w:rPr>
              <w:t>502_02</w:t>
            </w:r>
          </w:p>
        </w:tc>
        <w:tc>
          <w:tcPr>
            <w:tcW w:w="1080" w:type="dxa"/>
          </w:tcPr>
          <w:p w14:paraId="5B64F2C1" w14:textId="1957316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8E2A81" w14:textId="0E11C951" w:rsidR="002077FA" w:rsidRPr="00487927" w:rsidRDefault="002077FA" w:rsidP="004D43ED">
            <w:pPr>
              <w:jc w:val="center"/>
              <w:rPr>
                <w:rFonts w:cstheme="minorHAnsi"/>
                <w:szCs w:val="20"/>
              </w:rPr>
            </w:pPr>
          </w:p>
        </w:tc>
        <w:tc>
          <w:tcPr>
            <w:tcW w:w="1080" w:type="dxa"/>
          </w:tcPr>
          <w:p w14:paraId="681CC6B2" w14:textId="77777777" w:rsidR="002077FA" w:rsidRPr="00487927" w:rsidRDefault="002077FA" w:rsidP="004D43ED">
            <w:pPr>
              <w:jc w:val="center"/>
              <w:rPr>
                <w:rFonts w:cstheme="minorHAnsi"/>
                <w:szCs w:val="20"/>
              </w:rPr>
            </w:pPr>
          </w:p>
        </w:tc>
        <w:tc>
          <w:tcPr>
            <w:tcW w:w="1080" w:type="dxa"/>
          </w:tcPr>
          <w:p w14:paraId="3AF615B2" w14:textId="0B56CB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014AB6" w14:textId="308A0BDE" w:rsidR="002077FA" w:rsidRPr="00487927" w:rsidRDefault="002077FA" w:rsidP="004D43ED">
            <w:pPr>
              <w:jc w:val="center"/>
              <w:rPr>
                <w:rFonts w:cstheme="minorHAnsi"/>
                <w:szCs w:val="20"/>
              </w:rPr>
            </w:pPr>
          </w:p>
        </w:tc>
        <w:tc>
          <w:tcPr>
            <w:tcW w:w="1080" w:type="dxa"/>
          </w:tcPr>
          <w:p w14:paraId="5A9C1CA1" w14:textId="77777777" w:rsidR="002077FA" w:rsidRPr="00487927" w:rsidRDefault="002077FA" w:rsidP="004D43ED">
            <w:pPr>
              <w:jc w:val="center"/>
              <w:rPr>
                <w:rFonts w:cstheme="minorHAnsi"/>
                <w:szCs w:val="20"/>
              </w:rPr>
            </w:pPr>
          </w:p>
        </w:tc>
        <w:tc>
          <w:tcPr>
            <w:tcW w:w="1170" w:type="dxa"/>
          </w:tcPr>
          <w:p w14:paraId="27B9D297" w14:textId="77777777" w:rsidR="002077FA" w:rsidRPr="00487927" w:rsidRDefault="002077FA" w:rsidP="004D43ED">
            <w:pPr>
              <w:jc w:val="center"/>
              <w:rPr>
                <w:rFonts w:cstheme="minorHAnsi"/>
                <w:szCs w:val="20"/>
              </w:rPr>
            </w:pPr>
          </w:p>
        </w:tc>
      </w:tr>
      <w:tr w:rsidR="002077FA" w:rsidRPr="00487927" w14:paraId="319ED4FA" w14:textId="1ED0A5D4" w:rsidTr="002077FA">
        <w:tc>
          <w:tcPr>
            <w:tcW w:w="1255" w:type="dxa"/>
          </w:tcPr>
          <w:p w14:paraId="462B4789" w14:textId="77777777" w:rsidR="002077FA" w:rsidRPr="00283A38" w:rsidRDefault="002077FA" w:rsidP="004D43ED">
            <w:pPr>
              <w:jc w:val="center"/>
              <w:rPr>
                <w:szCs w:val="20"/>
              </w:rPr>
            </w:pPr>
            <w:r>
              <w:rPr>
                <w:szCs w:val="20"/>
              </w:rPr>
              <w:t>1</w:t>
            </w:r>
            <w:r w:rsidRPr="00283A38">
              <w:rPr>
                <w:szCs w:val="20"/>
              </w:rPr>
              <w:t>502_03</w:t>
            </w:r>
          </w:p>
        </w:tc>
        <w:tc>
          <w:tcPr>
            <w:tcW w:w="1080" w:type="dxa"/>
          </w:tcPr>
          <w:p w14:paraId="049BE8E7" w14:textId="410E6FE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5641A8E" w14:textId="4AC1B725" w:rsidR="002077FA" w:rsidRPr="00487927" w:rsidRDefault="002077FA" w:rsidP="004D43ED">
            <w:pPr>
              <w:jc w:val="center"/>
              <w:rPr>
                <w:rFonts w:cstheme="minorHAnsi"/>
                <w:szCs w:val="20"/>
              </w:rPr>
            </w:pPr>
          </w:p>
        </w:tc>
        <w:tc>
          <w:tcPr>
            <w:tcW w:w="1080" w:type="dxa"/>
          </w:tcPr>
          <w:p w14:paraId="0E0E2010" w14:textId="77777777" w:rsidR="002077FA" w:rsidRPr="00487927" w:rsidRDefault="002077FA" w:rsidP="004D43ED">
            <w:pPr>
              <w:jc w:val="center"/>
              <w:rPr>
                <w:rFonts w:cstheme="minorHAnsi"/>
                <w:szCs w:val="20"/>
              </w:rPr>
            </w:pPr>
          </w:p>
        </w:tc>
        <w:tc>
          <w:tcPr>
            <w:tcW w:w="1080" w:type="dxa"/>
          </w:tcPr>
          <w:p w14:paraId="797EF863" w14:textId="1BC9DC6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C5B6D82" w14:textId="0DAB2389" w:rsidR="002077FA" w:rsidRPr="00487927" w:rsidRDefault="002077FA" w:rsidP="004D43ED">
            <w:pPr>
              <w:jc w:val="center"/>
              <w:rPr>
                <w:rFonts w:cstheme="minorHAnsi"/>
                <w:szCs w:val="20"/>
              </w:rPr>
            </w:pPr>
          </w:p>
        </w:tc>
        <w:tc>
          <w:tcPr>
            <w:tcW w:w="1080" w:type="dxa"/>
          </w:tcPr>
          <w:p w14:paraId="0A850FB6" w14:textId="77777777" w:rsidR="002077FA" w:rsidRPr="00487927" w:rsidRDefault="002077FA" w:rsidP="004D43ED">
            <w:pPr>
              <w:jc w:val="center"/>
              <w:rPr>
                <w:rFonts w:cstheme="minorHAnsi"/>
                <w:szCs w:val="20"/>
              </w:rPr>
            </w:pPr>
          </w:p>
        </w:tc>
        <w:tc>
          <w:tcPr>
            <w:tcW w:w="1170" w:type="dxa"/>
          </w:tcPr>
          <w:p w14:paraId="4576679E" w14:textId="77777777" w:rsidR="002077FA" w:rsidRPr="00487927" w:rsidRDefault="002077FA" w:rsidP="004D43ED">
            <w:pPr>
              <w:jc w:val="center"/>
              <w:rPr>
                <w:rFonts w:cstheme="minorHAnsi"/>
                <w:szCs w:val="20"/>
              </w:rPr>
            </w:pPr>
          </w:p>
        </w:tc>
      </w:tr>
      <w:tr w:rsidR="002077FA" w:rsidRPr="00487927" w14:paraId="21A67A52" w14:textId="6A71FBAD" w:rsidTr="002077FA">
        <w:tc>
          <w:tcPr>
            <w:tcW w:w="1255" w:type="dxa"/>
          </w:tcPr>
          <w:p w14:paraId="425AE057" w14:textId="77777777" w:rsidR="002077FA" w:rsidRPr="00283A38" w:rsidRDefault="002077FA" w:rsidP="004D43ED">
            <w:pPr>
              <w:jc w:val="center"/>
              <w:rPr>
                <w:szCs w:val="20"/>
              </w:rPr>
            </w:pPr>
            <w:r>
              <w:rPr>
                <w:szCs w:val="20"/>
              </w:rPr>
              <w:t>1</w:t>
            </w:r>
            <w:r w:rsidRPr="00283A38">
              <w:rPr>
                <w:szCs w:val="20"/>
              </w:rPr>
              <w:t>502_04</w:t>
            </w:r>
          </w:p>
        </w:tc>
        <w:tc>
          <w:tcPr>
            <w:tcW w:w="1080" w:type="dxa"/>
          </w:tcPr>
          <w:p w14:paraId="50265ED5" w14:textId="61E852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35D4C70" w14:textId="6C428CF4" w:rsidR="002077FA" w:rsidRPr="00487927" w:rsidRDefault="002077FA" w:rsidP="004D43ED">
            <w:pPr>
              <w:jc w:val="center"/>
              <w:rPr>
                <w:rFonts w:cstheme="minorHAnsi"/>
                <w:szCs w:val="20"/>
              </w:rPr>
            </w:pPr>
          </w:p>
        </w:tc>
        <w:tc>
          <w:tcPr>
            <w:tcW w:w="1080" w:type="dxa"/>
          </w:tcPr>
          <w:p w14:paraId="05A7AA8C" w14:textId="77777777" w:rsidR="002077FA" w:rsidRPr="00487927" w:rsidRDefault="002077FA" w:rsidP="004D43ED">
            <w:pPr>
              <w:jc w:val="center"/>
              <w:rPr>
                <w:rFonts w:cstheme="minorHAnsi"/>
                <w:szCs w:val="20"/>
              </w:rPr>
            </w:pPr>
          </w:p>
        </w:tc>
        <w:tc>
          <w:tcPr>
            <w:tcW w:w="1080" w:type="dxa"/>
          </w:tcPr>
          <w:p w14:paraId="3DE82E60" w14:textId="2A18E1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4A2E92" w14:textId="170BE1F5" w:rsidR="002077FA" w:rsidRPr="00487927" w:rsidRDefault="002077FA" w:rsidP="004D43ED">
            <w:pPr>
              <w:jc w:val="center"/>
              <w:rPr>
                <w:rFonts w:cstheme="minorHAnsi"/>
                <w:szCs w:val="20"/>
              </w:rPr>
            </w:pPr>
          </w:p>
        </w:tc>
        <w:tc>
          <w:tcPr>
            <w:tcW w:w="1080" w:type="dxa"/>
          </w:tcPr>
          <w:p w14:paraId="41E94E43" w14:textId="77777777" w:rsidR="002077FA" w:rsidRPr="00487927" w:rsidRDefault="002077FA" w:rsidP="004D43ED">
            <w:pPr>
              <w:jc w:val="center"/>
              <w:rPr>
                <w:rFonts w:cstheme="minorHAnsi"/>
                <w:szCs w:val="20"/>
              </w:rPr>
            </w:pPr>
          </w:p>
        </w:tc>
        <w:tc>
          <w:tcPr>
            <w:tcW w:w="1170" w:type="dxa"/>
          </w:tcPr>
          <w:p w14:paraId="31D10F8A" w14:textId="77777777" w:rsidR="002077FA" w:rsidRPr="00487927" w:rsidRDefault="002077FA" w:rsidP="004D43ED">
            <w:pPr>
              <w:jc w:val="center"/>
              <w:rPr>
                <w:rFonts w:cstheme="minorHAnsi"/>
                <w:szCs w:val="20"/>
              </w:rPr>
            </w:pPr>
          </w:p>
        </w:tc>
      </w:tr>
      <w:tr w:rsidR="002077FA" w:rsidRPr="00487927" w14:paraId="4B746F48" w14:textId="3C4DE5FE" w:rsidTr="002077FA">
        <w:tc>
          <w:tcPr>
            <w:tcW w:w="1255" w:type="dxa"/>
          </w:tcPr>
          <w:p w14:paraId="5EAAFA55" w14:textId="77777777" w:rsidR="002077FA" w:rsidRPr="00283A38" w:rsidRDefault="002077FA" w:rsidP="004D43ED">
            <w:pPr>
              <w:jc w:val="center"/>
              <w:rPr>
                <w:szCs w:val="20"/>
              </w:rPr>
            </w:pPr>
            <w:r>
              <w:rPr>
                <w:szCs w:val="20"/>
              </w:rPr>
              <w:t>1</w:t>
            </w:r>
            <w:r w:rsidRPr="00283A38">
              <w:rPr>
                <w:szCs w:val="20"/>
              </w:rPr>
              <w:t>502_05</w:t>
            </w:r>
          </w:p>
        </w:tc>
        <w:tc>
          <w:tcPr>
            <w:tcW w:w="1080" w:type="dxa"/>
          </w:tcPr>
          <w:p w14:paraId="021420EB" w14:textId="28BB7B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0527F32" w14:textId="6B10E452" w:rsidR="002077FA" w:rsidRPr="00487927" w:rsidRDefault="002077FA" w:rsidP="004D43ED">
            <w:pPr>
              <w:jc w:val="center"/>
              <w:rPr>
                <w:rFonts w:cstheme="minorHAnsi"/>
                <w:szCs w:val="20"/>
              </w:rPr>
            </w:pPr>
          </w:p>
        </w:tc>
        <w:tc>
          <w:tcPr>
            <w:tcW w:w="1080" w:type="dxa"/>
          </w:tcPr>
          <w:p w14:paraId="0672B7DB" w14:textId="77777777" w:rsidR="002077FA" w:rsidRPr="00487927" w:rsidRDefault="002077FA" w:rsidP="004D43ED">
            <w:pPr>
              <w:jc w:val="center"/>
              <w:rPr>
                <w:rFonts w:cstheme="minorHAnsi"/>
                <w:szCs w:val="20"/>
              </w:rPr>
            </w:pPr>
          </w:p>
        </w:tc>
        <w:tc>
          <w:tcPr>
            <w:tcW w:w="1080" w:type="dxa"/>
          </w:tcPr>
          <w:p w14:paraId="53546963" w14:textId="17A0867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7E685B7" w14:textId="0F47DF76" w:rsidR="002077FA" w:rsidRPr="00487927" w:rsidRDefault="002077FA" w:rsidP="004D43ED">
            <w:pPr>
              <w:jc w:val="center"/>
              <w:rPr>
                <w:rFonts w:cstheme="minorHAnsi"/>
                <w:szCs w:val="20"/>
              </w:rPr>
            </w:pPr>
          </w:p>
        </w:tc>
        <w:tc>
          <w:tcPr>
            <w:tcW w:w="1080" w:type="dxa"/>
          </w:tcPr>
          <w:p w14:paraId="41A4B48B" w14:textId="77777777" w:rsidR="002077FA" w:rsidRPr="00487927" w:rsidRDefault="002077FA" w:rsidP="004D43ED">
            <w:pPr>
              <w:jc w:val="center"/>
              <w:rPr>
                <w:rFonts w:cstheme="minorHAnsi"/>
                <w:szCs w:val="20"/>
              </w:rPr>
            </w:pPr>
          </w:p>
        </w:tc>
        <w:tc>
          <w:tcPr>
            <w:tcW w:w="1170" w:type="dxa"/>
          </w:tcPr>
          <w:p w14:paraId="137D1858" w14:textId="77777777" w:rsidR="002077FA" w:rsidRPr="00487927" w:rsidRDefault="002077FA" w:rsidP="004D43ED">
            <w:pPr>
              <w:jc w:val="center"/>
              <w:rPr>
                <w:rFonts w:cstheme="minorHAnsi"/>
                <w:szCs w:val="20"/>
              </w:rPr>
            </w:pPr>
          </w:p>
        </w:tc>
      </w:tr>
      <w:tr w:rsidR="002077FA" w:rsidRPr="00487927" w14:paraId="25596CD3" w14:textId="411B9DFE" w:rsidTr="002077FA">
        <w:tc>
          <w:tcPr>
            <w:tcW w:w="1255" w:type="dxa"/>
          </w:tcPr>
          <w:p w14:paraId="3D461405" w14:textId="77777777" w:rsidR="002077FA" w:rsidRPr="00283A38" w:rsidRDefault="002077FA" w:rsidP="004D43ED">
            <w:pPr>
              <w:jc w:val="center"/>
              <w:rPr>
                <w:szCs w:val="20"/>
              </w:rPr>
            </w:pPr>
            <w:r>
              <w:rPr>
                <w:szCs w:val="20"/>
              </w:rPr>
              <w:t>1</w:t>
            </w:r>
            <w:r w:rsidRPr="00283A38">
              <w:rPr>
                <w:szCs w:val="20"/>
              </w:rPr>
              <w:t>503_01</w:t>
            </w:r>
          </w:p>
        </w:tc>
        <w:tc>
          <w:tcPr>
            <w:tcW w:w="1080" w:type="dxa"/>
          </w:tcPr>
          <w:p w14:paraId="750680C8" w14:textId="3B7AB8C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7AD304" w14:textId="593F860D" w:rsidR="002077FA" w:rsidRPr="00487927" w:rsidRDefault="002077FA" w:rsidP="004D43ED">
            <w:pPr>
              <w:jc w:val="center"/>
              <w:rPr>
                <w:rFonts w:cstheme="minorHAnsi"/>
                <w:szCs w:val="20"/>
              </w:rPr>
            </w:pPr>
          </w:p>
        </w:tc>
        <w:tc>
          <w:tcPr>
            <w:tcW w:w="1080" w:type="dxa"/>
          </w:tcPr>
          <w:p w14:paraId="074E41C3" w14:textId="77777777" w:rsidR="002077FA" w:rsidRPr="00487927" w:rsidRDefault="002077FA" w:rsidP="004D43ED">
            <w:pPr>
              <w:jc w:val="center"/>
              <w:rPr>
                <w:rFonts w:cstheme="minorHAnsi"/>
                <w:szCs w:val="20"/>
              </w:rPr>
            </w:pPr>
          </w:p>
        </w:tc>
        <w:tc>
          <w:tcPr>
            <w:tcW w:w="1080" w:type="dxa"/>
          </w:tcPr>
          <w:p w14:paraId="296C6D11" w14:textId="0453214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6FE1A11" w14:textId="685BEBA8" w:rsidR="002077FA" w:rsidRPr="00487927" w:rsidRDefault="002077FA" w:rsidP="004D43ED">
            <w:pPr>
              <w:jc w:val="center"/>
              <w:rPr>
                <w:rFonts w:cstheme="minorHAnsi"/>
                <w:szCs w:val="20"/>
              </w:rPr>
            </w:pPr>
          </w:p>
        </w:tc>
        <w:tc>
          <w:tcPr>
            <w:tcW w:w="1080" w:type="dxa"/>
          </w:tcPr>
          <w:p w14:paraId="4D3AE14E" w14:textId="77777777" w:rsidR="002077FA" w:rsidRPr="00487927" w:rsidRDefault="002077FA" w:rsidP="004D43ED">
            <w:pPr>
              <w:jc w:val="center"/>
              <w:rPr>
                <w:rFonts w:cstheme="minorHAnsi"/>
                <w:szCs w:val="20"/>
              </w:rPr>
            </w:pPr>
          </w:p>
        </w:tc>
        <w:tc>
          <w:tcPr>
            <w:tcW w:w="1170" w:type="dxa"/>
          </w:tcPr>
          <w:p w14:paraId="5B88F1B0" w14:textId="77777777" w:rsidR="002077FA" w:rsidRPr="00487927" w:rsidRDefault="002077FA" w:rsidP="004D43ED">
            <w:pPr>
              <w:jc w:val="center"/>
              <w:rPr>
                <w:rFonts w:cstheme="minorHAnsi"/>
                <w:szCs w:val="20"/>
              </w:rPr>
            </w:pPr>
          </w:p>
        </w:tc>
      </w:tr>
      <w:tr w:rsidR="002077FA" w:rsidRPr="00487927" w14:paraId="0E04E2AE" w14:textId="2FACD3AA" w:rsidTr="002077FA">
        <w:tc>
          <w:tcPr>
            <w:tcW w:w="1255" w:type="dxa"/>
          </w:tcPr>
          <w:p w14:paraId="65430185" w14:textId="77777777" w:rsidR="002077FA" w:rsidRPr="00283A38" w:rsidRDefault="002077FA" w:rsidP="004D43ED">
            <w:pPr>
              <w:jc w:val="center"/>
              <w:rPr>
                <w:szCs w:val="20"/>
              </w:rPr>
            </w:pPr>
            <w:r>
              <w:rPr>
                <w:szCs w:val="20"/>
              </w:rPr>
              <w:t>1</w:t>
            </w:r>
            <w:r w:rsidRPr="00283A38">
              <w:rPr>
                <w:szCs w:val="20"/>
              </w:rPr>
              <w:t>503_02</w:t>
            </w:r>
          </w:p>
        </w:tc>
        <w:tc>
          <w:tcPr>
            <w:tcW w:w="1080" w:type="dxa"/>
          </w:tcPr>
          <w:p w14:paraId="061DE52A" w14:textId="6E0E616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9E43E0" w14:textId="15876442" w:rsidR="002077FA" w:rsidRPr="00487927" w:rsidRDefault="002077FA" w:rsidP="004D43ED">
            <w:pPr>
              <w:jc w:val="center"/>
              <w:rPr>
                <w:rFonts w:cstheme="minorHAnsi"/>
                <w:szCs w:val="20"/>
              </w:rPr>
            </w:pPr>
          </w:p>
        </w:tc>
        <w:tc>
          <w:tcPr>
            <w:tcW w:w="1080" w:type="dxa"/>
          </w:tcPr>
          <w:p w14:paraId="35E0620B" w14:textId="77777777" w:rsidR="002077FA" w:rsidRPr="00487927" w:rsidRDefault="002077FA" w:rsidP="004D43ED">
            <w:pPr>
              <w:jc w:val="center"/>
              <w:rPr>
                <w:rFonts w:cstheme="minorHAnsi"/>
                <w:szCs w:val="20"/>
              </w:rPr>
            </w:pPr>
          </w:p>
        </w:tc>
        <w:tc>
          <w:tcPr>
            <w:tcW w:w="1080" w:type="dxa"/>
          </w:tcPr>
          <w:p w14:paraId="19EEE178" w14:textId="0430746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09ECC2F" w14:textId="3FA0E145" w:rsidR="002077FA" w:rsidRPr="00487927" w:rsidRDefault="002077FA" w:rsidP="004D43ED">
            <w:pPr>
              <w:jc w:val="center"/>
              <w:rPr>
                <w:rFonts w:cstheme="minorHAnsi"/>
                <w:szCs w:val="20"/>
              </w:rPr>
            </w:pPr>
          </w:p>
        </w:tc>
        <w:tc>
          <w:tcPr>
            <w:tcW w:w="1080" w:type="dxa"/>
          </w:tcPr>
          <w:p w14:paraId="370BD874" w14:textId="77777777" w:rsidR="002077FA" w:rsidRPr="00487927" w:rsidRDefault="002077FA" w:rsidP="004D43ED">
            <w:pPr>
              <w:jc w:val="center"/>
              <w:rPr>
                <w:rFonts w:cstheme="minorHAnsi"/>
                <w:szCs w:val="20"/>
              </w:rPr>
            </w:pPr>
          </w:p>
        </w:tc>
        <w:tc>
          <w:tcPr>
            <w:tcW w:w="1170" w:type="dxa"/>
          </w:tcPr>
          <w:p w14:paraId="1440FBB9" w14:textId="77777777" w:rsidR="002077FA" w:rsidRPr="00487927" w:rsidRDefault="002077FA" w:rsidP="004D43ED">
            <w:pPr>
              <w:jc w:val="center"/>
              <w:rPr>
                <w:rFonts w:cstheme="minorHAnsi"/>
                <w:szCs w:val="20"/>
              </w:rPr>
            </w:pPr>
          </w:p>
        </w:tc>
      </w:tr>
      <w:tr w:rsidR="002077FA" w:rsidRPr="00487927" w14:paraId="38A4242F" w14:textId="1C05AF51" w:rsidTr="002077FA">
        <w:tc>
          <w:tcPr>
            <w:tcW w:w="1255" w:type="dxa"/>
          </w:tcPr>
          <w:p w14:paraId="4D51C06A" w14:textId="77777777" w:rsidR="002077FA" w:rsidRPr="00283A38" w:rsidRDefault="002077FA" w:rsidP="004D43ED">
            <w:pPr>
              <w:jc w:val="center"/>
              <w:rPr>
                <w:szCs w:val="20"/>
              </w:rPr>
            </w:pPr>
            <w:r>
              <w:rPr>
                <w:szCs w:val="20"/>
              </w:rPr>
              <w:t>1</w:t>
            </w:r>
            <w:r w:rsidRPr="00283A38">
              <w:rPr>
                <w:szCs w:val="20"/>
              </w:rPr>
              <w:t>503_03</w:t>
            </w:r>
          </w:p>
        </w:tc>
        <w:tc>
          <w:tcPr>
            <w:tcW w:w="1080" w:type="dxa"/>
          </w:tcPr>
          <w:p w14:paraId="7A985022" w14:textId="38BBD3C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44F7082" w14:textId="43ED1DAD" w:rsidR="002077FA" w:rsidRPr="00487927" w:rsidRDefault="002077FA" w:rsidP="004D43ED">
            <w:pPr>
              <w:jc w:val="center"/>
              <w:rPr>
                <w:rFonts w:cstheme="minorHAnsi"/>
                <w:szCs w:val="20"/>
              </w:rPr>
            </w:pPr>
          </w:p>
        </w:tc>
        <w:tc>
          <w:tcPr>
            <w:tcW w:w="1080" w:type="dxa"/>
          </w:tcPr>
          <w:p w14:paraId="29DD77E6" w14:textId="77777777" w:rsidR="002077FA" w:rsidRPr="00487927" w:rsidRDefault="002077FA" w:rsidP="004D43ED">
            <w:pPr>
              <w:jc w:val="center"/>
              <w:rPr>
                <w:rFonts w:cstheme="minorHAnsi"/>
                <w:szCs w:val="20"/>
              </w:rPr>
            </w:pPr>
          </w:p>
        </w:tc>
        <w:tc>
          <w:tcPr>
            <w:tcW w:w="1080" w:type="dxa"/>
          </w:tcPr>
          <w:p w14:paraId="1E80F62F" w14:textId="51EED5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9C0871" w14:textId="7C4C846B" w:rsidR="002077FA" w:rsidRPr="00487927" w:rsidRDefault="002077FA" w:rsidP="004D43ED">
            <w:pPr>
              <w:jc w:val="center"/>
              <w:rPr>
                <w:rFonts w:cstheme="minorHAnsi"/>
                <w:szCs w:val="20"/>
              </w:rPr>
            </w:pPr>
          </w:p>
        </w:tc>
        <w:tc>
          <w:tcPr>
            <w:tcW w:w="1080" w:type="dxa"/>
          </w:tcPr>
          <w:p w14:paraId="2AFC8908" w14:textId="77777777" w:rsidR="002077FA" w:rsidRPr="00487927" w:rsidRDefault="002077FA" w:rsidP="004D43ED">
            <w:pPr>
              <w:jc w:val="center"/>
              <w:rPr>
                <w:rFonts w:cstheme="minorHAnsi"/>
                <w:szCs w:val="20"/>
              </w:rPr>
            </w:pPr>
          </w:p>
        </w:tc>
        <w:tc>
          <w:tcPr>
            <w:tcW w:w="1170" w:type="dxa"/>
          </w:tcPr>
          <w:p w14:paraId="2123785D" w14:textId="77777777" w:rsidR="002077FA" w:rsidRPr="00487927" w:rsidRDefault="002077FA" w:rsidP="004D43ED">
            <w:pPr>
              <w:jc w:val="center"/>
              <w:rPr>
                <w:rFonts w:cstheme="minorHAnsi"/>
                <w:szCs w:val="20"/>
              </w:rPr>
            </w:pPr>
          </w:p>
        </w:tc>
      </w:tr>
      <w:tr w:rsidR="002077FA" w:rsidRPr="00487927" w14:paraId="089CEF4C" w14:textId="68CD5BA1" w:rsidTr="002077FA">
        <w:tc>
          <w:tcPr>
            <w:tcW w:w="1255" w:type="dxa"/>
          </w:tcPr>
          <w:p w14:paraId="266CD75F" w14:textId="77777777" w:rsidR="002077FA" w:rsidRPr="00283A38" w:rsidRDefault="002077FA" w:rsidP="004D43ED">
            <w:pPr>
              <w:jc w:val="center"/>
              <w:rPr>
                <w:szCs w:val="20"/>
              </w:rPr>
            </w:pPr>
            <w:r>
              <w:rPr>
                <w:szCs w:val="20"/>
              </w:rPr>
              <w:t>1</w:t>
            </w:r>
            <w:r w:rsidRPr="00283A38">
              <w:rPr>
                <w:szCs w:val="20"/>
              </w:rPr>
              <w:t>504_01</w:t>
            </w:r>
          </w:p>
        </w:tc>
        <w:tc>
          <w:tcPr>
            <w:tcW w:w="1080" w:type="dxa"/>
          </w:tcPr>
          <w:p w14:paraId="04368969" w14:textId="18B97DF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88F2716" w14:textId="404723D5" w:rsidR="002077FA" w:rsidRPr="00487927" w:rsidRDefault="002077FA" w:rsidP="004D43ED">
            <w:pPr>
              <w:jc w:val="center"/>
              <w:rPr>
                <w:rFonts w:cstheme="minorHAnsi"/>
                <w:szCs w:val="20"/>
              </w:rPr>
            </w:pPr>
          </w:p>
        </w:tc>
        <w:tc>
          <w:tcPr>
            <w:tcW w:w="1080" w:type="dxa"/>
          </w:tcPr>
          <w:p w14:paraId="278BED56" w14:textId="77777777" w:rsidR="002077FA" w:rsidRPr="00487927" w:rsidRDefault="002077FA" w:rsidP="004D43ED">
            <w:pPr>
              <w:jc w:val="center"/>
              <w:rPr>
                <w:rFonts w:cstheme="minorHAnsi"/>
                <w:szCs w:val="20"/>
              </w:rPr>
            </w:pPr>
          </w:p>
        </w:tc>
        <w:tc>
          <w:tcPr>
            <w:tcW w:w="1080" w:type="dxa"/>
          </w:tcPr>
          <w:p w14:paraId="12D419B9" w14:textId="52781B2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B4D15" w14:textId="54711F8C" w:rsidR="002077FA" w:rsidRPr="00487927" w:rsidRDefault="002077FA" w:rsidP="004D43ED">
            <w:pPr>
              <w:jc w:val="center"/>
              <w:rPr>
                <w:rFonts w:cstheme="minorHAnsi"/>
                <w:szCs w:val="20"/>
              </w:rPr>
            </w:pPr>
          </w:p>
        </w:tc>
        <w:tc>
          <w:tcPr>
            <w:tcW w:w="1080" w:type="dxa"/>
          </w:tcPr>
          <w:p w14:paraId="06291385" w14:textId="77777777" w:rsidR="002077FA" w:rsidRPr="00487927" w:rsidRDefault="002077FA" w:rsidP="004D43ED">
            <w:pPr>
              <w:jc w:val="center"/>
              <w:rPr>
                <w:rFonts w:cstheme="minorHAnsi"/>
                <w:szCs w:val="20"/>
              </w:rPr>
            </w:pPr>
          </w:p>
        </w:tc>
        <w:tc>
          <w:tcPr>
            <w:tcW w:w="1170" w:type="dxa"/>
          </w:tcPr>
          <w:p w14:paraId="29411325" w14:textId="77777777" w:rsidR="002077FA" w:rsidRPr="00487927" w:rsidRDefault="002077FA" w:rsidP="004D43ED">
            <w:pPr>
              <w:jc w:val="center"/>
              <w:rPr>
                <w:rFonts w:cstheme="minorHAnsi"/>
                <w:szCs w:val="20"/>
              </w:rPr>
            </w:pPr>
          </w:p>
        </w:tc>
      </w:tr>
      <w:tr w:rsidR="002077FA" w:rsidRPr="00487927" w14:paraId="4A9C3874" w14:textId="40883C3F" w:rsidTr="002077FA">
        <w:tc>
          <w:tcPr>
            <w:tcW w:w="1255" w:type="dxa"/>
          </w:tcPr>
          <w:p w14:paraId="34F8DAB9" w14:textId="77777777" w:rsidR="002077FA" w:rsidRPr="00283A38" w:rsidRDefault="002077FA" w:rsidP="004D43ED">
            <w:pPr>
              <w:jc w:val="center"/>
              <w:rPr>
                <w:szCs w:val="20"/>
              </w:rPr>
            </w:pPr>
            <w:r>
              <w:rPr>
                <w:szCs w:val="20"/>
              </w:rPr>
              <w:t>1</w:t>
            </w:r>
            <w:r w:rsidRPr="00283A38">
              <w:rPr>
                <w:szCs w:val="20"/>
              </w:rPr>
              <w:t>505_01</w:t>
            </w:r>
          </w:p>
        </w:tc>
        <w:tc>
          <w:tcPr>
            <w:tcW w:w="1080" w:type="dxa"/>
          </w:tcPr>
          <w:p w14:paraId="74823999" w14:textId="1F218D4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9EBBF34" w14:textId="3B422B41" w:rsidR="002077FA" w:rsidRPr="00487927" w:rsidRDefault="002077FA" w:rsidP="004D43ED">
            <w:pPr>
              <w:jc w:val="center"/>
              <w:rPr>
                <w:rFonts w:cstheme="minorHAnsi"/>
                <w:szCs w:val="20"/>
              </w:rPr>
            </w:pPr>
          </w:p>
        </w:tc>
        <w:tc>
          <w:tcPr>
            <w:tcW w:w="1080" w:type="dxa"/>
          </w:tcPr>
          <w:p w14:paraId="6DD8B427" w14:textId="77777777" w:rsidR="002077FA" w:rsidRPr="00487927" w:rsidRDefault="002077FA" w:rsidP="004D43ED">
            <w:pPr>
              <w:jc w:val="center"/>
              <w:rPr>
                <w:rFonts w:cstheme="minorHAnsi"/>
                <w:szCs w:val="20"/>
              </w:rPr>
            </w:pPr>
          </w:p>
        </w:tc>
        <w:tc>
          <w:tcPr>
            <w:tcW w:w="1080" w:type="dxa"/>
          </w:tcPr>
          <w:p w14:paraId="02D47A78" w14:textId="64B62FE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12F91E" w14:textId="6DEB9C34" w:rsidR="002077FA" w:rsidRPr="00487927" w:rsidRDefault="002077FA" w:rsidP="004D43ED">
            <w:pPr>
              <w:jc w:val="center"/>
              <w:rPr>
                <w:rFonts w:cstheme="minorHAnsi"/>
                <w:szCs w:val="20"/>
              </w:rPr>
            </w:pPr>
          </w:p>
        </w:tc>
        <w:tc>
          <w:tcPr>
            <w:tcW w:w="1080" w:type="dxa"/>
          </w:tcPr>
          <w:p w14:paraId="16EBDBD4" w14:textId="77777777" w:rsidR="002077FA" w:rsidRPr="00487927" w:rsidRDefault="002077FA" w:rsidP="004D43ED">
            <w:pPr>
              <w:jc w:val="center"/>
              <w:rPr>
                <w:rFonts w:cstheme="minorHAnsi"/>
                <w:szCs w:val="20"/>
              </w:rPr>
            </w:pPr>
          </w:p>
        </w:tc>
        <w:tc>
          <w:tcPr>
            <w:tcW w:w="1170" w:type="dxa"/>
          </w:tcPr>
          <w:p w14:paraId="457C1381" w14:textId="77777777" w:rsidR="002077FA" w:rsidRPr="00487927" w:rsidRDefault="002077FA" w:rsidP="004D43ED">
            <w:pPr>
              <w:jc w:val="center"/>
              <w:rPr>
                <w:rFonts w:cstheme="minorHAnsi"/>
                <w:szCs w:val="20"/>
              </w:rPr>
            </w:pPr>
          </w:p>
        </w:tc>
      </w:tr>
      <w:tr w:rsidR="002077FA" w:rsidRPr="00487927" w14:paraId="0F4A8BA5" w14:textId="440514CE" w:rsidTr="002077FA">
        <w:tc>
          <w:tcPr>
            <w:tcW w:w="1255" w:type="dxa"/>
          </w:tcPr>
          <w:p w14:paraId="77B89503" w14:textId="77777777" w:rsidR="002077FA" w:rsidRPr="00283A38" w:rsidRDefault="002077FA" w:rsidP="004D43ED">
            <w:pPr>
              <w:jc w:val="center"/>
              <w:rPr>
                <w:szCs w:val="20"/>
              </w:rPr>
            </w:pPr>
            <w:r>
              <w:rPr>
                <w:szCs w:val="20"/>
              </w:rPr>
              <w:t>1</w:t>
            </w:r>
            <w:r w:rsidRPr="00283A38">
              <w:rPr>
                <w:szCs w:val="20"/>
              </w:rPr>
              <w:t>505_02</w:t>
            </w:r>
          </w:p>
        </w:tc>
        <w:tc>
          <w:tcPr>
            <w:tcW w:w="1080" w:type="dxa"/>
          </w:tcPr>
          <w:p w14:paraId="6E5E515B" w14:textId="6535808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399171" w14:textId="42E88C62" w:rsidR="002077FA" w:rsidRPr="00487927" w:rsidRDefault="002077FA" w:rsidP="004D43ED">
            <w:pPr>
              <w:jc w:val="center"/>
              <w:rPr>
                <w:rFonts w:cstheme="minorHAnsi"/>
                <w:szCs w:val="20"/>
              </w:rPr>
            </w:pPr>
          </w:p>
        </w:tc>
        <w:tc>
          <w:tcPr>
            <w:tcW w:w="1080" w:type="dxa"/>
          </w:tcPr>
          <w:p w14:paraId="406C8F8B" w14:textId="77777777" w:rsidR="002077FA" w:rsidRPr="00487927" w:rsidRDefault="002077FA" w:rsidP="004D43ED">
            <w:pPr>
              <w:jc w:val="center"/>
              <w:rPr>
                <w:rFonts w:cstheme="minorHAnsi"/>
                <w:szCs w:val="20"/>
              </w:rPr>
            </w:pPr>
          </w:p>
        </w:tc>
        <w:tc>
          <w:tcPr>
            <w:tcW w:w="1080" w:type="dxa"/>
          </w:tcPr>
          <w:p w14:paraId="1FDB63CD" w14:textId="3C59C75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E8D97E8" w14:textId="2C6AFF93" w:rsidR="002077FA" w:rsidRPr="00487927" w:rsidRDefault="002077FA" w:rsidP="004D43ED">
            <w:pPr>
              <w:jc w:val="center"/>
              <w:rPr>
                <w:rFonts w:cstheme="minorHAnsi"/>
                <w:szCs w:val="20"/>
              </w:rPr>
            </w:pPr>
          </w:p>
        </w:tc>
        <w:tc>
          <w:tcPr>
            <w:tcW w:w="1080" w:type="dxa"/>
          </w:tcPr>
          <w:p w14:paraId="790982DC" w14:textId="77777777" w:rsidR="002077FA" w:rsidRPr="00487927" w:rsidRDefault="002077FA" w:rsidP="004D43ED">
            <w:pPr>
              <w:jc w:val="center"/>
              <w:rPr>
                <w:rFonts w:cstheme="minorHAnsi"/>
                <w:szCs w:val="20"/>
              </w:rPr>
            </w:pPr>
          </w:p>
        </w:tc>
        <w:tc>
          <w:tcPr>
            <w:tcW w:w="1170" w:type="dxa"/>
          </w:tcPr>
          <w:p w14:paraId="11FBED9E" w14:textId="77777777" w:rsidR="002077FA" w:rsidRPr="00487927" w:rsidRDefault="002077FA" w:rsidP="004D43ED">
            <w:pPr>
              <w:jc w:val="center"/>
              <w:rPr>
                <w:rFonts w:cstheme="minorHAnsi"/>
                <w:szCs w:val="20"/>
              </w:rPr>
            </w:pPr>
          </w:p>
        </w:tc>
      </w:tr>
      <w:tr w:rsidR="002077FA" w:rsidRPr="00487927" w14:paraId="5E925E17" w14:textId="08D78485" w:rsidTr="002077FA">
        <w:tc>
          <w:tcPr>
            <w:tcW w:w="1255" w:type="dxa"/>
          </w:tcPr>
          <w:p w14:paraId="0F8C0D8C" w14:textId="77777777" w:rsidR="002077FA" w:rsidRPr="00283A38" w:rsidRDefault="002077FA" w:rsidP="004D43ED">
            <w:pPr>
              <w:jc w:val="center"/>
              <w:rPr>
                <w:szCs w:val="20"/>
              </w:rPr>
            </w:pPr>
            <w:r>
              <w:rPr>
                <w:szCs w:val="20"/>
              </w:rPr>
              <w:t>1</w:t>
            </w:r>
            <w:r w:rsidRPr="00283A38">
              <w:rPr>
                <w:szCs w:val="20"/>
              </w:rPr>
              <w:t>505_03</w:t>
            </w:r>
          </w:p>
        </w:tc>
        <w:tc>
          <w:tcPr>
            <w:tcW w:w="1080" w:type="dxa"/>
          </w:tcPr>
          <w:p w14:paraId="216EC50D" w14:textId="5090D3E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AF076C6" w14:textId="33641462" w:rsidR="002077FA" w:rsidRPr="00487927" w:rsidRDefault="002077FA" w:rsidP="004D43ED">
            <w:pPr>
              <w:jc w:val="center"/>
              <w:rPr>
                <w:rFonts w:cstheme="minorHAnsi"/>
                <w:szCs w:val="20"/>
              </w:rPr>
            </w:pPr>
          </w:p>
        </w:tc>
        <w:tc>
          <w:tcPr>
            <w:tcW w:w="1080" w:type="dxa"/>
          </w:tcPr>
          <w:p w14:paraId="5EAEF7CE" w14:textId="77777777" w:rsidR="002077FA" w:rsidRPr="00487927" w:rsidRDefault="002077FA" w:rsidP="004D43ED">
            <w:pPr>
              <w:jc w:val="center"/>
              <w:rPr>
                <w:rFonts w:cstheme="minorHAnsi"/>
                <w:szCs w:val="20"/>
              </w:rPr>
            </w:pPr>
          </w:p>
        </w:tc>
        <w:tc>
          <w:tcPr>
            <w:tcW w:w="1080" w:type="dxa"/>
          </w:tcPr>
          <w:p w14:paraId="486C8531" w14:textId="5B40C3B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6094546" w14:textId="3E907F32" w:rsidR="002077FA" w:rsidRPr="00487927" w:rsidRDefault="002077FA" w:rsidP="004D43ED">
            <w:pPr>
              <w:jc w:val="center"/>
              <w:rPr>
                <w:rFonts w:cstheme="minorHAnsi"/>
                <w:szCs w:val="20"/>
              </w:rPr>
            </w:pPr>
          </w:p>
        </w:tc>
        <w:tc>
          <w:tcPr>
            <w:tcW w:w="1080" w:type="dxa"/>
          </w:tcPr>
          <w:p w14:paraId="6CB362DF" w14:textId="77777777" w:rsidR="002077FA" w:rsidRPr="00487927" w:rsidRDefault="002077FA" w:rsidP="004D43ED">
            <w:pPr>
              <w:jc w:val="center"/>
              <w:rPr>
                <w:rFonts w:cstheme="minorHAnsi"/>
                <w:szCs w:val="20"/>
              </w:rPr>
            </w:pPr>
          </w:p>
        </w:tc>
        <w:tc>
          <w:tcPr>
            <w:tcW w:w="1170" w:type="dxa"/>
          </w:tcPr>
          <w:p w14:paraId="4F0385AF" w14:textId="77777777" w:rsidR="002077FA" w:rsidRPr="00487927" w:rsidRDefault="002077FA" w:rsidP="004D43ED">
            <w:pPr>
              <w:jc w:val="center"/>
              <w:rPr>
                <w:rFonts w:cstheme="minorHAnsi"/>
                <w:szCs w:val="20"/>
              </w:rPr>
            </w:pPr>
          </w:p>
        </w:tc>
      </w:tr>
      <w:tr w:rsidR="002077FA" w:rsidRPr="00487927" w14:paraId="4D69554D" w14:textId="552C5A39" w:rsidTr="002077FA">
        <w:tc>
          <w:tcPr>
            <w:tcW w:w="1255" w:type="dxa"/>
          </w:tcPr>
          <w:p w14:paraId="61DF6EAF" w14:textId="77777777" w:rsidR="002077FA" w:rsidRPr="00283A38" w:rsidRDefault="002077FA" w:rsidP="004D43ED">
            <w:pPr>
              <w:jc w:val="center"/>
              <w:rPr>
                <w:szCs w:val="20"/>
              </w:rPr>
            </w:pPr>
            <w:r>
              <w:rPr>
                <w:szCs w:val="20"/>
              </w:rPr>
              <w:t>1</w:t>
            </w:r>
            <w:r w:rsidRPr="00283A38">
              <w:rPr>
                <w:szCs w:val="20"/>
              </w:rPr>
              <w:t>506_01</w:t>
            </w:r>
          </w:p>
        </w:tc>
        <w:tc>
          <w:tcPr>
            <w:tcW w:w="1080" w:type="dxa"/>
          </w:tcPr>
          <w:p w14:paraId="2100F3D8" w14:textId="5F1DE70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3A60DFC" w14:textId="318A4835" w:rsidR="002077FA" w:rsidRPr="00487927" w:rsidRDefault="002077FA" w:rsidP="004D43ED">
            <w:pPr>
              <w:jc w:val="center"/>
              <w:rPr>
                <w:rFonts w:cstheme="minorHAnsi"/>
                <w:szCs w:val="20"/>
              </w:rPr>
            </w:pPr>
          </w:p>
        </w:tc>
        <w:tc>
          <w:tcPr>
            <w:tcW w:w="1080" w:type="dxa"/>
          </w:tcPr>
          <w:p w14:paraId="46BCC6DF" w14:textId="77777777" w:rsidR="002077FA" w:rsidRPr="00487927" w:rsidRDefault="002077FA" w:rsidP="004D43ED">
            <w:pPr>
              <w:jc w:val="center"/>
              <w:rPr>
                <w:rFonts w:cstheme="minorHAnsi"/>
                <w:szCs w:val="20"/>
              </w:rPr>
            </w:pPr>
          </w:p>
        </w:tc>
        <w:tc>
          <w:tcPr>
            <w:tcW w:w="1080" w:type="dxa"/>
          </w:tcPr>
          <w:p w14:paraId="29F81ECA" w14:textId="5EA2553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473514B" w14:textId="063E9573" w:rsidR="002077FA" w:rsidRPr="00487927" w:rsidRDefault="002077FA" w:rsidP="004D43ED">
            <w:pPr>
              <w:jc w:val="center"/>
              <w:rPr>
                <w:rFonts w:cstheme="minorHAnsi"/>
                <w:szCs w:val="20"/>
              </w:rPr>
            </w:pPr>
          </w:p>
        </w:tc>
        <w:tc>
          <w:tcPr>
            <w:tcW w:w="1080" w:type="dxa"/>
          </w:tcPr>
          <w:p w14:paraId="77026E6E" w14:textId="77777777" w:rsidR="002077FA" w:rsidRPr="00487927" w:rsidRDefault="002077FA" w:rsidP="004D43ED">
            <w:pPr>
              <w:jc w:val="center"/>
              <w:rPr>
                <w:rFonts w:cstheme="minorHAnsi"/>
                <w:szCs w:val="20"/>
              </w:rPr>
            </w:pPr>
          </w:p>
        </w:tc>
        <w:tc>
          <w:tcPr>
            <w:tcW w:w="1170" w:type="dxa"/>
          </w:tcPr>
          <w:p w14:paraId="218E19C5" w14:textId="77777777" w:rsidR="002077FA" w:rsidRPr="00487927" w:rsidRDefault="002077FA" w:rsidP="004D43ED">
            <w:pPr>
              <w:jc w:val="center"/>
              <w:rPr>
                <w:rFonts w:cstheme="minorHAnsi"/>
                <w:szCs w:val="20"/>
              </w:rPr>
            </w:pPr>
          </w:p>
        </w:tc>
      </w:tr>
      <w:tr w:rsidR="002077FA" w:rsidRPr="00487927" w14:paraId="607A3F25" w14:textId="637F64F8" w:rsidTr="002077FA">
        <w:tc>
          <w:tcPr>
            <w:tcW w:w="1255" w:type="dxa"/>
          </w:tcPr>
          <w:p w14:paraId="75EDBAD7" w14:textId="77777777" w:rsidR="002077FA" w:rsidRPr="00283A38" w:rsidRDefault="002077FA" w:rsidP="004D43ED">
            <w:pPr>
              <w:jc w:val="center"/>
              <w:rPr>
                <w:szCs w:val="20"/>
              </w:rPr>
            </w:pPr>
            <w:r>
              <w:rPr>
                <w:szCs w:val="20"/>
              </w:rPr>
              <w:lastRenderedPageBreak/>
              <w:t>1</w:t>
            </w:r>
            <w:r w:rsidRPr="00283A38">
              <w:rPr>
                <w:szCs w:val="20"/>
              </w:rPr>
              <w:t>507_01</w:t>
            </w:r>
          </w:p>
        </w:tc>
        <w:tc>
          <w:tcPr>
            <w:tcW w:w="1080" w:type="dxa"/>
          </w:tcPr>
          <w:p w14:paraId="18B445A0" w14:textId="19342A5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C25BAF3" w14:textId="3C977019" w:rsidR="002077FA" w:rsidRPr="00487927" w:rsidRDefault="002077FA" w:rsidP="004D43ED">
            <w:pPr>
              <w:jc w:val="center"/>
              <w:rPr>
                <w:rFonts w:cstheme="minorHAnsi"/>
                <w:szCs w:val="20"/>
              </w:rPr>
            </w:pPr>
          </w:p>
        </w:tc>
        <w:tc>
          <w:tcPr>
            <w:tcW w:w="1080" w:type="dxa"/>
          </w:tcPr>
          <w:p w14:paraId="78C7C5E7" w14:textId="77777777" w:rsidR="002077FA" w:rsidRPr="00487927" w:rsidRDefault="002077FA" w:rsidP="004D43ED">
            <w:pPr>
              <w:jc w:val="center"/>
              <w:rPr>
                <w:rFonts w:cstheme="minorHAnsi"/>
                <w:szCs w:val="20"/>
              </w:rPr>
            </w:pPr>
          </w:p>
        </w:tc>
        <w:tc>
          <w:tcPr>
            <w:tcW w:w="1080" w:type="dxa"/>
          </w:tcPr>
          <w:p w14:paraId="64748BB2" w14:textId="14AD2A1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E81D06D" w14:textId="2EC20633" w:rsidR="002077FA" w:rsidRPr="00487927" w:rsidRDefault="002077FA" w:rsidP="004D43ED">
            <w:pPr>
              <w:jc w:val="center"/>
              <w:rPr>
                <w:rFonts w:cstheme="minorHAnsi"/>
                <w:szCs w:val="20"/>
              </w:rPr>
            </w:pPr>
          </w:p>
        </w:tc>
        <w:tc>
          <w:tcPr>
            <w:tcW w:w="1080" w:type="dxa"/>
          </w:tcPr>
          <w:p w14:paraId="25259867" w14:textId="77777777" w:rsidR="002077FA" w:rsidRPr="00487927" w:rsidRDefault="002077FA" w:rsidP="004D43ED">
            <w:pPr>
              <w:jc w:val="center"/>
              <w:rPr>
                <w:rFonts w:cstheme="minorHAnsi"/>
                <w:szCs w:val="20"/>
              </w:rPr>
            </w:pPr>
          </w:p>
        </w:tc>
        <w:tc>
          <w:tcPr>
            <w:tcW w:w="1170" w:type="dxa"/>
          </w:tcPr>
          <w:p w14:paraId="29516619" w14:textId="77777777" w:rsidR="002077FA" w:rsidRPr="00487927" w:rsidRDefault="002077FA" w:rsidP="004D43ED">
            <w:pPr>
              <w:jc w:val="center"/>
              <w:rPr>
                <w:rFonts w:cstheme="minorHAnsi"/>
                <w:szCs w:val="20"/>
              </w:rPr>
            </w:pPr>
          </w:p>
        </w:tc>
      </w:tr>
      <w:tr w:rsidR="002077FA" w:rsidRPr="00487927" w14:paraId="223698BA" w14:textId="32C6850E" w:rsidTr="002077FA">
        <w:tc>
          <w:tcPr>
            <w:tcW w:w="1255" w:type="dxa"/>
          </w:tcPr>
          <w:p w14:paraId="33CFD490" w14:textId="77777777" w:rsidR="002077FA" w:rsidRPr="00283A38" w:rsidRDefault="002077FA" w:rsidP="004D43ED">
            <w:pPr>
              <w:jc w:val="center"/>
              <w:rPr>
                <w:szCs w:val="20"/>
              </w:rPr>
            </w:pPr>
            <w:r>
              <w:rPr>
                <w:szCs w:val="20"/>
              </w:rPr>
              <w:t>1</w:t>
            </w:r>
            <w:r w:rsidRPr="00283A38">
              <w:rPr>
                <w:szCs w:val="20"/>
              </w:rPr>
              <w:t>508_01</w:t>
            </w:r>
          </w:p>
        </w:tc>
        <w:tc>
          <w:tcPr>
            <w:tcW w:w="1080" w:type="dxa"/>
          </w:tcPr>
          <w:p w14:paraId="6531D6FB" w14:textId="014A2E8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71A6DA8" w14:textId="56DFDD18" w:rsidR="002077FA" w:rsidRPr="00487927" w:rsidRDefault="002077FA" w:rsidP="004D43ED">
            <w:pPr>
              <w:jc w:val="center"/>
              <w:rPr>
                <w:rFonts w:cstheme="minorHAnsi"/>
                <w:szCs w:val="20"/>
              </w:rPr>
            </w:pPr>
          </w:p>
        </w:tc>
        <w:tc>
          <w:tcPr>
            <w:tcW w:w="1080" w:type="dxa"/>
          </w:tcPr>
          <w:p w14:paraId="57C95945" w14:textId="77777777" w:rsidR="002077FA" w:rsidRPr="00487927" w:rsidRDefault="002077FA" w:rsidP="004D43ED">
            <w:pPr>
              <w:jc w:val="center"/>
              <w:rPr>
                <w:rFonts w:cstheme="minorHAnsi"/>
                <w:szCs w:val="20"/>
              </w:rPr>
            </w:pPr>
          </w:p>
        </w:tc>
        <w:tc>
          <w:tcPr>
            <w:tcW w:w="1080" w:type="dxa"/>
          </w:tcPr>
          <w:p w14:paraId="78E6F059" w14:textId="5234131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BED9B99" w14:textId="66201C34" w:rsidR="002077FA" w:rsidRPr="00487927" w:rsidRDefault="002077FA" w:rsidP="004D43ED">
            <w:pPr>
              <w:jc w:val="center"/>
              <w:rPr>
                <w:rFonts w:cstheme="minorHAnsi"/>
                <w:szCs w:val="20"/>
              </w:rPr>
            </w:pPr>
          </w:p>
        </w:tc>
        <w:tc>
          <w:tcPr>
            <w:tcW w:w="1080" w:type="dxa"/>
          </w:tcPr>
          <w:p w14:paraId="4577270E" w14:textId="77777777" w:rsidR="002077FA" w:rsidRPr="00487927" w:rsidRDefault="002077FA" w:rsidP="004D43ED">
            <w:pPr>
              <w:jc w:val="center"/>
              <w:rPr>
                <w:rFonts w:cstheme="minorHAnsi"/>
                <w:szCs w:val="20"/>
              </w:rPr>
            </w:pPr>
          </w:p>
        </w:tc>
        <w:tc>
          <w:tcPr>
            <w:tcW w:w="1170" w:type="dxa"/>
          </w:tcPr>
          <w:p w14:paraId="04EB37DE" w14:textId="77777777" w:rsidR="002077FA" w:rsidRPr="00487927" w:rsidRDefault="002077FA" w:rsidP="004D43ED">
            <w:pPr>
              <w:jc w:val="center"/>
              <w:rPr>
                <w:rFonts w:cstheme="minorHAnsi"/>
                <w:szCs w:val="20"/>
              </w:rPr>
            </w:pPr>
          </w:p>
        </w:tc>
      </w:tr>
      <w:tr w:rsidR="002077FA" w:rsidRPr="00487927" w14:paraId="14BB298F" w14:textId="4ECAE197" w:rsidTr="002077FA">
        <w:tc>
          <w:tcPr>
            <w:tcW w:w="1255" w:type="dxa"/>
          </w:tcPr>
          <w:p w14:paraId="18F64578" w14:textId="77777777" w:rsidR="002077FA" w:rsidRPr="00283A38" w:rsidRDefault="002077FA" w:rsidP="004D43ED">
            <w:pPr>
              <w:jc w:val="center"/>
              <w:rPr>
                <w:szCs w:val="20"/>
              </w:rPr>
            </w:pPr>
            <w:r>
              <w:rPr>
                <w:szCs w:val="20"/>
              </w:rPr>
              <w:t>1</w:t>
            </w:r>
            <w:r w:rsidRPr="00283A38">
              <w:rPr>
                <w:szCs w:val="20"/>
              </w:rPr>
              <w:t>508_02</w:t>
            </w:r>
          </w:p>
        </w:tc>
        <w:tc>
          <w:tcPr>
            <w:tcW w:w="1080" w:type="dxa"/>
          </w:tcPr>
          <w:p w14:paraId="64B5C722" w14:textId="15E84E8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AD3B8F4" w14:textId="44113F4A" w:rsidR="002077FA" w:rsidRPr="00487927" w:rsidRDefault="002077FA" w:rsidP="004D43ED">
            <w:pPr>
              <w:jc w:val="center"/>
              <w:rPr>
                <w:rFonts w:cstheme="minorHAnsi"/>
                <w:szCs w:val="20"/>
              </w:rPr>
            </w:pPr>
          </w:p>
        </w:tc>
        <w:tc>
          <w:tcPr>
            <w:tcW w:w="1080" w:type="dxa"/>
          </w:tcPr>
          <w:p w14:paraId="5DA4D12B" w14:textId="77777777" w:rsidR="002077FA" w:rsidRPr="00487927" w:rsidRDefault="002077FA" w:rsidP="004D43ED">
            <w:pPr>
              <w:jc w:val="center"/>
              <w:rPr>
                <w:rFonts w:cstheme="minorHAnsi"/>
                <w:szCs w:val="20"/>
              </w:rPr>
            </w:pPr>
          </w:p>
        </w:tc>
        <w:tc>
          <w:tcPr>
            <w:tcW w:w="1080" w:type="dxa"/>
          </w:tcPr>
          <w:p w14:paraId="55C00C8F" w14:textId="32CD1A5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6B307F" w14:textId="4E9F7108" w:rsidR="002077FA" w:rsidRPr="00487927" w:rsidRDefault="002077FA" w:rsidP="004D43ED">
            <w:pPr>
              <w:jc w:val="center"/>
              <w:rPr>
                <w:rFonts w:cstheme="minorHAnsi"/>
                <w:szCs w:val="20"/>
              </w:rPr>
            </w:pPr>
          </w:p>
        </w:tc>
        <w:tc>
          <w:tcPr>
            <w:tcW w:w="1080" w:type="dxa"/>
          </w:tcPr>
          <w:p w14:paraId="16305966" w14:textId="77777777" w:rsidR="002077FA" w:rsidRPr="00487927" w:rsidRDefault="002077FA" w:rsidP="004D43ED">
            <w:pPr>
              <w:jc w:val="center"/>
              <w:rPr>
                <w:rFonts w:cstheme="minorHAnsi"/>
                <w:szCs w:val="20"/>
              </w:rPr>
            </w:pPr>
          </w:p>
        </w:tc>
        <w:tc>
          <w:tcPr>
            <w:tcW w:w="1170" w:type="dxa"/>
          </w:tcPr>
          <w:p w14:paraId="583D428F" w14:textId="77777777" w:rsidR="002077FA" w:rsidRPr="00487927" w:rsidRDefault="002077FA" w:rsidP="004D43ED">
            <w:pPr>
              <w:jc w:val="center"/>
              <w:rPr>
                <w:rFonts w:cstheme="minorHAnsi"/>
                <w:szCs w:val="20"/>
              </w:rPr>
            </w:pPr>
          </w:p>
        </w:tc>
      </w:tr>
      <w:tr w:rsidR="002077FA" w:rsidRPr="00487927" w14:paraId="10F0FD96" w14:textId="412F4695" w:rsidTr="002077FA">
        <w:tc>
          <w:tcPr>
            <w:tcW w:w="1255" w:type="dxa"/>
          </w:tcPr>
          <w:p w14:paraId="47B68A87" w14:textId="77777777" w:rsidR="002077FA" w:rsidRPr="00283A38" w:rsidRDefault="002077FA" w:rsidP="004D43ED">
            <w:pPr>
              <w:jc w:val="center"/>
              <w:rPr>
                <w:szCs w:val="20"/>
              </w:rPr>
            </w:pPr>
            <w:r>
              <w:rPr>
                <w:szCs w:val="20"/>
              </w:rPr>
              <w:t>1</w:t>
            </w:r>
            <w:r w:rsidRPr="00283A38">
              <w:rPr>
                <w:szCs w:val="20"/>
              </w:rPr>
              <w:t>509_01</w:t>
            </w:r>
          </w:p>
        </w:tc>
        <w:tc>
          <w:tcPr>
            <w:tcW w:w="1080" w:type="dxa"/>
          </w:tcPr>
          <w:p w14:paraId="5BB8E07F" w14:textId="0C198E8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0ED3A84" w14:textId="2CA5479B" w:rsidR="002077FA" w:rsidRPr="00487927" w:rsidRDefault="002077FA" w:rsidP="004D43ED">
            <w:pPr>
              <w:jc w:val="center"/>
              <w:rPr>
                <w:rFonts w:cstheme="minorHAnsi"/>
                <w:szCs w:val="20"/>
              </w:rPr>
            </w:pPr>
          </w:p>
        </w:tc>
        <w:tc>
          <w:tcPr>
            <w:tcW w:w="1080" w:type="dxa"/>
          </w:tcPr>
          <w:p w14:paraId="74B2591C" w14:textId="77777777" w:rsidR="002077FA" w:rsidRPr="00487927" w:rsidRDefault="002077FA" w:rsidP="004D43ED">
            <w:pPr>
              <w:jc w:val="center"/>
              <w:rPr>
                <w:rFonts w:cstheme="minorHAnsi"/>
                <w:szCs w:val="20"/>
              </w:rPr>
            </w:pPr>
          </w:p>
        </w:tc>
        <w:tc>
          <w:tcPr>
            <w:tcW w:w="1080" w:type="dxa"/>
          </w:tcPr>
          <w:p w14:paraId="1CC2FA16" w14:textId="017781C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7EAB776" w14:textId="43AE9CD2" w:rsidR="002077FA" w:rsidRPr="00487927" w:rsidRDefault="002077FA" w:rsidP="004D43ED">
            <w:pPr>
              <w:jc w:val="center"/>
              <w:rPr>
                <w:rFonts w:cstheme="minorHAnsi"/>
                <w:szCs w:val="20"/>
              </w:rPr>
            </w:pPr>
          </w:p>
        </w:tc>
        <w:tc>
          <w:tcPr>
            <w:tcW w:w="1080" w:type="dxa"/>
          </w:tcPr>
          <w:p w14:paraId="328D1E15" w14:textId="77777777" w:rsidR="002077FA" w:rsidRPr="00487927" w:rsidRDefault="002077FA" w:rsidP="004D43ED">
            <w:pPr>
              <w:jc w:val="center"/>
              <w:rPr>
                <w:rFonts w:cstheme="minorHAnsi"/>
                <w:szCs w:val="20"/>
              </w:rPr>
            </w:pPr>
          </w:p>
        </w:tc>
        <w:tc>
          <w:tcPr>
            <w:tcW w:w="1170" w:type="dxa"/>
          </w:tcPr>
          <w:p w14:paraId="4DB3ABC7" w14:textId="77777777" w:rsidR="002077FA" w:rsidRPr="00487927" w:rsidRDefault="002077FA" w:rsidP="004D43ED">
            <w:pPr>
              <w:jc w:val="center"/>
              <w:rPr>
                <w:rFonts w:cstheme="minorHAnsi"/>
                <w:szCs w:val="20"/>
              </w:rPr>
            </w:pPr>
          </w:p>
        </w:tc>
      </w:tr>
      <w:tr w:rsidR="002077FA" w:rsidRPr="00487927" w14:paraId="004B7923" w14:textId="00D1CF7B" w:rsidTr="002077FA">
        <w:tc>
          <w:tcPr>
            <w:tcW w:w="1255" w:type="dxa"/>
          </w:tcPr>
          <w:p w14:paraId="30EA0D00" w14:textId="77777777" w:rsidR="002077FA" w:rsidRPr="00283A38" w:rsidRDefault="002077FA" w:rsidP="004D43ED">
            <w:pPr>
              <w:jc w:val="center"/>
              <w:rPr>
                <w:szCs w:val="20"/>
              </w:rPr>
            </w:pPr>
            <w:r>
              <w:rPr>
                <w:szCs w:val="20"/>
              </w:rPr>
              <w:t>1</w:t>
            </w:r>
            <w:r w:rsidRPr="00283A38">
              <w:rPr>
                <w:szCs w:val="20"/>
              </w:rPr>
              <w:t>509_02</w:t>
            </w:r>
          </w:p>
        </w:tc>
        <w:tc>
          <w:tcPr>
            <w:tcW w:w="1080" w:type="dxa"/>
          </w:tcPr>
          <w:p w14:paraId="530841BE" w14:textId="4B7E7FB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E01838E" w14:textId="5E894426" w:rsidR="002077FA" w:rsidRPr="00487927" w:rsidRDefault="002077FA" w:rsidP="004D43ED">
            <w:pPr>
              <w:jc w:val="center"/>
              <w:rPr>
                <w:rFonts w:cstheme="minorHAnsi"/>
                <w:szCs w:val="20"/>
              </w:rPr>
            </w:pPr>
          </w:p>
        </w:tc>
        <w:tc>
          <w:tcPr>
            <w:tcW w:w="1080" w:type="dxa"/>
          </w:tcPr>
          <w:p w14:paraId="2FD9A72E" w14:textId="77777777" w:rsidR="002077FA" w:rsidRPr="00487927" w:rsidRDefault="002077FA" w:rsidP="004D43ED">
            <w:pPr>
              <w:jc w:val="center"/>
              <w:rPr>
                <w:rFonts w:cstheme="minorHAnsi"/>
                <w:szCs w:val="20"/>
              </w:rPr>
            </w:pPr>
          </w:p>
        </w:tc>
        <w:tc>
          <w:tcPr>
            <w:tcW w:w="1080" w:type="dxa"/>
          </w:tcPr>
          <w:p w14:paraId="5D511BB0" w14:textId="60BA556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B20AE29" w14:textId="7F00D0A4" w:rsidR="002077FA" w:rsidRPr="00487927" w:rsidRDefault="002077FA" w:rsidP="004D43ED">
            <w:pPr>
              <w:jc w:val="center"/>
              <w:rPr>
                <w:rFonts w:cstheme="minorHAnsi"/>
                <w:szCs w:val="20"/>
              </w:rPr>
            </w:pPr>
          </w:p>
        </w:tc>
        <w:tc>
          <w:tcPr>
            <w:tcW w:w="1080" w:type="dxa"/>
          </w:tcPr>
          <w:p w14:paraId="6FC630FC" w14:textId="77777777" w:rsidR="002077FA" w:rsidRPr="00487927" w:rsidRDefault="002077FA" w:rsidP="004D43ED">
            <w:pPr>
              <w:jc w:val="center"/>
              <w:rPr>
                <w:rFonts w:cstheme="minorHAnsi"/>
                <w:szCs w:val="20"/>
              </w:rPr>
            </w:pPr>
          </w:p>
        </w:tc>
        <w:tc>
          <w:tcPr>
            <w:tcW w:w="1170" w:type="dxa"/>
          </w:tcPr>
          <w:p w14:paraId="0C116187" w14:textId="77777777" w:rsidR="002077FA" w:rsidRPr="00487927" w:rsidRDefault="002077FA" w:rsidP="004D43ED">
            <w:pPr>
              <w:jc w:val="center"/>
              <w:rPr>
                <w:rFonts w:cstheme="minorHAnsi"/>
                <w:szCs w:val="20"/>
              </w:rPr>
            </w:pPr>
          </w:p>
        </w:tc>
      </w:tr>
      <w:tr w:rsidR="002077FA" w:rsidRPr="00487927" w14:paraId="2CF5002F" w14:textId="11D7223B" w:rsidTr="002077FA">
        <w:tc>
          <w:tcPr>
            <w:tcW w:w="1255" w:type="dxa"/>
          </w:tcPr>
          <w:p w14:paraId="023717C7" w14:textId="77777777" w:rsidR="002077FA" w:rsidRPr="00283A38" w:rsidRDefault="002077FA" w:rsidP="004D43ED">
            <w:pPr>
              <w:jc w:val="center"/>
              <w:rPr>
                <w:szCs w:val="20"/>
              </w:rPr>
            </w:pPr>
            <w:r>
              <w:rPr>
                <w:szCs w:val="20"/>
              </w:rPr>
              <w:t>1</w:t>
            </w:r>
            <w:r w:rsidRPr="00283A38">
              <w:rPr>
                <w:szCs w:val="20"/>
              </w:rPr>
              <w:t>509_03</w:t>
            </w:r>
          </w:p>
        </w:tc>
        <w:tc>
          <w:tcPr>
            <w:tcW w:w="1080" w:type="dxa"/>
          </w:tcPr>
          <w:p w14:paraId="6319EB5D" w14:textId="4EF6726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97EBA3" w14:textId="7ECEEAFD" w:rsidR="002077FA" w:rsidRPr="00487927" w:rsidRDefault="002077FA" w:rsidP="004D43ED">
            <w:pPr>
              <w:jc w:val="center"/>
              <w:rPr>
                <w:rFonts w:cstheme="minorHAnsi"/>
                <w:szCs w:val="20"/>
              </w:rPr>
            </w:pPr>
          </w:p>
        </w:tc>
        <w:tc>
          <w:tcPr>
            <w:tcW w:w="1080" w:type="dxa"/>
          </w:tcPr>
          <w:p w14:paraId="36D44462" w14:textId="77777777" w:rsidR="002077FA" w:rsidRPr="00487927" w:rsidRDefault="002077FA" w:rsidP="004D43ED">
            <w:pPr>
              <w:jc w:val="center"/>
              <w:rPr>
                <w:rFonts w:cstheme="minorHAnsi"/>
                <w:szCs w:val="20"/>
              </w:rPr>
            </w:pPr>
          </w:p>
        </w:tc>
        <w:tc>
          <w:tcPr>
            <w:tcW w:w="1080" w:type="dxa"/>
          </w:tcPr>
          <w:p w14:paraId="167A8096" w14:textId="676C48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D379B7C" w14:textId="0BA00F60" w:rsidR="002077FA" w:rsidRPr="00487927" w:rsidRDefault="002077FA" w:rsidP="004D43ED">
            <w:pPr>
              <w:jc w:val="center"/>
              <w:rPr>
                <w:rFonts w:cstheme="minorHAnsi"/>
                <w:szCs w:val="20"/>
              </w:rPr>
            </w:pPr>
          </w:p>
        </w:tc>
        <w:tc>
          <w:tcPr>
            <w:tcW w:w="1080" w:type="dxa"/>
          </w:tcPr>
          <w:p w14:paraId="3954BD02" w14:textId="77777777" w:rsidR="002077FA" w:rsidRPr="00487927" w:rsidRDefault="002077FA" w:rsidP="004D43ED">
            <w:pPr>
              <w:jc w:val="center"/>
              <w:rPr>
                <w:rFonts w:cstheme="minorHAnsi"/>
                <w:szCs w:val="20"/>
              </w:rPr>
            </w:pPr>
          </w:p>
        </w:tc>
        <w:tc>
          <w:tcPr>
            <w:tcW w:w="1170" w:type="dxa"/>
          </w:tcPr>
          <w:p w14:paraId="0548FA88" w14:textId="77777777" w:rsidR="002077FA" w:rsidRPr="00487927" w:rsidRDefault="002077FA" w:rsidP="004D43ED">
            <w:pPr>
              <w:jc w:val="center"/>
              <w:rPr>
                <w:rFonts w:cstheme="minorHAnsi"/>
                <w:szCs w:val="20"/>
              </w:rPr>
            </w:pPr>
          </w:p>
        </w:tc>
      </w:tr>
      <w:tr w:rsidR="002077FA" w:rsidRPr="00487927" w14:paraId="2A97B919" w14:textId="5BBFDB01" w:rsidTr="002077FA">
        <w:tc>
          <w:tcPr>
            <w:tcW w:w="1255" w:type="dxa"/>
          </w:tcPr>
          <w:p w14:paraId="1F538744" w14:textId="77777777" w:rsidR="002077FA" w:rsidRPr="00283A38" w:rsidRDefault="002077FA" w:rsidP="004D43ED">
            <w:pPr>
              <w:jc w:val="center"/>
              <w:rPr>
                <w:szCs w:val="20"/>
              </w:rPr>
            </w:pPr>
            <w:r>
              <w:rPr>
                <w:szCs w:val="20"/>
              </w:rPr>
              <w:t>1</w:t>
            </w:r>
            <w:r w:rsidRPr="00283A38">
              <w:rPr>
                <w:szCs w:val="20"/>
              </w:rPr>
              <w:t>509_04</w:t>
            </w:r>
          </w:p>
        </w:tc>
        <w:tc>
          <w:tcPr>
            <w:tcW w:w="1080" w:type="dxa"/>
          </w:tcPr>
          <w:p w14:paraId="3466159C" w14:textId="5F9080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278F47F" w14:textId="74672793" w:rsidR="002077FA" w:rsidRPr="00487927" w:rsidRDefault="002077FA" w:rsidP="004D43ED">
            <w:pPr>
              <w:jc w:val="center"/>
              <w:rPr>
                <w:rFonts w:cstheme="minorHAnsi"/>
                <w:szCs w:val="20"/>
              </w:rPr>
            </w:pPr>
          </w:p>
        </w:tc>
        <w:tc>
          <w:tcPr>
            <w:tcW w:w="1080" w:type="dxa"/>
          </w:tcPr>
          <w:p w14:paraId="08FBAD9B" w14:textId="77777777" w:rsidR="002077FA" w:rsidRPr="00487927" w:rsidRDefault="002077FA" w:rsidP="004D43ED">
            <w:pPr>
              <w:jc w:val="center"/>
              <w:rPr>
                <w:rFonts w:cstheme="minorHAnsi"/>
                <w:szCs w:val="20"/>
              </w:rPr>
            </w:pPr>
          </w:p>
        </w:tc>
        <w:tc>
          <w:tcPr>
            <w:tcW w:w="1080" w:type="dxa"/>
          </w:tcPr>
          <w:p w14:paraId="49697154" w14:textId="401CF57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548A033" w14:textId="74A3C27F" w:rsidR="002077FA" w:rsidRPr="00487927" w:rsidRDefault="002077FA" w:rsidP="004D43ED">
            <w:pPr>
              <w:jc w:val="center"/>
              <w:rPr>
                <w:rFonts w:cstheme="minorHAnsi"/>
                <w:szCs w:val="20"/>
              </w:rPr>
            </w:pPr>
          </w:p>
        </w:tc>
        <w:tc>
          <w:tcPr>
            <w:tcW w:w="1080" w:type="dxa"/>
          </w:tcPr>
          <w:p w14:paraId="5E36AC3A" w14:textId="77777777" w:rsidR="002077FA" w:rsidRPr="00487927" w:rsidRDefault="002077FA" w:rsidP="004D43ED">
            <w:pPr>
              <w:jc w:val="center"/>
              <w:rPr>
                <w:rFonts w:cstheme="minorHAnsi"/>
                <w:szCs w:val="20"/>
              </w:rPr>
            </w:pPr>
          </w:p>
        </w:tc>
        <w:tc>
          <w:tcPr>
            <w:tcW w:w="1170" w:type="dxa"/>
          </w:tcPr>
          <w:p w14:paraId="6A41A245" w14:textId="77777777" w:rsidR="002077FA" w:rsidRPr="00487927" w:rsidRDefault="002077FA" w:rsidP="004D43ED">
            <w:pPr>
              <w:jc w:val="center"/>
              <w:rPr>
                <w:rFonts w:cstheme="minorHAnsi"/>
                <w:szCs w:val="20"/>
              </w:rPr>
            </w:pPr>
          </w:p>
        </w:tc>
      </w:tr>
      <w:tr w:rsidR="002077FA" w:rsidRPr="00487927" w14:paraId="60E8A3BB" w14:textId="72FB1E9C" w:rsidTr="002077FA">
        <w:tc>
          <w:tcPr>
            <w:tcW w:w="1255" w:type="dxa"/>
          </w:tcPr>
          <w:p w14:paraId="60A043F3" w14:textId="77777777" w:rsidR="002077FA" w:rsidRPr="00283A38" w:rsidRDefault="002077FA" w:rsidP="004D43ED">
            <w:pPr>
              <w:jc w:val="center"/>
              <w:rPr>
                <w:szCs w:val="20"/>
              </w:rPr>
            </w:pPr>
            <w:r>
              <w:rPr>
                <w:szCs w:val="20"/>
              </w:rPr>
              <w:t>1</w:t>
            </w:r>
            <w:r w:rsidRPr="00283A38">
              <w:rPr>
                <w:szCs w:val="20"/>
              </w:rPr>
              <w:t>510_01</w:t>
            </w:r>
          </w:p>
        </w:tc>
        <w:tc>
          <w:tcPr>
            <w:tcW w:w="1080" w:type="dxa"/>
          </w:tcPr>
          <w:p w14:paraId="01A1A3E4" w14:textId="45A979E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5BBCFB" w14:textId="4B57C807" w:rsidR="002077FA" w:rsidRPr="00487927" w:rsidRDefault="002077FA" w:rsidP="004D43ED">
            <w:pPr>
              <w:jc w:val="center"/>
              <w:rPr>
                <w:rFonts w:cstheme="minorHAnsi"/>
                <w:szCs w:val="20"/>
              </w:rPr>
            </w:pPr>
          </w:p>
        </w:tc>
        <w:tc>
          <w:tcPr>
            <w:tcW w:w="1080" w:type="dxa"/>
          </w:tcPr>
          <w:p w14:paraId="3CF050BA" w14:textId="77777777" w:rsidR="002077FA" w:rsidRPr="00487927" w:rsidRDefault="002077FA" w:rsidP="004D43ED">
            <w:pPr>
              <w:jc w:val="center"/>
              <w:rPr>
                <w:rFonts w:cstheme="minorHAnsi"/>
                <w:szCs w:val="20"/>
              </w:rPr>
            </w:pPr>
          </w:p>
        </w:tc>
        <w:tc>
          <w:tcPr>
            <w:tcW w:w="1080" w:type="dxa"/>
          </w:tcPr>
          <w:p w14:paraId="085F3901" w14:textId="3202199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D6DE51D" w14:textId="6D2D92A2" w:rsidR="002077FA" w:rsidRPr="00487927" w:rsidRDefault="002077FA" w:rsidP="004D43ED">
            <w:pPr>
              <w:jc w:val="center"/>
              <w:rPr>
                <w:rFonts w:cstheme="minorHAnsi"/>
                <w:szCs w:val="20"/>
              </w:rPr>
            </w:pPr>
          </w:p>
        </w:tc>
        <w:tc>
          <w:tcPr>
            <w:tcW w:w="1080" w:type="dxa"/>
          </w:tcPr>
          <w:p w14:paraId="7BFB7428" w14:textId="77777777" w:rsidR="002077FA" w:rsidRPr="00487927" w:rsidRDefault="002077FA" w:rsidP="004D43ED">
            <w:pPr>
              <w:jc w:val="center"/>
              <w:rPr>
                <w:rFonts w:cstheme="minorHAnsi"/>
                <w:szCs w:val="20"/>
              </w:rPr>
            </w:pPr>
          </w:p>
        </w:tc>
        <w:tc>
          <w:tcPr>
            <w:tcW w:w="1170" w:type="dxa"/>
          </w:tcPr>
          <w:p w14:paraId="26D235F1" w14:textId="77777777" w:rsidR="002077FA" w:rsidRPr="00487927" w:rsidRDefault="002077FA" w:rsidP="004D43ED">
            <w:pPr>
              <w:jc w:val="center"/>
              <w:rPr>
                <w:rFonts w:cstheme="minorHAnsi"/>
                <w:szCs w:val="20"/>
              </w:rPr>
            </w:pPr>
          </w:p>
        </w:tc>
      </w:tr>
      <w:tr w:rsidR="002077FA" w:rsidRPr="00487927" w14:paraId="5EC10B9B" w14:textId="696C2E59" w:rsidTr="002077FA">
        <w:tc>
          <w:tcPr>
            <w:tcW w:w="1255" w:type="dxa"/>
          </w:tcPr>
          <w:p w14:paraId="0F310680" w14:textId="77777777" w:rsidR="002077FA" w:rsidRPr="00283A38" w:rsidRDefault="002077FA" w:rsidP="004D43ED">
            <w:pPr>
              <w:jc w:val="center"/>
              <w:rPr>
                <w:szCs w:val="20"/>
              </w:rPr>
            </w:pPr>
            <w:r>
              <w:rPr>
                <w:szCs w:val="20"/>
              </w:rPr>
              <w:t>1</w:t>
            </w:r>
            <w:r w:rsidRPr="00283A38">
              <w:rPr>
                <w:szCs w:val="20"/>
              </w:rPr>
              <w:t>511_01</w:t>
            </w:r>
          </w:p>
        </w:tc>
        <w:tc>
          <w:tcPr>
            <w:tcW w:w="1080" w:type="dxa"/>
          </w:tcPr>
          <w:p w14:paraId="29DA6871" w14:textId="11B69FC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6D317EB" w14:textId="31191228" w:rsidR="002077FA" w:rsidRPr="00487927" w:rsidRDefault="002077FA" w:rsidP="004D43ED">
            <w:pPr>
              <w:jc w:val="center"/>
              <w:rPr>
                <w:rFonts w:cstheme="minorHAnsi"/>
                <w:szCs w:val="20"/>
              </w:rPr>
            </w:pPr>
          </w:p>
        </w:tc>
        <w:tc>
          <w:tcPr>
            <w:tcW w:w="1080" w:type="dxa"/>
          </w:tcPr>
          <w:p w14:paraId="7495FB6C" w14:textId="77777777" w:rsidR="002077FA" w:rsidRPr="00487927" w:rsidRDefault="002077FA" w:rsidP="004D43ED">
            <w:pPr>
              <w:jc w:val="center"/>
              <w:rPr>
                <w:rFonts w:cstheme="minorHAnsi"/>
                <w:szCs w:val="20"/>
              </w:rPr>
            </w:pPr>
          </w:p>
        </w:tc>
        <w:tc>
          <w:tcPr>
            <w:tcW w:w="1080" w:type="dxa"/>
          </w:tcPr>
          <w:p w14:paraId="40AF7FB4" w14:textId="159BBE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B496DC9" w14:textId="481AA16C" w:rsidR="002077FA" w:rsidRPr="00487927" w:rsidRDefault="002077FA" w:rsidP="004D43ED">
            <w:pPr>
              <w:jc w:val="center"/>
              <w:rPr>
                <w:rFonts w:cstheme="minorHAnsi"/>
                <w:szCs w:val="20"/>
              </w:rPr>
            </w:pPr>
          </w:p>
        </w:tc>
        <w:tc>
          <w:tcPr>
            <w:tcW w:w="1080" w:type="dxa"/>
          </w:tcPr>
          <w:p w14:paraId="5B058292" w14:textId="77777777" w:rsidR="002077FA" w:rsidRPr="00487927" w:rsidRDefault="002077FA" w:rsidP="004D43ED">
            <w:pPr>
              <w:jc w:val="center"/>
              <w:rPr>
                <w:rFonts w:cstheme="minorHAnsi"/>
                <w:szCs w:val="20"/>
              </w:rPr>
            </w:pPr>
          </w:p>
        </w:tc>
        <w:tc>
          <w:tcPr>
            <w:tcW w:w="1170" w:type="dxa"/>
          </w:tcPr>
          <w:p w14:paraId="763AF754" w14:textId="77777777" w:rsidR="002077FA" w:rsidRPr="00487927" w:rsidRDefault="002077FA" w:rsidP="004D43ED">
            <w:pPr>
              <w:jc w:val="center"/>
              <w:rPr>
                <w:rFonts w:cstheme="minorHAnsi"/>
                <w:szCs w:val="20"/>
              </w:rPr>
            </w:pPr>
          </w:p>
        </w:tc>
      </w:tr>
      <w:tr w:rsidR="002077FA" w:rsidRPr="00487927" w14:paraId="681F29BB" w14:textId="4F2F3A0A" w:rsidTr="002077FA">
        <w:tc>
          <w:tcPr>
            <w:tcW w:w="1255" w:type="dxa"/>
          </w:tcPr>
          <w:p w14:paraId="177E03AD" w14:textId="77777777" w:rsidR="002077FA" w:rsidRPr="00283A38" w:rsidRDefault="002077FA" w:rsidP="004D43ED">
            <w:pPr>
              <w:jc w:val="center"/>
              <w:rPr>
                <w:szCs w:val="20"/>
              </w:rPr>
            </w:pPr>
            <w:r>
              <w:rPr>
                <w:szCs w:val="20"/>
              </w:rPr>
              <w:t>1</w:t>
            </w:r>
            <w:r w:rsidRPr="00283A38">
              <w:rPr>
                <w:szCs w:val="20"/>
              </w:rPr>
              <w:t>511_02</w:t>
            </w:r>
          </w:p>
        </w:tc>
        <w:tc>
          <w:tcPr>
            <w:tcW w:w="1080" w:type="dxa"/>
          </w:tcPr>
          <w:p w14:paraId="12CDA9C2" w14:textId="261CA81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85FD00C" w14:textId="3AE58936" w:rsidR="002077FA" w:rsidRPr="00487927" w:rsidRDefault="002077FA" w:rsidP="004D43ED">
            <w:pPr>
              <w:jc w:val="center"/>
              <w:rPr>
                <w:rFonts w:cstheme="minorHAnsi"/>
                <w:szCs w:val="20"/>
              </w:rPr>
            </w:pPr>
          </w:p>
        </w:tc>
        <w:tc>
          <w:tcPr>
            <w:tcW w:w="1080" w:type="dxa"/>
          </w:tcPr>
          <w:p w14:paraId="5124D30E" w14:textId="77777777" w:rsidR="002077FA" w:rsidRPr="00487927" w:rsidRDefault="002077FA" w:rsidP="004D43ED">
            <w:pPr>
              <w:jc w:val="center"/>
              <w:rPr>
                <w:rFonts w:cstheme="minorHAnsi"/>
                <w:szCs w:val="20"/>
              </w:rPr>
            </w:pPr>
          </w:p>
        </w:tc>
        <w:tc>
          <w:tcPr>
            <w:tcW w:w="1080" w:type="dxa"/>
          </w:tcPr>
          <w:p w14:paraId="7F6CB015" w14:textId="12D97B1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EBD5225" w14:textId="27C30392" w:rsidR="002077FA" w:rsidRPr="00487927" w:rsidRDefault="002077FA" w:rsidP="004D43ED">
            <w:pPr>
              <w:jc w:val="center"/>
              <w:rPr>
                <w:rFonts w:cstheme="minorHAnsi"/>
                <w:szCs w:val="20"/>
              </w:rPr>
            </w:pPr>
          </w:p>
        </w:tc>
        <w:tc>
          <w:tcPr>
            <w:tcW w:w="1080" w:type="dxa"/>
          </w:tcPr>
          <w:p w14:paraId="700543F5" w14:textId="77777777" w:rsidR="002077FA" w:rsidRPr="00487927" w:rsidRDefault="002077FA" w:rsidP="004D43ED">
            <w:pPr>
              <w:jc w:val="center"/>
              <w:rPr>
                <w:rFonts w:cstheme="minorHAnsi"/>
                <w:szCs w:val="20"/>
              </w:rPr>
            </w:pPr>
          </w:p>
        </w:tc>
        <w:tc>
          <w:tcPr>
            <w:tcW w:w="1170" w:type="dxa"/>
          </w:tcPr>
          <w:p w14:paraId="61D27A75" w14:textId="77777777" w:rsidR="002077FA" w:rsidRPr="00487927" w:rsidRDefault="002077FA" w:rsidP="004D43ED">
            <w:pPr>
              <w:jc w:val="center"/>
              <w:rPr>
                <w:rFonts w:cstheme="minorHAnsi"/>
                <w:szCs w:val="20"/>
              </w:rPr>
            </w:pPr>
          </w:p>
        </w:tc>
      </w:tr>
      <w:tr w:rsidR="002077FA" w:rsidRPr="00487927" w14:paraId="3772EF86" w14:textId="62B0B8C3" w:rsidTr="002077FA">
        <w:tc>
          <w:tcPr>
            <w:tcW w:w="1255" w:type="dxa"/>
          </w:tcPr>
          <w:p w14:paraId="73866DFB" w14:textId="77777777" w:rsidR="002077FA" w:rsidRPr="00283A38" w:rsidRDefault="002077FA" w:rsidP="004D43ED">
            <w:pPr>
              <w:jc w:val="center"/>
              <w:rPr>
                <w:szCs w:val="20"/>
              </w:rPr>
            </w:pPr>
            <w:r>
              <w:rPr>
                <w:szCs w:val="20"/>
              </w:rPr>
              <w:t>1</w:t>
            </w:r>
            <w:r w:rsidRPr="00283A38">
              <w:rPr>
                <w:szCs w:val="20"/>
              </w:rPr>
              <w:t>511_03</w:t>
            </w:r>
          </w:p>
        </w:tc>
        <w:tc>
          <w:tcPr>
            <w:tcW w:w="1080" w:type="dxa"/>
          </w:tcPr>
          <w:p w14:paraId="5FB7A355" w14:textId="3468DAB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73630C6" w14:textId="76F63E0E" w:rsidR="002077FA" w:rsidRPr="00487927" w:rsidRDefault="002077FA" w:rsidP="004D43ED">
            <w:pPr>
              <w:jc w:val="center"/>
              <w:rPr>
                <w:rFonts w:cstheme="minorHAnsi"/>
                <w:szCs w:val="20"/>
              </w:rPr>
            </w:pPr>
          </w:p>
        </w:tc>
        <w:tc>
          <w:tcPr>
            <w:tcW w:w="1080" w:type="dxa"/>
          </w:tcPr>
          <w:p w14:paraId="7DE6E07A" w14:textId="77777777" w:rsidR="002077FA" w:rsidRPr="00487927" w:rsidRDefault="002077FA" w:rsidP="004D43ED">
            <w:pPr>
              <w:jc w:val="center"/>
              <w:rPr>
                <w:rFonts w:cstheme="minorHAnsi"/>
                <w:szCs w:val="20"/>
              </w:rPr>
            </w:pPr>
          </w:p>
        </w:tc>
        <w:tc>
          <w:tcPr>
            <w:tcW w:w="1080" w:type="dxa"/>
          </w:tcPr>
          <w:p w14:paraId="6F0AE6EB" w14:textId="3C52D973"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F9BDB9" w14:textId="07AC10BD" w:rsidR="002077FA" w:rsidRPr="00487927" w:rsidRDefault="002077FA" w:rsidP="004D43ED">
            <w:pPr>
              <w:jc w:val="center"/>
              <w:rPr>
                <w:rFonts w:cstheme="minorHAnsi"/>
                <w:szCs w:val="20"/>
              </w:rPr>
            </w:pPr>
          </w:p>
        </w:tc>
        <w:tc>
          <w:tcPr>
            <w:tcW w:w="1080" w:type="dxa"/>
          </w:tcPr>
          <w:p w14:paraId="3BF038F9" w14:textId="77777777" w:rsidR="002077FA" w:rsidRPr="00487927" w:rsidRDefault="002077FA" w:rsidP="004D43ED">
            <w:pPr>
              <w:jc w:val="center"/>
              <w:rPr>
                <w:rFonts w:cstheme="minorHAnsi"/>
                <w:szCs w:val="20"/>
              </w:rPr>
            </w:pPr>
          </w:p>
        </w:tc>
        <w:tc>
          <w:tcPr>
            <w:tcW w:w="1170" w:type="dxa"/>
          </w:tcPr>
          <w:p w14:paraId="30ACFE03" w14:textId="77777777" w:rsidR="002077FA" w:rsidRPr="00487927" w:rsidRDefault="002077FA" w:rsidP="004D43ED">
            <w:pPr>
              <w:jc w:val="center"/>
              <w:rPr>
                <w:rFonts w:cstheme="minorHAnsi"/>
                <w:szCs w:val="20"/>
              </w:rPr>
            </w:pPr>
          </w:p>
        </w:tc>
      </w:tr>
      <w:tr w:rsidR="002077FA" w:rsidRPr="00487927" w14:paraId="193AE462" w14:textId="77998583" w:rsidTr="002077FA">
        <w:tc>
          <w:tcPr>
            <w:tcW w:w="1255" w:type="dxa"/>
          </w:tcPr>
          <w:p w14:paraId="4015DA43" w14:textId="77777777" w:rsidR="002077FA" w:rsidRPr="00283A38" w:rsidRDefault="002077FA" w:rsidP="004D43ED">
            <w:pPr>
              <w:jc w:val="center"/>
              <w:rPr>
                <w:szCs w:val="20"/>
              </w:rPr>
            </w:pPr>
            <w:r>
              <w:rPr>
                <w:szCs w:val="20"/>
              </w:rPr>
              <w:t>1</w:t>
            </w:r>
            <w:r w:rsidRPr="00283A38">
              <w:rPr>
                <w:szCs w:val="20"/>
              </w:rPr>
              <w:t>511_04</w:t>
            </w:r>
          </w:p>
        </w:tc>
        <w:tc>
          <w:tcPr>
            <w:tcW w:w="1080" w:type="dxa"/>
          </w:tcPr>
          <w:p w14:paraId="1AAD75F2" w14:textId="359C4579"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163070C" w14:textId="2301E4A6" w:rsidR="002077FA" w:rsidRPr="00487927" w:rsidRDefault="002077FA" w:rsidP="004D43ED">
            <w:pPr>
              <w:jc w:val="center"/>
              <w:rPr>
                <w:rFonts w:cstheme="minorHAnsi"/>
                <w:szCs w:val="20"/>
              </w:rPr>
            </w:pPr>
          </w:p>
        </w:tc>
        <w:tc>
          <w:tcPr>
            <w:tcW w:w="1080" w:type="dxa"/>
          </w:tcPr>
          <w:p w14:paraId="0707D78A" w14:textId="77777777" w:rsidR="002077FA" w:rsidRPr="00487927" w:rsidRDefault="002077FA" w:rsidP="004D43ED">
            <w:pPr>
              <w:jc w:val="center"/>
              <w:rPr>
                <w:rFonts w:cstheme="minorHAnsi"/>
                <w:szCs w:val="20"/>
              </w:rPr>
            </w:pPr>
          </w:p>
        </w:tc>
        <w:tc>
          <w:tcPr>
            <w:tcW w:w="1080" w:type="dxa"/>
          </w:tcPr>
          <w:p w14:paraId="76282D02" w14:textId="516CD2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F120E81" w14:textId="1049B16C" w:rsidR="002077FA" w:rsidRPr="00487927" w:rsidRDefault="002077FA" w:rsidP="004D43ED">
            <w:pPr>
              <w:jc w:val="center"/>
              <w:rPr>
                <w:rFonts w:cstheme="minorHAnsi"/>
                <w:szCs w:val="20"/>
              </w:rPr>
            </w:pPr>
          </w:p>
        </w:tc>
        <w:tc>
          <w:tcPr>
            <w:tcW w:w="1080" w:type="dxa"/>
          </w:tcPr>
          <w:p w14:paraId="22C35F14" w14:textId="77777777" w:rsidR="002077FA" w:rsidRPr="00487927" w:rsidRDefault="002077FA" w:rsidP="004D43ED">
            <w:pPr>
              <w:jc w:val="center"/>
              <w:rPr>
                <w:rFonts w:cstheme="minorHAnsi"/>
                <w:szCs w:val="20"/>
              </w:rPr>
            </w:pPr>
          </w:p>
        </w:tc>
        <w:tc>
          <w:tcPr>
            <w:tcW w:w="1170" w:type="dxa"/>
          </w:tcPr>
          <w:p w14:paraId="57A3FD48" w14:textId="77777777" w:rsidR="002077FA" w:rsidRPr="00487927" w:rsidRDefault="002077FA" w:rsidP="004D43ED">
            <w:pPr>
              <w:jc w:val="center"/>
              <w:rPr>
                <w:rFonts w:cstheme="minorHAnsi"/>
                <w:szCs w:val="20"/>
              </w:rPr>
            </w:pPr>
          </w:p>
        </w:tc>
      </w:tr>
      <w:tr w:rsidR="002077FA" w:rsidRPr="00487927" w14:paraId="70B83612" w14:textId="49389563" w:rsidTr="002077FA">
        <w:tc>
          <w:tcPr>
            <w:tcW w:w="1255" w:type="dxa"/>
          </w:tcPr>
          <w:p w14:paraId="06363F22" w14:textId="77777777" w:rsidR="002077FA" w:rsidRPr="00283A38" w:rsidRDefault="002077FA" w:rsidP="004D43ED">
            <w:pPr>
              <w:jc w:val="center"/>
              <w:rPr>
                <w:szCs w:val="20"/>
              </w:rPr>
            </w:pPr>
            <w:r>
              <w:rPr>
                <w:szCs w:val="20"/>
              </w:rPr>
              <w:t>1</w:t>
            </w:r>
            <w:r w:rsidRPr="00283A38">
              <w:rPr>
                <w:szCs w:val="20"/>
              </w:rPr>
              <w:t>511_05</w:t>
            </w:r>
          </w:p>
        </w:tc>
        <w:tc>
          <w:tcPr>
            <w:tcW w:w="1080" w:type="dxa"/>
          </w:tcPr>
          <w:p w14:paraId="0DCDDE3E" w14:textId="4722115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6A20A17D" w14:textId="0B927CE4" w:rsidR="002077FA" w:rsidRPr="00487927" w:rsidRDefault="002077FA" w:rsidP="004D43ED">
            <w:pPr>
              <w:jc w:val="center"/>
              <w:rPr>
                <w:rFonts w:cstheme="minorHAnsi"/>
                <w:szCs w:val="20"/>
              </w:rPr>
            </w:pPr>
          </w:p>
        </w:tc>
        <w:tc>
          <w:tcPr>
            <w:tcW w:w="1080" w:type="dxa"/>
          </w:tcPr>
          <w:p w14:paraId="2056F7D3" w14:textId="77777777" w:rsidR="002077FA" w:rsidRPr="00487927" w:rsidRDefault="002077FA" w:rsidP="004D43ED">
            <w:pPr>
              <w:jc w:val="center"/>
              <w:rPr>
                <w:rFonts w:cstheme="minorHAnsi"/>
                <w:szCs w:val="20"/>
              </w:rPr>
            </w:pPr>
          </w:p>
        </w:tc>
        <w:tc>
          <w:tcPr>
            <w:tcW w:w="1080" w:type="dxa"/>
          </w:tcPr>
          <w:p w14:paraId="6B7E7CDB" w14:textId="56E529F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E023B6" w14:textId="7E53AF71" w:rsidR="002077FA" w:rsidRPr="00487927" w:rsidRDefault="002077FA" w:rsidP="004D43ED">
            <w:pPr>
              <w:jc w:val="center"/>
              <w:rPr>
                <w:rFonts w:cstheme="minorHAnsi"/>
                <w:szCs w:val="20"/>
              </w:rPr>
            </w:pPr>
          </w:p>
        </w:tc>
        <w:tc>
          <w:tcPr>
            <w:tcW w:w="1080" w:type="dxa"/>
          </w:tcPr>
          <w:p w14:paraId="31C6B4CA" w14:textId="77777777" w:rsidR="002077FA" w:rsidRPr="00487927" w:rsidRDefault="002077FA" w:rsidP="004D43ED">
            <w:pPr>
              <w:jc w:val="center"/>
              <w:rPr>
                <w:rFonts w:cstheme="minorHAnsi"/>
                <w:szCs w:val="20"/>
              </w:rPr>
            </w:pPr>
          </w:p>
        </w:tc>
        <w:tc>
          <w:tcPr>
            <w:tcW w:w="1170" w:type="dxa"/>
          </w:tcPr>
          <w:p w14:paraId="1AC7D5D4" w14:textId="77777777" w:rsidR="002077FA" w:rsidRPr="00487927" w:rsidRDefault="002077FA" w:rsidP="004D43ED">
            <w:pPr>
              <w:jc w:val="center"/>
              <w:rPr>
                <w:rFonts w:cstheme="minorHAnsi"/>
                <w:szCs w:val="20"/>
              </w:rPr>
            </w:pPr>
          </w:p>
        </w:tc>
      </w:tr>
      <w:tr w:rsidR="002077FA" w:rsidRPr="00487927" w14:paraId="08CDFFD7" w14:textId="7F62D7D7" w:rsidTr="002077FA">
        <w:tc>
          <w:tcPr>
            <w:tcW w:w="1255" w:type="dxa"/>
          </w:tcPr>
          <w:p w14:paraId="55B84C5E" w14:textId="77777777" w:rsidR="002077FA" w:rsidRPr="00283A38" w:rsidRDefault="002077FA" w:rsidP="004D43ED">
            <w:pPr>
              <w:jc w:val="center"/>
              <w:rPr>
                <w:szCs w:val="20"/>
              </w:rPr>
            </w:pPr>
            <w:r>
              <w:rPr>
                <w:szCs w:val="20"/>
              </w:rPr>
              <w:t>1</w:t>
            </w:r>
            <w:r w:rsidRPr="00283A38">
              <w:rPr>
                <w:szCs w:val="20"/>
              </w:rPr>
              <w:t>511_06</w:t>
            </w:r>
          </w:p>
        </w:tc>
        <w:tc>
          <w:tcPr>
            <w:tcW w:w="1080" w:type="dxa"/>
          </w:tcPr>
          <w:p w14:paraId="2E6681B8" w14:textId="010117E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5691E9" w14:textId="2DD3B8D5" w:rsidR="002077FA" w:rsidRPr="00487927" w:rsidRDefault="002077FA" w:rsidP="004D43ED">
            <w:pPr>
              <w:jc w:val="center"/>
              <w:rPr>
                <w:rFonts w:cstheme="minorHAnsi"/>
                <w:szCs w:val="20"/>
              </w:rPr>
            </w:pPr>
          </w:p>
        </w:tc>
        <w:tc>
          <w:tcPr>
            <w:tcW w:w="1080" w:type="dxa"/>
          </w:tcPr>
          <w:p w14:paraId="70D7D2B3" w14:textId="77777777" w:rsidR="002077FA" w:rsidRPr="00487927" w:rsidRDefault="002077FA" w:rsidP="004D43ED">
            <w:pPr>
              <w:jc w:val="center"/>
              <w:rPr>
                <w:rFonts w:cstheme="minorHAnsi"/>
                <w:szCs w:val="20"/>
              </w:rPr>
            </w:pPr>
          </w:p>
        </w:tc>
        <w:tc>
          <w:tcPr>
            <w:tcW w:w="1080" w:type="dxa"/>
          </w:tcPr>
          <w:p w14:paraId="1206E6BB" w14:textId="3086B37B"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628505E" w14:textId="6E88D2AB" w:rsidR="002077FA" w:rsidRPr="00487927" w:rsidRDefault="002077FA" w:rsidP="004D43ED">
            <w:pPr>
              <w:jc w:val="center"/>
              <w:rPr>
                <w:rFonts w:cstheme="minorHAnsi"/>
                <w:szCs w:val="20"/>
              </w:rPr>
            </w:pPr>
          </w:p>
        </w:tc>
        <w:tc>
          <w:tcPr>
            <w:tcW w:w="1080" w:type="dxa"/>
          </w:tcPr>
          <w:p w14:paraId="539FECE1" w14:textId="77777777" w:rsidR="002077FA" w:rsidRPr="00487927" w:rsidRDefault="002077FA" w:rsidP="004D43ED">
            <w:pPr>
              <w:jc w:val="center"/>
              <w:rPr>
                <w:rFonts w:cstheme="minorHAnsi"/>
                <w:szCs w:val="20"/>
              </w:rPr>
            </w:pPr>
          </w:p>
        </w:tc>
        <w:tc>
          <w:tcPr>
            <w:tcW w:w="1170" w:type="dxa"/>
          </w:tcPr>
          <w:p w14:paraId="0DFF4B4B" w14:textId="77777777" w:rsidR="002077FA" w:rsidRPr="00487927" w:rsidRDefault="002077FA" w:rsidP="004D43ED">
            <w:pPr>
              <w:jc w:val="center"/>
              <w:rPr>
                <w:rFonts w:cstheme="minorHAnsi"/>
                <w:szCs w:val="20"/>
              </w:rPr>
            </w:pPr>
          </w:p>
        </w:tc>
      </w:tr>
      <w:tr w:rsidR="002077FA" w:rsidRPr="00487927" w14:paraId="3E1F8214" w14:textId="15F83D36" w:rsidTr="002077FA">
        <w:tc>
          <w:tcPr>
            <w:tcW w:w="1255" w:type="dxa"/>
          </w:tcPr>
          <w:p w14:paraId="63145417" w14:textId="77777777" w:rsidR="002077FA" w:rsidRPr="00283A38" w:rsidRDefault="002077FA" w:rsidP="004D43ED">
            <w:pPr>
              <w:jc w:val="center"/>
              <w:rPr>
                <w:szCs w:val="20"/>
              </w:rPr>
            </w:pPr>
            <w:r>
              <w:rPr>
                <w:szCs w:val="20"/>
              </w:rPr>
              <w:t>1</w:t>
            </w:r>
            <w:r w:rsidRPr="00283A38">
              <w:rPr>
                <w:szCs w:val="20"/>
              </w:rPr>
              <w:t>512_01</w:t>
            </w:r>
          </w:p>
        </w:tc>
        <w:tc>
          <w:tcPr>
            <w:tcW w:w="1080" w:type="dxa"/>
          </w:tcPr>
          <w:p w14:paraId="544E87F8" w14:textId="21FE706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DEADDFC" w14:textId="2D8B4E7B" w:rsidR="002077FA" w:rsidRPr="00487927" w:rsidRDefault="002077FA" w:rsidP="004D43ED">
            <w:pPr>
              <w:jc w:val="center"/>
              <w:rPr>
                <w:rFonts w:cstheme="minorHAnsi"/>
                <w:szCs w:val="20"/>
              </w:rPr>
            </w:pPr>
          </w:p>
        </w:tc>
        <w:tc>
          <w:tcPr>
            <w:tcW w:w="1080" w:type="dxa"/>
          </w:tcPr>
          <w:p w14:paraId="7DBC6501" w14:textId="77777777" w:rsidR="002077FA" w:rsidRPr="00487927" w:rsidRDefault="002077FA" w:rsidP="004D43ED">
            <w:pPr>
              <w:jc w:val="center"/>
              <w:rPr>
                <w:rFonts w:cstheme="minorHAnsi"/>
                <w:szCs w:val="20"/>
              </w:rPr>
            </w:pPr>
          </w:p>
        </w:tc>
        <w:tc>
          <w:tcPr>
            <w:tcW w:w="1080" w:type="dxa"/>
          </w:tcPr>
          <w:p w14:paraId="5DFDD429" w14:textId="3AA0409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52C80A" w14:textId="2DCE4A1C" w:rsidR="002077FA" w:rsidRPr="00487927" w:rsidRDefault="002077FA" w:rsidP="004D43ED">
            <w:pPr>
              <w:jc w:val="center"/>
              <w:rPr>
                <w:rFonts w:cstheme="minorHAnsi"/>
                <w:szCs w:val="20"/>
              </w:rPr>
            </w:pPr>
          </w:p>
        </w:tc>
        <w:tc>
          <w:tcPr>
            <w:tcW w:w="1080" w:type="dxa"/>
          </w:tcPr>
          <w:p w14:paraId="40D10A04" w14:textId="77777777" w:rsidR="002077FA" w:rsidRPr="00487927" w:rsidRDefault="002077FA" w:rsidP="004D43ED">
            <w:pPr>
              <w:jc w:val="center"/>
              <w:rPr>
                <w:rFonts w:cstheme="minorHAnsi"/>
                <w:szCs w:val="20"/>
              </w:rPr>
            </w:pPr>
          </w:p>
        </w:tc>
        <w:tc>
          <w:tcPr>
            <w:tcW w:w="1170" w:type="dxa"/>
          </w:tcPr>
          <w:p w14:paraId="6F510699" w14:textId="77777777" w:rsidR="002077FA" w:rsidRPr="00487927" w:rsidRDefault="002077FA" w:rsidP="004D43ED">
            <w:pPr>
              <w:jc w:val="center"/>
              <w:rPr>
                <w:rFonts w:cstheme="minorHAnsi"/>
                <w:szCs w:val="20"/>
              </w:rPr>
            </w:pPr>
          </w:p>
        </w:tc>
      </w:tr>
      <w:tr w:rsidR="002077FA" w:rsidRPr="00487927" w14:paraId="3DCD9697" w14:textId="12770E73" w:rsidTr="002077FA">
        <w:tc>
          <w:tcPr>
            <w:tcW w:w="1255" w:type="dxa"/>
          </w:tcPr>
          <w:p w14:paraId="0E2A1E7A" w14:textId="77777777" w:rsidR="002077FA" w:rsidRPr="00283A38" w:rsidRDefault="002077FA" w:rsidP="004D43ED">
            <w:pPr>
              <w:jc w:val="center"/>
              <w:rPr>
                <w:szCs w:val="20"/>
              </w:rPr>
            </w:pPr>
            <w:r>
              <w:rPr>
                <w:szCs w:val="20"/>
              </w:rPr>
              <w:t>1</w:t>
            </w:r>
            <w:r w:rsidRPr="00283A38">
              <w:rPr>
                <w:szCs w:val="20"/>
              </w:rPr>
              <w:t>513_01</w:t>
            </w:r>
          </w:p>
        </w:tc>
        <w:tc>
          <w:tcPr>
            <w:tcW w:w="1080" w:type="dxa"/>
          </w:tcPr>
          <w:p w14:paraId="4DC770FF" w14:textId="3929F7F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00DFF2F5" w14:textId="63C31347" w:rsidR="002077FA" w:rsidRPr="00487927" w:rsidRDefault="002077FA" w:rsidP="004D43ED">
            <w:pPr>
              <w:jc w:val="center"/>
              <w:rPr>
                <w:rFonts w:cstheme="minorHAnsi"/>
                <w:szCs w:val="20"/>
              </w:rPr>
            </w:pPr>
          </w:p>
        </w:tc>
        <w:tc>
          <w:tcPr>
            <w:tcW w:w="1080" w:type="dxa"/>
          </w:tcPr>
          <w:p w14:paraId="0C9F4C49" w14:textId="77777777" w:rsidR="002077FA" w:rsidRPr="00487927" w:rsidRDefault="002077FA" w:rsidP="004D43ED">
            <w:pPr>
              <w:jc w:val="center"/>
              <w:rPr>
                <w:rFonts w:cstheme="minorHAnsi"/>
                <w:szCs w:val="20"/>
              </w:rPr>
            </w:pPr>
          </w:p>
        </w:tc>
        <w:tc>
          <w:tcPr>
            <w:tcW w:w="1080" w:type="dxa"/>
          </w:tcPr>
          <w:p w14:paraId="2144EFF4" w14:textId="30DB931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A78632B" w14:textId="6DC10760" w:rsidR="002077FA" w:rsidRPr="00487927" w:rsidRDefault="002077FA" w:rsidP="004D43ED">
            <w:pPr>
              <w:jc w:val="center"/>
              <w:rPr>
                <w:rFonts w:cstheme="minorHAnsi"/>
                <w:szCs w:val="20"/>
              </w:rPr>
            </w:pPr>
          </w:p>
        </w:tc>
        <w:tc>
          <w:tcPr>
            <w:tcW w:w="1080" w:type="dxa"/>
          </w:tcPr>
          <w:p w14:paraId="67812B02" w14:textId="77777777" w:rsidR="002077FA" w:rsidRPr="00487927" w:rsidRDefault="002077FA" w:rsidP="004D43ED">
            <w:pPr>
              <w:jc w:val="center"/>
              <w:rPr>
                <w:rFonts w:cstheme="minorHAnsi"/>
                <w:szCs w:val="20"/>
              </w:rPr>
            </w:pPr>
          </w:p>
        </w:tc>
        <w:tc>
          <w:tcPr>
            <w:tcW w:w="1170" w:type="dxa"/>
          </w:tcPr>
          <w:p w14:paraId="7C7216C8" w14:textId="77777777" w:rsidR="002077FA" w:rsidRPr="00487927" w:rsidRDefault="002077FA" w:rsidP="004D43ED">
            <w:pPr>
              <w:jc w:val="center"/>
              <w:rPr>
                <w:rFonts w:cstheme="minorHAnsi"/>
                <w:szCs w:val="20"/>
              </w:rPr>
            </w:pPr>
          </w:p>
        </w:tc>
      </w:tr>
      <w:tr w:rsidR="002077FA" w:rsidRPr="00487927" w14:paraId="3FBA49A3" w14:textId="3FE10206" w:rsidTr="002077FA">
        <w:tc>
          <w:tcPr>
            <w:tcW w:w="1255" w:type="dxa"/>
          </w:tcPr>
          <w:p w14:paraId="314AB9B1" w14:textId="77777777" w:rsidR="002077FA" w:rsidRPr="00283A38" w:rsidRDefault="002077FA" w:rsidP="004D43ED">
            <w:pPr>
              <w:jc w:val="center"/>
              <w:rPr>
                <w:szCs w:val="20"/>
              </w:rPr>
            </w:pPr>
            <w:r>
              <w:rPr>
                <w:szCs w:val="20"/>
              </w:rPr>
              <w:t>1</w:t>
            </w:r>
            <w:r w:rsidRPr="00283A38">
              <w:rPr>
                <w:szCs w:val="20"/>
              </w:rPr>
              <w:t>513_02</w:t>
            </w:r>
          </w:p>
        </w:tc>
        <w:tc>
          <w:tcPr>
            <w:tcW w:w="1080" w:type="dxa"/>
          </w:tcPr>
          <w:p w14:paraId="6EEE6A07" w14:textId="1A1A324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AC277EC" w14:textId="7746B72E" w:rsidR="002077FA" w:rsidRPr="00487927" w:rsidRDefault="002077FA" w:rsidP="004D43ED">
            <w:pPr>
              <w:jc w:val="center"/>
              <w:rPr>
                <w:rFonts w:cstheme="minorHAnsi"/>
                <w:szCs w:val="20"/>
              </w:rPr>
            </w:pPr>
          </w:p>
        </w:tc>
        <w:tc>
          <w:tcPr>
            <w:tcW w:w="1080" w:type="dxa"/>
          </w:tcPr>
          <w:p w14:paraId="2F09F5B6" w14:textId="77777777" w:rsidR="002077FA" w:rsidRPr="00487927" w:rsidRDefault="002077FA" w:rsidP="004D43ED">
            <w:pPr>
              <w:jc w:val="center"/>
              <w:rPr>
                <w:rFonts w:cstheme="minorHAnsi"/>
                <w:szCs w:val="20"/>
              </w:rPr>
            </w:pPr>
          </w:p>
        </w:tc>
        <w:tc>
          <w:tcPr>
            <w:tcW w:w="1080" w:type="dxa"/>
          </w:tcPr>
          <w:p w14:paraId="228495D8" w14:textId="72A69AD7" w:rsidR="002077FA" w:rsidRPr="00487927" w:rsidRDefault="002077FA" w:rsidP="004D43ED">
            <w:pPr>
              <w:jc w:val="center"/>
              <w:rPr>
                <w:rFonts w:cstheme="minorHAnsi"/>
                <w:szCs w:val="20"/>
              </w:rPr>
            </w:pPr>
            <w:r w:rsidRPr="00283A38">
              <w:rPr>
                <w:rFonts w:cstheme="minorHAnsi"/>
                <w:szCs w:val="20"/>
              </w:rPr>
              <w:t>•</w:t>
            </w:r>
          </w:p>
        </w:tc>
        <w:tc>
          <w:tcPr>
            <w:tcW w:w="1080" w:type="dxa"/>
          </w:tcPr>
          <w:p w14:paraId="317F4A30" w14:textId="6CB623B4" w:rsidR="002077FA" w:rsidRPr="00487927" w:rsidRDefault="002077FA" w:rsidP="004D43ED">
            <w:pPr>
              <w:jc w:val="center"/>
              <w:rPr>
                <w:rFonts w:cstheme="minorHAnsi"/>
                <w:szCs w:val="20"/>
              </w:rPr>
            </w:pPr>
          </w:p>
        </w:tc>
        <w:tc>
          <w:tcPr>
            <w:tcW w:w="1080" w:type="dxa"/>
          </w:tcPr>
          <w:p w14:paraId="7B4DE8C7" w14:textId="77777777" w:rsidR="002077FA" w:rsidRPr="00487927" w:rsidRDefault="002077FA" w:rsidP="004D43ED">
            <w:pPr>
              <w:jc w:val="center"/>
              <w:rPr>
                <w:rFonts w:cstheme="minorHAnsi"/>
                <w:szCs w:val="20"/>
              </w:rPr>
            </w:pPr>
          </w:p>
        </w:tc>
        <w:tc>
          <w:tcPr>
            <w:tcW w:w="1170" w:type="dxa"/>
          </w:tcPr>
          <w:p w14:paraId="36177453" w14:textId="77777777" w:rsidR="002077FA" w:rsidRPr="00487927" w:rsidRDefault="002077FA" w:rsidP="004D43ED">
            <w:pPr>
              <w:jc w:val="center"/>
              <w:rPr>
                <w:rFonts w:cstheme="minorHAnsi"/>
                <w:szCs w:val="20"/>
              </w:rPr>
            </w:pPr>
          </w:p>
        </w:tc>
      </w:tr>
      <w:tr w:rsidR="002077FA" w:rsidRPr="00487927" w14:paraId="267F65EB" w14:textId="3CD66D51" w:rsidTr="002077FA">
        <w:tc>
          <w:tcPr>
            <w:tcW w:w="1255" w:type="dxa"/>
          </w:tcPr>
          <w:p w14:paraId="59B9CD6C" w14:textId="77777777" w:rsidR="002077FA" w:rsidRPr="00283A38" w:rsidRDefault="002077FA" w:rsidP="004D43ED">
            <w:pPr>
              <w:jc w:val="center"/>
              <w:rPr>
                <w:szCs w:val="20"/>
              </w:rPr>
            </w:pPr>
            <w:r>
              <w:rPr>
                <w:szCs w:val="20"/>
              </w:rPr>
              <w:t>1</w:t>
            </w:r>
            <w:r w:rsidRPr="00283A38">
              <w:rPr>
                <w:szCs w:val="20"/>
              </w:rPr>
              <w:t>513_03</w:t>
            </w:r>
          </w:p>
        </w:tc>
        <w:tc>
          <w:tcPr>
            <w:tcW w:w="1080" w:type="dxa"/>
          </w:tcPr>
          <w:p w14:paraId="348B34A8" w14:textId="7A06CB44"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80A85D2" w14:textId="4B66745F" w:rsidR="002077FA" w:rsidRPr="00487927" w:rsidRDefault="002077FA" w:rsidP="004D43ED">
            <w:pPr>
              <w:jc w:val="center"/>
              <w:rPr>
                <w:rFonts w:cstheme="minorHAnsi"/>
                <w:szCs w:val="20"/>
              </w:rPr>
            </w:pPr>
          </w:p>
        </w:tc>
        <w:tc>
          <w:tcPr>
            <w:tcW w:w="1080" w:type="dxa"/>
          </w:tcPr>
          <w:p w14:paraId="01590572" w14:textId="77777777" w:rsidR="002077FA" w:rsidRPr="00487927" w:rsidRDefault="002077FA" w:rsidP="004D43ED">
            <w:pPr>
              <w:jc w:val="center"/>
              <w:rPr>
                <w:rFonts w:cstheme="minorHAnsi"/>
                <w:szCs w:val="20"/>
              </w:rPr>
            </w:pPr>
          </w:p>
        </w:tc>
        <w:tc>
          <w:tcPr>
            <w:tcW w:w="1080" w:type="dxa"/>
          </w:tcPr>
          <w:p w14:paraId="579F80FE" w14:textId="7C8F20DD" w:rsidR="002077FA" w:rsidRPr="00487927" w:rsidRDefault="002077FA" w:rsidP="004D43ED">
            <w:pPr>
              <w:jc w:val="center"/>
              <w:rPr>
                <w:rFonts w:cstheme="minorHAnsi"/>
                <w:szCs w:val="20"/>
              </w:rPr>
            </w:pPr>
            <w:r w:rsidRPr="00283A38">
              <w:rPr>
                <w:rFonts w:cstheme="minorHAnsi"/>
                <w:szCs w:val="20"/>
              </w:rPr>
              <w:t>•</w:t>
            </w:r>
          </w:p>
        </w:tc>
        <w:tc>
          <w:tcPr>
            <w:tcW w:w="1080" w:type="dxa"/>
          </w:tcPr>
          <w:p w14:paraId="56BC9E1B" w14:textId="53755735" w:rsidR="002077FA" w:rsidRPr="00487927" w:rsidRDefault="002077FA" w:rsidP="004D43ED">
            <w:pPr>
              <w:jc w:val="center"/>
              <w:rPr>
                <w:rFonts w:cstheme="minorHAnsi"/>
                <w:szCs w:val="20"/>
              </w:rPr>
            </w:pPr>
          </w:p>
        </w:tc>
        <w:tc>
          <w:tcPr>
            <w:tcW w:w="1080" w:type="dxa"/>
          </w:tcPr>
          <w:p w14:paraId="1D0A6354" w14:textId="77777777" w:rsidR="002077FA" w:rsidRPr="00487927" w:rsidRDefault="002077FA" w:rsidP="004D43ED">
            <w:pPr>
              <w:jc w:val="center"/>
              <w:rPr>
                <w:rFonts w:cstheme="minorHAnsi"/>
                <w:szCs w:val="20"/>
              </w:rPr>
            </w:pPr>
          </w:p>
        </w:tc>
        <w:tc>
          <w:tcPr>
            <w:tcW w:w="1170" w:type="dxa"/>
          </w:tcPr>
          <w:p w14:paraId="092C9C1D" w14:textId="77777777" w:rsidR="002077FA" w:rsidRPr="00487927" w:rsidRDefault="002077FA" w:rsidP="004D43ED">
            <w:pPr>
              <w:jc w:val="center"/>
              <w:rPr>
                <w:rFonts w:cstheme="minorHAnsi"/>
                <w:szCs w:val="20"/>
              </w:rPr>
            </w:pPr>
          </w:p>
        </w:tc>
      </w:tr>
      <w:tr w:rsidR="002077FA" w:rsidRPr="00487927" w14:paraId="227B36EF" w14:textId="0F6DB64A" w:rsidTr="002077FA">
        <w:tc>
          <w:tcPr>
            <w:tcW w:w="1255" w:type="dxa"/>
          </w:tcPr>
          <w:p w14:paraId="5C71DC26" w14:textId="77777777" w:rsidR="002077FA" w:rsidRPr="00283A38" w:rsidRDefault="002077FA" w:rsidP="004D43ED">
            <w:pPr>
              <w:jc w:val="center"/>
              <w:rPr>
                <w:szCs w:val="20"/>
              </w:rPr>
            </w:pPr>
            <w:r>
              <w:rPr>
                <w:szCs w:val="20"/>
              </w:rPr>
              <w:t>1</w:t>
            </w:r>
            <w:r w:rsidRPr="00283A38">
              <w:rPr>
                <w:szCs w:val="20"/>
              </w:rPr>
              <w:t>514_01</w:t>
            </w:r>
          </w:p>
        </w:tc>
        <w:tc>
          <w:tcPr>
            <w:tcW w:w="1080" w:type="dxa"/>
          </w:tcPr>
          <w:p w14:paraId="6F785FD8" w14:textId="71B0DFD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717843C" w14:textId="5B6FEA32" w:rsidR="002077FA" w:rsidRPr="00487927" w:rsidRDefault="002077FA" w:rsidP="004D43ED">
            <w:pPr>
              <w:jc w:val="center"/>
              <w:rPr>
                <w:rFonts w:cstheme="minorHAnsi"/>
                <w:szCs w:val="20"/>
              </w:rPr>
            </w:pPr>
          </w:p>
        </w:tc>
        <w:tc>
          <w:tcPr>
            <w:tcW w:w="1080" w:type="dxa"/>
          </w:tcPr>
          <w:p w14:paraId="65041D74" w14:textId="77777777" w:rsidR="002077FA" w:rsidRPr="00487927" w:rsidRDefault="002077FA" w:rsidP="004D43ED">
            <w:pPr>
              <w:jc w:val="center"/>
              <w:rPr>
                <w:rFonts w:cstheme="minorHAnsi"/>
                <w:szCs w:val="20"/>
              </w:rPr>
            </w:pPr>
          </w:p>
        </w:tc>
        <w:tc>
          <w:tcPr>
            <w:tcW w:w="1080" w:type="dxa"/>
          </w:tcPr>
          <w:p w14:paraId="1901EC78" w14:textId="19ECBABE"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C38B0E2" w14:textId="1D2469F7" w:rsidR="002077FA" w:rsidRPr="00487927" w:rsidRDefault="002077FA" w:rsidP="004D43ED">
            <w:pPr>
              <w:jc w:val="center"/>
              <w:rPr>
                <w:rFonts w:cstheme="minorHAnsi"/>
                <w:szCs w:val="20"/>
              </w:rPr>
            </w:pPr>
          </w:p>
        </w:tc>
        <w:tc>
          <w:tcPr>
            <w:tcW w:w="1080" w:type="dxa"/>
          </w:tcPr>
          <w:p w14:paraId="25E6CC0F" w14:textId="77777777" w:rsidR="002077FA" w:rsidRPr="00487927" w:rsidRDefault="002077FA" w:rsidP="004D43ED">
            <w:pPr>
              <w:jc w:val="center"/>
              <w:rPr>
                <w:rFonts w:cstheme="minorHAnsi"/>
                <w:szCs w:val="20"/>
              </w:rPr>
            </w:pPr>
          </w:p>
        </w:tc>
        <w:tc>
          <w:tcPr>
            <w:tcW w:w="1170" w:type="dxa"/>
          </w:tcPr>
          <w:p w14:paraId="7EF6FFBC" w14:textId="77777777" w:rsidR="002077FA" w:rsidRPr="00487927" w:rsidRDefault="002077FA" w:rsidP="004D43ED">
            <w:pPr>
              <w:jc w:val="center"/>
              <w:rPr>
                <w:rFonts w:cstheme="minorHAnsi"/>
                <w:szCs w:val="20"/>
              </w:rPr>
            </w:pPr>
          </w:p>
        </w:tc>
      </w:tr>
      <w:tr w:rsidR="002077FA" w:rsidRPr="00487927" w14:paraId="515BED76" w14:textId="64BDBABE" w:rsidTr="002077FA">
        <w:tc>
          <w:tcPr>
            <w:tcW w:w="1255" w:type="dxa"/>
          </w:tcPr>
          <w:p w14:paraId="0BD57C5D" w14:textId="77777777" w:rsidR="002077FA" w:rsidRPr="00283A38" w:rsidRDefault="002077FA" w:rsidP="004D43ED">
            <w:pPr>
              <w:jc w:val="center"/>
              <w:rPr>
                <w:szCs w:val="20"/>
              </w:rPr>
            </w:pPr>
            <w:r>
              <w:rPr>
                <w:szCs w:val="20"/>
              </w:rPr>
              <w:t>1</w:t>
            </w:r>
            <w:r w:rsidRPr="00283A38">
              <w:rPr>
                <w:szCs w:val="20"/>
              </w:rPr>
              <w:t>514_02</w:t>
            </w:r>
          </w:p>
        </w:tc>
        <w:tc>
          <w:tcPr>
            <w:tcW w:w="1080" w:type="dxa"/>
          </w:tcPr>
          <w:p w14:paraId="7AF93821" w14:textId="298944B5"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810A081" w14:textId="7801DFF2" w:rsidR="002077FA" w:rsidRPr="00487927" w:rsidRDefault="002077FA" w:rsidP="004D43ED">
            <w:pPr>
              <w:jc w:val="center"/>
              <w:rPr>
                <w:rFonts w:cstheme="minorHAnsi"/>
                <w:szCs w:val="20"/>
              </w:rPr>
            </w:pPr>
          </w:p>
        </w:tc>
        <w:tc>
          <w:tcPr>
            <w:tcW w:w="1080" w:type="dxa"/>
          </w:tcPr>
          <w:p w14:paraId="723CB8B1" w14:textId="77777777" w:rsidR="002077FA" w:rsidRPr="00487927" w:rsidRDefault="002077FA" w:rsidP="004D43ED">
            <w:pPr>
              <w:jc w:val="center"/>
              <w:rPr>
                <w:rFonts w:cstheme="minorHAnsi"/>
                <w:szCs w:val="20"/>
              </w:rPr>
            </w:pPr>
          </w:p>
        </w:tc>
        <w:tc>
          <w:tcPr>
            <w:tcW w:w="1080" w:type="dxa"/>
          </w:tcPr>
          <w:p w14:paraId="261855C3" w14:textId="047F32BC" w:rsidR="002077FA" w:rsidRPr="00487927" w:rsidRDefault="002077FA" w:rsidP="004D43ED">
            <w:pPr>
              <w:jc w:val="center"/>
              <w:rPr>
                <w:rFonts w:cstheme="minorHAnsi"/>
                <w:szCs w:val="20"/>
              </w:rPr>
            </w:pPr>
          </w:p>
        </w:tc>
        <w:tc>
          <w:tcPr>
            <w:tcW w:w="1080" w:type="dxa"/>
          </w:tcPr>
          <w:p w14:paraId="50EA287D" w14:textId="79D972DC" w:rsidR="002077FA" w:rsidRPr="00487927" w:rsidRDefault="002077FA" w:rsidP="004D43ED">
            <w:pPr>
              <w:jc w:val="center"/>
              <w:rPr>
                <w:rFonts w:cstheme="minorHAnsi"/>
                <w:szCs w:val="20"/>
              </w:rPr>
            </w:pPr>
          </w:p>
        </w:tc>
        <w:tc>
          <w:tcPr>
            <w:tcW w:w="1080" w:type="dxa"/>
          </w:tcPr>
          <w:p w14:paraId="42202305" w14:textId="77777777" w:rsidR="002077FA" w:rsidRPr="00487927" w:rsidRDefault="002077FA" w:rsidP="004D43ED">
            <w:pPr>
              <w:jc w:val="center"/>
              <w:rPr>
                <w:rFonts w:cstheme="minorHAnsi"/>
                <w:szCs w:val="20"/>
              </w:rPr>
            </w:pPr>
          </w:p>
        </w:tc>
        <w:tc>
          <w:tcPr>
            <w:tcW w:w="1170" w:type="dxa"/>
          </w:tcPr>
          <w:p w14:paraId="5DB1F725" w14:textId="77777777" w:rsidR="002077FA" w:rsidRPr="00487927" w:rsidRDefault="002077FA" w:rsidP="004D43ED">
            <w:pPr>
              <w:jc w:val="center"/>
              <w:rPr>
                <w:rFonts w:cstheme="minorHAnsi"/>
                <w:szCs w:val="20"/>
              </w:rPr>
            </w:pPr>
          </w:p>
        </w:tc>
      </w:tr>
      <w:tr w:rsidR="002077FA" w:rsidRPr="00487927" w14:paraId="6281A801" w14:textId="0F632468" w:rsidTr="002077FA">
        <w:tc>
          <w:tcPr>
            <w:tcW w:w="1255" w:type="dxa"/>
          </w:tcPr>
          <w:p w14:paraId="5C1C482E" w14:textId="77777777" w:rsidR="002077FA" w:rsidRPr="00283A38" w:rsidRDefault="002077FA" w:rsidP="004D43ED">
            <w:pPr>
              <w:jc w:val="center"/>
              <w:rPr>
                <w:szCs w:val="20"/>
              </w:rPr>
            </w:pPr>
            <w:r>
              <w:rPr>
                <w:szCs w:val="20"/>
              </w:rPr>
              <w:t>1</w:t>
            </w:r>
            <w:r w:rsidRPr="00283A38">
              <w:rPr>
                <w:szCs w:val="20"/>
              </w:rPr>
              <w:t>515_01</w:t>
            </w:r>
          </w:p>
        </w:tc>
        <w:tc>
          <w:tcPr>
            <w:tcW w:w="1080" w:type="dxa"/>
          </w:tcPr>
          <w:p w14:paraId="6B70AF3D" w14:textId="121D8D60"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409FD67" w14:textId="45EB3583" w:rsidR="002077FA" w:rsidRPr="00487927" w:rsidRDefault="002077FA" w:rsidP="004D43ED">
            <w:pPr>
              <w:jc w:val="center"/>
              <w:rPr>
                <w:rFonts w:cstheme="minorHAnsi"/>
                <w:szCs w:val="20"/>
              </w:rPr>
            </w:pPr>
          </w:p>
        </w:tc>
        <w:tc>
          <w:tcPr>
            <w:tcW w:w="1080" w:type="dxa"/>
          </w:tcPr>
          <w:p w14:paraId="23B64EAE" w14:textId="77777777" w:rsidR="002077FA" w:rsidRPr="00487927" w:rsidRDefault="002077FA" w:rsidP="004D43ED">
            <w:pPr>
              <w:jc w:val="center"/>
              <w:rPr>
                <w:rFonts w:cstheme="minorHAnsi"/>
                <w:szCs w:val="20"/>
              </w:rPr>
            </w:pPr>
          </w:p>
        </w:tc>
        <w:tc>
          <w:tcPr>
            <w:tcW w:w="1080" w:type="dxa"/>
          </w:tcPr>
          <w:p w14:paraId="01EEB7C9" w14:textId="7FDD975A" w:rsidR="002077FA" w:rsidRPr="00487927" w:rsidRDefault="002077FA" w:rsidP="004D43ED">
            <w:pPr>
              <w:jc w:val="center"/>
              <w:rPr>
                <w:rFonts w:cstheme="minorHAnsi"/>
                <w:szCs w:val="20"/>
              </w:rPr>
            </w:pPr>
            <w:r w:rsidRPr="00283A38">
              <w:rPr>
                <w:rFonts w:cstheme="minorHAnsi"/>
                <w:szCs w:val="20"/>
              </w:rPr>
              <w:t>•</w:t>
            </w:r>
          </w:p>
        </w:tc>
        <w:tc>
          <w:tcPr>
            <w:tcW w:w="1080" w:type="dxa"/>
          </w:tcPr>
          <w:p w14:paraId="4E4B3973" w14:textId="0E9EECCA" w:rsidR="002077FA" w:rsidRPr="00487927" w:rsidRDefault="002077FA" w:rsidP="004D43ED">
            <w:pPr>
              <w:jc w:val="center"/>
              <w:rPr>
                <w:rFonts w:cstheme="minorHAnsi"/>
                <w:szCs w:val="20"/>
              </w:rPr>
            </w:pPr>
          </w:p>
        </w:tc>
        <w:tc>
          <w:tcPr>
            <w:tcW w:w="1080" w:type="dxa"/>
          </w:tcPr>
          <w:p w14:paraId="36E7D33C" w14:textId="77777777" w:rsidR="002077FA" w:rsidRPr="00487927" w:rsidRDefault="002077FA" w:rsidP="004D43ED">
            <w:pPr>
              <w:jc w:val="center"/>
              <w:rPr>
                <w:rFonts w:cstheme="minorHAnsi"/>
                <w:szCs w:val="20"/>
              </w:rPr>
            </w:pPr>
          </w:p>
        </w:tc>
        <w:tc>
          <w:tcPr>
            <w:tcW w:w="1170" w:type="dxa"/>
          </w:tcPr>
          <w:p w14:paraId="697854B7" w14:textId="77777777" w:rsidR="002077FA" w:rsidRPr="00487927" w:rsidRDefault="002077FA" w:rsidP="004D43ED">
            <w:pPr>
              <w:jc w:val="center"/>
              <w:rPr>
                <w:rFonts w:cstheme="minorHAnsi"/>
                <w:szCs w:val="20"/>
              </w:rPr>
            </w:pPr>
          </w:p>
        </w:tc>
      </w:tr>
      <w:tr w:rsidR="002077FA" w:rsidRPr="00487927" w14:paraId="21919368" w14:textId="4856CD64" w:rsidTr="002077FA">
        <w:tc>
          <w:tcPr>
            <w:tcW w:w="1255" w:type="dxa"/>
          </w:tcPr>
          <w:p w14:paraId="0D6FBC8C" w14:textId="77777777" w:rsidR="002077FA" w:rsidRPr="00283A38" w:rsidRDefault="002077FA" w:rsidP="004D43ED">
            <w:pPr>
              <w:jc w:val="center"/>
              <w:rPr>
                <w:szCs w:val="20"/>
              </w:rPr>
            </w:pPr>
            <w:r>
              <w:rPr>
                <w:szCs w:val="20"/>
              </w:rPr>
              <w:t>1</w:t>
            </w:r>
            <w:r w:rsidRPr="00283A38">
              <w:rPr>
                <w:szCs w:val="20"/>
              </w:rPr>
              <w:t>516_01</w:t>
            </w:r>
          </w:p>
        </w:tc>
        <w:tc>
          <w:tcPr>
            <w:tcW w:w="1080" w:type="dxa"/>
          </w:tcPr>
          <w:p w14:paraId="581EE8A2" w14:textId="12C56981"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2A0EE80" w14:textId="5CFFB065" w:rsidR="002077FA" w:rsidRPr="00487927" w:rsidRDefault="002077FA" w:rsidP="004D43ED">
            <w:pPr>
              <w:jc w:val="center"/>
              <w:rPr>
                <w:rFonts w:cstheme="minorHAnsi"/>
                <w:szCs w:val="20"/>
              </w:rPr>
            </w:pPr>
          </w:p>
        </w:tc>
        <w:tc>
          <w:tcPr>
            <w:tcW w:w="1080" w:type="dxa"/>
          </w:tcPr>
          <w:p w14:paraId="127642C5" w14:textId="77777777" w:rsidR="002077FA" w:rsidRPr="00487927" w:rsidRDefault="002077FA" w:rsidP="004D43ED">
            <w:pPr>
              <w:jc w:val="center"/>
              <w:rPr>
                <w:rFonts w:cstheme="minorHAnsi"/>
                <w:szCs w:val="20"/>
              </w:rPr>
            </w:pPr>
          </w:p>
        </w:tc>
        <w:tc>
          <w:tcPr>
            <w:tcW w:w="1080" w:type="dxa"/>
          </w:tcPr>
          <w:p w14:paraId="1EA51B59" w14:textId="6BF03D26" w:rsidR="002077FA" w:rsidRPr="00487927" w:rsidRDefault="002077FA" w:rsidP="004D43ED">
            <w:pPr>
              <w:jc w:val="center"/>
              <w:rPr>
                <w:rFonts w:cstheme="minorHAnsi"/>
                <w:szCs w:val="20"/>
              </w:rPr>
            </w:pPr>
          </w:p>
        </w:tc>
        <w:tc>
          <w:tcPr>
            <w:tcW w:w="1080" w:type="dxa"/>
          </w:tcPr>
          <w:p w14:paraId="42EA5B59" w14:textId="3E0D488D" w:rsidR="002077FA" w:rsidRPr="00487927" w:rsidRDefault="002077FA" w:rsidP="004D43ED">
            <w:pPr>
              <w:jc w:val="center"/>
              <w:rPr>
                <w:rFonts w:cstheme="minorHAnsi"/>
                <w:szCs w:val="20"/>
              </w:rPr>
            </w:pPr>
          </w:p>
        </w:tc>
        <w:tc>
          <w:tcPr>
            <w:tcW w:w="1080" w:type="dxa"/>
          </w:tcPr>
          <w:p w14:paraId="33BF3DAC" w14:textId="77777777" w:rsidR="002077FA" w:rsidRPr="00487927" w:rsidRDefault="002077FA" w:rsidP="004D43ED">
            <w:pPr>
              <w:jc w:val="center"/>
              <w:rPr>
                <w:rFonts w:cstheme="minorHAnsi"/>
                <w:szCs w:val="20"/>
              </w:rPr>
            </w:pPr>
          </w:p>
        </w:tc>
        <w:tc>
          <w:tcPr>
            <w:tcW w:w="1170" w:type="dxa"/>
          </w:tcPr>
          <w:p w14:paraId="45125829" w14:textId="77777777" w:rsidR="002077FA" w:rsidRPr="00487927" w:rsidRDefault="002077FA" w:rsidP="004D43ED">
            <w:pPr>
              <w:jc w:val="center"/>
              <w:rPr>
                <w:rFonts w:cstheme="minorHAnsi"/>
                <w:szCs w:val="20"/>
              </w:rPr>
            </w:pPr>
          </w:p>
        </w:tc>
      </w:tr>
      <w:tr w:rsidR="002077FA" w:rsidRPr="00487927" w14:paraId="06E08D41" w14:textId="6BCCE6C5" w:rsidTr="002077FA">
        <w:tc>
          <w:tcPr>
            <w:tcW w:w="1255" w:type="dxa"/>
          </w:tcPr>
          <w:p w14:paraId="39A8AB24" w14:textId="77777777" w:rsidR="002077FA" w:rsidRPr="00283A38" w:rsidRDefault="002077FA" w:rsidP="004D43ED">
            <w:pPr>
              <w:jc w:val="center"/>
              <w:rPr>
                <w:szCs w:val="20"/>
              </w:rPr>
            </w:pPr>
            <w:r>
              <w:rPr>
                <w:szCs w:val="20"/>
              </w:rPr>
              <w:t>1</w:t>
            </w:r>
            <w:r w:rsidRPr="00283A38">
              <w:rPr>
                <w:szCs w:val="20"/>
              </w:rPr>
              <w:t>516_02</w:t>
            </w:r>
          </w:p>
        </w:tc>
        <w:tc>
          <w:tcPr>
            <w:tcW w:w="1080" w:type="dxa"/>
          </w:tcPr>
          <w:p w14:paraId="15E72958" w14:textId="3A6D343C" w:rsidR="002077FA" w:rsidRPr="00487927" w:rsidRDefault="002077FA" w:rsidP="004D43ED">
            <w:pPr>
              <w:jc w:val="center"/>
              <w:rPr>
                <w:rFonts w:cstheme="minorHAnsi"/>
                <w:szCs w:val="20"/>
              </w:rPr>
            </w:pPr>
            <w:r w:rsidRPr="00283A38">
              <w:rPr>
                <w:rFonts w:cstheme="minorHAnsi"/>
                <w:szCs w:val="20"/>
              </w:rPr>
              <w:t>•</w:t>
            </w:r>
          </w:p>
        </w:tc>
        <w:tc>
          <w:tcPr>
            <w:tcW w:w="1080" w:type="dxa"/>
          </w:tcPr>
          <w:p w14:paraId="16BA53A8" w14:textId="34CF75CE" w:rsidR="002077FA" w:rsidRPr="00487927" w:rsidRDefault="002077FA" w:rsidP="004D43ED">
            <w:pPr>
              <w:jc w:val="center"/>
              <w:rPr>
                <w:rFonts w:cstheme="minorHAnsi"/>
                <w:szCs w:val="20"/>
              </w:rPr>
            </w:pPr>
          </w:p>
        </w:tc>
        <w:tc>
          <w:tcPr>
            <w:tcW w:w="1080" w:type="dxa"/>
          </w:tcPr>
          <w:p w14:paraId="4A12D74C" w14:textId="77777777" w:rsidR="002077FA" w:rsidRPr="00487927" w:rsidRDefault="002077FA" w:rsidP="004D43ED">
            <w:pPr>
              <w:jc w:val="center"/>
              <w:rPr>
                <w:rFonts w:cstheme="minorHAnsi"/>
                <w:szCs w:val="20"/>
              </w:rPr>
            </w:pPr>
          </w:p>
        </w:tc>
        <w:tc>
          <w:tcPr>
            <w:tcW w:w="1080" w:type="dxa"/>
          </w:tcPr>
          <w:p w14:paraId="6E6DC1FE" w14:textId="16CF3B5F" w:rsidR="002077FA" w:rsidRPr="00487927" w:rsidRDefault="002077FA" w:rsidP="004D43ED">
            <w:pPr>
              <w:jc w:val="center"/>
              <w:rPr>
                <w:rFonts w:cstheme="minorHAnsi"/>
                <w:szCs w:val="20"/>
              </w:rPr>
            </w:pPr>
          </w:p>
        </w:tc>
        <w:tc>
          <w:tcPr>
            <w:tcW w:w="1080" w:type="dxa"/>
          </w:tcPr>
          <w:p w14:paraId="052803C4" w14:textId="3F16F2CF" w:rsidR="002077FA" w:rsidRPr="00487927" w:rsidRDefault="002077FA" w:rsidP="004D43ED">
            <w:pPr>
              <w:jc w:val="center"/>
              <w:rPr>
                <w:rFonts w:cstheme="minorHAnsi"/>
                <w:szCs w:val="20"/>
              </w:rPr>
            </w:pPr>
          </w:p>
        </w:tc>
        <w:tc>
          <w:tcPr>
            <w:tcW w:w="1080" w:type="dxa"/>
          </w:tcPr>
          <w:p w14:paraId="6B251E5D" w14:textId="77777777" w:rsidR="002077FA" w:rsidRPr="00487927" w:rsidRDefault="002077FA" w:rsidP="004D43ED">
            <w:pPr>
              <w:jc w:val="center"/>
              <w:rPr>
                <w:rFonts w:cstheme="minorHAnsi"/>
                <w:szCs w:val="20"/>
              </w:rPr>
            </w:pPr>
          </w:p>
        </w:tc>
        <w:tc>
          <w:tcPr>
            <w:tcW w:w="1170" w:type="dxa"/>
          </w:tcPr>
          <w:p w14:paraId="2EBE1784" w14:textId="77777777" w:rsidR="002077FA" w:rsidRPr="00487927" w:rsidRDefault="002077FA" w:rsidP="004D43ED">
            <w:pPr>
              <w:jc w:val="center"/>
              <w:rPr>
                <w:rFonts w:cstheme="minorHAnsi"/>
                <w:szCs w:val="20"/>
              </w:rPr>
            </w:pPr>
          </w:p>
        </w:tc>
      </w:tr>
      <w:tr w:rsidR="002077FA" w:rsidRPr="00487927" w14:paraId="5BF70AB0" w14:textId="4D98F7D9" w:rsidTr="002077FA">
        <w:tc>
          <w:tcPr>
            <w:tcW w:w="1255" w:type="dxa"/>
          </w:tcPr>
          <w:p w14:paraId="575BFF89" w14:textId="77777777" w:rsidR="002077FA" w:rsidRPr="00283A38" w:rsidRDefault="002077FA" w:rsidP="004D43ED">
            <w:pPr>
              <w:jc w:val="center"/>
              <w:rPr>
                <w:szCs w:val="20"/>
              </w:rPr>
            </w:pPr>
            <w:r>
              <w:rPr>
                <w:szCs w:val="20"/>
              </w:rPr>
              <w:t>1</w:t>
            </w:r>
            <w:r w:rsidRPr="00283A38">
              <w:rPr>
                <w:szCs w:val="20"/>
              </w:rPr>
              <w:t>517_01</w:t>
            </w:r>
          </w:p>
        </w:tc>
        <w:tc>
          <w:tcPr>
            <w:tcW w:w="1080" w:type="dxa"/>
          </w:tcPr>
          <w:p w14:paraId="3F12628B" w14:textId="0A79A862"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F670FC5" w14:textId="6029CFB6" w:rsidR="002077FA" w:rsidRPr="00487927" w:rsidRDefault="002077FA" w:rsidP="004D43ED">
            <w:pPr>
              <w:jc w:val="center"/>
              <w:rPr>
                <w:rFonts w:cstheme="minorHAnsi"/>
                <w:szCs w:val="20"/>
              </w:rPr>
            </w:pPr>
          </w:p>
        </w:tc>
        <w:tc>
          <w:tcPr>
            <w:tcW w:w="1080" w:type="dxa"/>
          </w:tcPr>
          <w:p w14:paraId="05B9AE60" w14:textId="77777777" w:rsidR="002077FA" w:rsidRPr="00487927" w:rsidRDefault="002077FA" w:rsidP="004D43ED">
            <w:pPr>
              <w:jc w:val="center"/>
              <w:rPr>
                <w:rFonts w:cstheme="minorHAnsi"/>
                <w:szCs w:val="20"/>
              </w:rPr>
            </w:pPr>
          </w:p>
        </w:tc>
        <w:tc>
          <w:tcPr>
            <w:tcW w:w="1080" w:type="dxa"/>
          </w:tcPr>
          <w:p w14:paraId="4A0EE601" w14:textId="520CC0B8"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FD4F313" w14:textId="03B82277" w:rsidR="002077FA" w:rsidRPr="00487927" w:rsidRDefault="002077FA" w:rsidP="004D43ED">
            <w:pPr>
              <w:jc w:val="center"/>
              <w:rPr>
                <w:rFonts w:cstheme="minorHAnsi"/>
                <w:szCs w:val="20"/>
              </w:rPr>
            </w:pPr>
          </w:p>
        </w:tc>
        <w:tc>
          <w:tcPr>
            <w:tcW w:w="1080" w:type="dxa"/>
          </w:tcPr>
          <w:p w14:paraId="177DF925" w14:textId="77777777" w:rsidR="002077FA" w:rsidRPr="00487927" w:rsidRDefault="002077FA" w:rsidP="004D43ED">
            <w:pPr>
              <w:jc w:val="center"/>
              <w:rPr>
                <w:rFonts w:cstheme="minorHAnsi"/>
                <w:szCs w:val="20"/>
              </w:rPr>
            </w:pPr>
          </w:p>
        </w:tc>
        <w:tc>
          <w:tcPr>
            <w:tcW w:w="1170" w:type="dxa"/>
          </w:tcPr>
          <w:p w14:paraId="006911F5" w14:textId="77777777" w:rsidR="002077FA" w:rsidRPr="00487927" w:rsidRDefault="002077FA" w:rsidP="004D43ED">
            <w:pPr>
              <w:jc w:val="center"/>
              <w:rPr>
                <w:rFonts w:cstheme="minorHAnsi"/>
                <w:szCs w:val="20"/>
              </w:rPr>
            </w:pPr>
          </w:p>
        </w:tc>
      </w:tr>
      <w:tr w:rsidR="002077FA" w:rsidRPr="00487927" w14:paraId="3841B19D" w14:textId="59E29A7A" w:rsidTr="002077FA">
        <w:tc>
          <w:tcPr>
            <w:tcW w:w="1255" w:type="dxa"/>
          </w:tcPr>
          <w:p w14:paraId="1123F689" w14:textId="77777777" w:rsidR="002077FA" w:rsidRPr="00283A38" w:rsidRDefault="002077FA" w:rsidP="004D43ED">
            <w:pPr>
              <w:jc w:val="center"/>
              <w:rPr>
                <w:szCs w:val="20"/>
              </w:rPr>
            </w:pPr>
            <w:r>
              <w:rPr>
                <w:szCs w:val="20"/>
              </w:rPr>
              <w:t>1</w:t>
            </w:r>
            <w:r w:rsidRPr="00283A38">
              <w:rPr>
                <w:szCs w:val="20"/>
              </w:rPr>
              <w:t>517_02</w:t>
            </w:r>
          </w:p>
        </w:tc>
        <w:tc>
          <w:tcPr>
            <w:tcW w:w="1080" w:type="dxa"/>
          </w:tcPr>
          <w:p w14:paraId="2977997F" w14:textId="783D6F1F" w:rsidR="002077FA" w:rsidRPr="00487927" w:rsidRDefault="002077FA" w:rsidP="004D43ED">
            <w:pPr>
              <w:jc w:val="center"/>
              <w:rPr>
                <w:rFonts w:cstheme="minorHAnsi"/>
                <w:szCs w:val="20"/>
              </w:rPr>
            </w:pPr>
            <w:r w:rsidRPr="00283A38">
              <w:rPr>
                <w:rFonts w:cstheme="minorHAnsi"/>
                <w:szCs w:val="20"/>
              </w:rPr>
              <w:t>•</w:t>
            </w:r>
          </w:p>
        </w:tc>
        <w:tc>
          <w:tcPr>
            <w:tcW w:w="1080" w:type="dxa"/>
          </w:tcPr>
          <w:p w14:paraId="2BB5B2A6" w14:textId="3F5B37C7" w:rsidR="002077FA" w:rsidRPr="00487927" w:rsidRDefault="002077FA" w:rsidP="004D43ED">
            <w:pPr>
              <w:jc w:val="center"/>
              <w:rPr>
                <w:rFonts w:cstheme="minorHAnsi"/>
                <w:szCs w:val="20"/>
              </w:rPr>
            </w:pPr>
          </w:p>
        </w:tc>
        <w:tc>
          <w:tcPr>
            <w:tcW w:w="1080" w:type="dxa"/>
          </w:tcPr>
          <w:p w14:paraId="61C22FDB" w14:textId="77777777" w:rsidR="002077FA" w:rsidRPr="00487927" w:rsidRDefault="002077FA" w:rsidP="004D43ED">
            <w:pPr>
              <w:jc w:val="center"/>
              <w:rPr>
                <w:rFonts w:cstheme="minorHAnsi"/>
                <w:szCs w:val="20"/>
              </w:rPr>
            </w:pPr>
          </w:p>
        </w:tc>
        <w:tc>
          <w:tcPr>
            <w:tcW w:w="1080" w:type="dxa"/>
          </w:tcPr>
          <w:p w14:paraId="1B09612E" w14:textId="4E4A3766" w:rsidR="002077FA" w:rsidRPr="00487927" w:rsidRDefault="002077FA" w:rsidP="004D43ED">
            <w:pPr>
              <w:jc w:val="center"/>
              <w:rPr>
                <w:rFonts w:cstheme="minorHAnsi"/>
                <w:szCs w:val="20"/>
              </w:rPr>
            </w:pPr>
            <w:r w:rsidRPr="00283A38">
              <w:rPr>
                <w:rFonts w:cstheme="minorHAnsi"/>
                <w:szCs w:val="20"/>
              </w:rPr>
              <w:t>•</w:t>
            </w:r>
          </w:p>
        </w:tc>
        <w:tc>
          <w:tcPr>
            <w:tcW w:w="1080" w:type="dxa"/>
          </w:tcPr>
          <w:p w14:paraId="74934BB7" w14:textId="389A85BC" w:rsidR="002077FA" w:rsidRPr="00487927" w:rsidRDefault="002077FA" w:rsidP="004D43ED">
            <w:pPr>
              <w:jc w:val="center"/>
              <w:rPr>
                <w:rFonts w:cstheme="minorHAnsi"/>
                <w:szCs w:val="20"/>
              </w:rPr>
            </w:pPr>
          </w:p>
        </w:tc>
        <w:tc>
          <w:tcPr>
            <w:tcW w:w="1080" w:type="dxa"/>
          </w:tcPr>
          <w:p w14:paraId="51CC9B46" w14:textId="77777777" w:rsidR="002077FA" w:rsidRPr="00487927" w:rsidRDefault="002077FA" w:rsidP="004D43ED">
            <w:pPr>
              <w:jc w:val="center"/>
              <w:rPr>
                <w:rFonts w:cstheme="minorHAnsi"/>
                <w:szCs w:val="20"/>
              </w:rPr>
            </w:pPr>
          </w:p>
        </w:tc>
        <w:tc>
          <w:tcPr>
            <w:tcW w:w="1170" w:type="dxa"/>
          </w:tcPr>
          <w:p w14:paraId="654D162F" w14:textId="77777777" w:rsidR="002077FA" w:rsidRPr="00487927" w:rsidRDefault="002077FA" w:rsidP="004D43ED">
            <w:pPr>
              <w:jc w:val="center"/>
              <w:rPr>
                <w:rFonts w:cstheme="minorHAnsi"/>
                <w:szCs w:val="20"/>
              </w:rPr>
            </w:pPr>
          </w:p>
        </w:tc>
      </w:tr>
      <w:tr w:rsidR="002077FA" w:rsidRPr="00487927" w14:paraId="45792EFE" w14:textId="5958E576" w:rsidTr="002077FA">
        <w:tc>
          <w:tcPr>
            <w:tcW w:w="1255" w:type="dxa"/>
          </w:tcPr>
          <w:p w14:paraId="7BC7BD7F" w14:textId="721C9AB4" w:rsidR="002077FA" w:rsidRDefault="002077FA" w:rsidP="004D43ED">
            <w:pPr>
              <w:jc w:val="center"/>
              <w:rPr>
                <w:szCs w:val="20"/>
              </w:rPr>
            </w:pPr>
            <w:r>
              <w:rPr>
                <w:szCs w:val="20"/>
              </w:rPr>
              <w:t>1518_01</w:t>
            </w:r>
          </w:p>
        </w:tc>
        <w:tc>
          <w:tcPr>
            <w:tcW w:w="1080" w:type="dxa"/>
          </w:tcPr>
          <w:p w14:paraId="38BDA2F4" w14:textId="2781FD60" w:rsidR="002077FA" w:rsidRPr="00283A38" w:rsidRDefault="002077FA" w:rsidP="004D43ED">
            <w:pPr>
              <w:jc w:val="center"/>
              <w:rPr>
                <w:rFonts w:cstheme="minorHAnsi"/>
                <w:szCs w:val="20"/>
              </w:rPr>
            </w:pPr>
            <w:r w:rsidRPr="00283A38">
              <w:rPr>
                <w:rFonts w:cstheme="minorHAnsi"/>
                <w:szCs w:val="20"/>
              </w:rPr>
              <w:t>•</w:t>
            </w:r>
          </w:p>
        </w:tc>
        <w:tc>
          <w:tcPr>
            <w:tcW w:w="1080" w:type="dxa"/>
          </w:tcPr>
          <w:p w14:paraId="5E21412E" w14:textId="77777777" w:rsidR="002077FA" w:rsidRPr="00487927" w:rsidRDefault="002077FA" w:rsidP="004D43ED">
            <w:pPr>
              <w:jc w:val="center"/>
              <w:rPr>
                <w:rFonts w:cstheme="minorHAnsi"/>
                <w:szCs w:val="20"/>
              </w:rPr>
            </w:pPr>
          </w:p>
        </w:tc>
        <w:tc>
          <w:tcPr>
            <w:tcW w:w="1080" w:type="dxa"/>
          </w:tcPr>
          <w:p w14:paraId="3CCE7A0C" w14:textId="77777777" w:rsidR="002077FA" w:rsidRPr="00487927" w:rsidRDefault="002077FA" w:rsidP="004D43ED">
            <w:pPr>
              <w:jc w:val="center"/>
              <w:rPr>
                <w:rFonts w:cstheme="minorHAnsi"/>
                <w:szCs w:val="20"/>
              </w:rPr>
            </w:pPr>
          </w:p>
        </w:tc>
        <w:tc>
          <w:tcPr>
            <w:tcW w:w="1080" w:type="dxa"/>
          </w:tcPr>
          <w:p w14:paraId="582CED42" w14:textId="40E21947" w:rsidR="002077FA" w:rsidRPr="00283A38" w:rsidRDefault="002077FA" w:rsidP="004D43ED">
            <w:pPr>
              <w:jc w:val="center"/>
              <w:rPr>
                <w:rFonts w:cstheme="minorHAnsi"/>
                <w:szCs w:val="20"/>
              </w:rPr>
            </w:pPr>
            <w:r w:rsidRPr="00283A38">
              <w:rPr>
                <w:rFonts w:cstheme="minorHAnsi"/>
                <w:szCs w:val="20"/>
              </w:rPr>
              <w:t>•</w:t>
            </w:r>
          </w:p>
        </w:tc>
        <w:tc>
          <w:tcPr>
            <w:tcW w:w="1080" w:type="dxa"/>
          </w:tcPr>
          <w:p w14:paraId="4E96E115" w14:textId="77777777" w:rsidR="002077FA" w:rsidRPr="00487927" w:rsidRDefault="002077FA" w:rsidP="004D43ED">
            <w:pPr>
              <w:jc w:val="center"/>
              <w:rPr>
                <w:rFonts w:cstheme="minorHAnsi"/>
                <w:szCs w:val="20"/>
              </w:rPr>
            </w:pPr>
          </w:p>
        </w:tc>
        <w:tc>
          <w:tcPr>
            <w:tcW w:w="1080" w:type="dxa"/>
          </w:tcPr>
          <w:p w14:paraId="0D45AFE2" w14:textId="77777777" w:rsidR="002077FA" w:rsidRPr="00487927" w:rsidRDefault="002077FA" w:rsidP="004D43ED">
            <w:pPr>
              <w:jc w:val="center"/>
              <w:rPr>
                <w:rFonts w:cstheme="minorHAnsi"/>
                <w:szCs w:val="20"/>
              </w:rPr>
            </w:pPr>
          </w:p>
        </w:tc>
        <w:tc>
          <w:tcPr>
            <w:tcW w:w="1170" w:type="dxa"/>
          </w:tcPr>
          <w:p w14:paraId="4267B848" w14:textId="77777777" w:rsidR="002077FA" w:rsidRPr="00487927" w:rsidRDefault="002077FA" w:rsidP="004D43ED">
            <w:pPr>
              <w:jc w:val="center"/>
              <w:rPr>
                <w:rFonts w:cstheme="minorHAnsi"/>
                <w:szCs w:val="20"/>
              </w:rPr>
            </w:pPr>
          </w:p>
        </w:tc>
      </w:tr>
      <w:tr w:rsidR="002077FA" w:rsidRPr="00487927" w14:paraId="72981240" w14:textId="77777777" w:rsidTr="002077FA">
        <w:tc>
          <w:tcPr>
            <w:tcW w:w="1255" w:type="dxa"/>
            <w:shd w:val="clear" w:color="auto" w:fill="D6E3BC" w:themeFill="accent3" w:themeFillTint="66"/>
          </w:tcPr>
          <w:p w14:paraId="3E041B43" w14:textId="78790908" w:rsidR="002077FA" w:rsidRPr="007B756C" w:rsidRDefault="00AA20E5" w:rsidP="002077FA">
            <w:pPr>
              <w:jc w:val="center"/>
              <w:rPr>
                <w:b/>
                <w:szCs w:val="20"/>
              </w:rPr>
            </w:pPr>
            <w:r>
              <w:rPr>
                <w:b/>
                <w:szCs w:val="20"/>
              </w:rPr>
              <w:t>Beam</w:t>
            </w:r>
          </w:p>
        </w:tc>
        <w:tc>
          <w:tcPr>
            <w:tcW w:w="1080" w:type="dxa"/>
            <w:shd w:val="clear" w:color="auto" w:fill="D6E3BC" w:themeFill="accent3" w:themeFillTint="66"/>
          </w:tcPr>
          <w:p w14:paraId="3E96B32E"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3664BD62"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51C231FE"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2204AB80" w14:textId="77777777" w:rsidR="002077FA" w:rsidRPr="00283A38" w:rsidRDefault="002077FA" w:rsidP="002077FA">
            <w:pPr>
              <w:jc w:val="center"/>
              <w:rPr>
                <w:rFonts w:cstheme="minorHAnsi"/>
                <w:szCs w:val="20"/>
              </w:rPr>
            </w:pPr>
          </w:p>
        </w:tc>
        <w:tc>
          <w:tcPr>
            <w:tcW w:w="1080" w:type="dxa"/>
            <w:shd w:val="clear" w:color="auto" w:fill="D6E3BC" w:themeFill="accent3" w:themeFillTint="66"/>
          </w:tcPr>
          <w:p w14:paraId="28341941" w14:textId="77777777" w:rsidR="002077FA" w:rsidRPr="00487927" w:rsidRDefault="002077FA" w:rsidP="002077FA">
            <w:pPr>
              <w:jc w:val="center"/>
              <w:rPr>
                <w:rFonts w:cstheme="minorHAnsi"/>
                <w:szCs w:val="20"/>
              </w:rPr>
            </w:pPr>
          </w:p>
        </w:tc>
        <w:tc>
          <w:tcPr>
            <w:tcW w:w="1080" w:type="dxa"/>
            <w:shd w:val="clear" w:color="auto" w:fill="D6E3BC" w:themeFill="accent3" w:themeFillTint="66"/>
          </w:tcPr>
          <w:p w14:paraId="71B99E96" w14:textId="77777777" w:rsidR="002077FA" w:rsidRPr="00487927" w:rsidRDefault="002077FA" w:rsidP="002077FA">
            <w:pPr>
              <w:jc w:val="center"/>
              <w:rPr>
                <w:rFonts w:cstheme="minorHAnsi"/>
                <w:szCs w:val="20"/>
              </w:rPr>
            </w:pPr>
          </w:p>
        </w:tc>
        <w:tc>
          <w:tcPr>
            <w:tcW w:w="1170" w:type="dxa"/>
            <w:shd w:val="clear" w:color="auto" w:fill="D6E3BC" w:themeFill="accent3" w:themeFillTint="66"/>
          </w:tcPr>
          <w:p w14:paraId="7905E7BC" w14:textId="77777777" w:rsidR="002077FA" w:rsidRPr="00487927" w:rsidRDefault="002077FA" w:rsidP="002077FA">
            <w:pPr>
              <w:jc w:val="center"/>
              <w:rPr>
                <w:rFonts w:cstheme="minorHAnsi"/>
                <w:szCs w:val="20"/>
              </w:rPr>
            </w:pPr>
          </w:p>
        </w:tc>
      </w:tr>
      <w:tr w:rsidR="002077FA" w:rsidRPr="00487927" w14:paraId="2828779F" w14:textId="77777777" w:rsidTr="002077FA">
        <w:tc>
          <w:tcPr>
            <w:tcW w:w="1255" w:type="dxa"/>
          </w:tcPr>
          <w:p w14:paraId="4F01244D" w14:textId="7E9BE3B4" w:rsidR="002077FA" w:rsidRPr="00283A38" w:rsidRDefault="00AA20E5" w:rsidP="002077FA">
            <w:pPr>
              <w:jc w:val="center"/>
              <w:rPr>
                <w:szCs w:val="20"/>
              </w:rPr>
            </w:pPr>
            <w:r>
              <w:rPr>
                <w:szCs w:val="20"/>
              </w:rPr>
              <w:t>200</w:t>
            </w:r>
            <w:r w:rsidR="00D6639E">
              <w:rPr>
                <w:szCs w:val="20"/>
              </w:rPr>
              <w:t>1</w:t>
            </w:r>
            <w:r w:rsidR="002077FA" w:rsidRPr="00283A38">
              <w:rPr>
                <w:szCs w:val="20"/>
              </w:rPr>
              <w:t>_0</w:t>
            </w:r>
            <w:r w:rsidR="002077FA">
              <w:rPr>
                <w:szCs w:val="20"/>
              </w:rPr>
              <w:t>1</w:t>
            </w:r>
          </w:p>
        </w:tc>
        <w:tc>
          <w:tcPr>
            <w:tcW w:w="1080" w:type="dxa"/>
          </w:tcPr>
          <w:p w14:paraId="79DA6BF8" w14:textId="77777777" w:rsidR="002077FA" w:rsidRPr="00487927" w:rsidRDefault="002077FA" w:rsidP="002077FA">
            <w:pPr>
              <w:jc w:val="center"/>
              <w:rPr>
                <w:rFonts w:cstheme="minorHAnsi"/>
                <w:szCs w:val="20"/>
              </w:rPr>
            </w:pPr>
            <w:r w:rsidRPr="00283A38">
              <w:rPr>
                <w:rFonts w:cstheme="minorHAnsi"/>
                <w:szCs w:val="20"/>
              </w:rPr>
              <w:t>•</w:t>
            </w:r>
          </w:p>
        </w:tc>
        <w:tc>
          <w:tcPr>
            <w:tcW w:w="1080" w:type="dxa"/>
          </w:tcPr>
          <w:p w14:paraId="4B6D0CAB" w14:textId="77777777" w:rsidR="002077FA" w:rsidRPr="00487927" w:rsidRDefault="002077FA" w:rsidP="002077FA">
            <w:pPr>
              <w:jc w:val="center"/>
              <w:rPr>
                <w:rFonts w:cstheme="minorHAnsi"/>
                <w:szCs w:val="20"/>
              </w:rPr>
            </w:pPr>
          </w:p>
        </w:tc>
        <w:tc>
          <w:tcPr>
            <w:tcW w:w="1080" w:type="dxa"/>
          </w:tcPr>
          <w:p w14:paraId="318BD476" w14:textId="77777777" w:rsidR="002077FA" w:rsidRPr="00487927" w:rsidRDefault="002077FA" w:rsidP="002077FA">
            <w:pPr>
              <w:jc w:val="center"/>
              <w:rPr>
                <w:rFonts w:cstheme="minorHAnsi"/>
                <w:szCs w:val="20"/>
              </w:rPr>
            </w:pPr>
          </w:p>
        </w:tc>
        <w:tc>
          <w:tcPr>
            <w:tcW w:w="1080" w:type="dxa"/>
          </w:tcPr>
          <w:p w14:paraId="5C6292A0" w14:textId="16838943" w:rsidR="002077FA" w:rsidRPr="00487927" w:rsidRDefault="002077FA" w:rsidP="002077FA">
            <w:pPr>
              <w:jc w:val="center"/>
              <w:rPr>
                <w:rFonts w:cstheme="minorHAnsi"/>
                <w:szCs w:val="20"/>
              </w:rPr>
            </w:pPr>
          </w:p>
        </w:tc>
        <w:tc>
          <w:tcPr>
            <w:tcW w:w="1080" w:type="dxa"/>
          </w:tcPr>
          <w:p w14:paraId="4C9FE335" w14:textId="77777777" w:rsidR="002077FA" w:rsidRPr="00487927" w:rsidRDefault="002077FA" w:rsidP="002077FA">
            <w:pPr>
              <w:jc w:val="center"/>
              <w:rPr>
                <w:rFonts w:cstheme="minorHAnsi"/>
                <w:szCs w:val="20"/>
              </w:rPr>
            </w:pPr>
          </w:p>
        </w:tc>
        <w:tc>
          <w:tcPr>
            <w:tcW w:w="1080" w:type="dxa"/>
          </w:tcPr>
          <w:p w14:paraId="2CDC555A" w14:textId="77777777" w:rsidR="002077FA" w:rsidRPr="00487927" w:rsidRDefault="002077FA" w:rsidP="002077FA">
            <w:pPr>
              <w:jc w:val="center"/>
              <w:rPr>
                <w:rFonts w:cstheme="minorHAnsi"/>
                <w:szCs w:val="20"/>
              </w:rPr>
            </w:pPr>
          </w:p>
        </w:tc>
        <w:tc>
          <w:tcPr>
            <w:tcW w:w="1170" w:type="dxa"/>
          </w:tcPr>
          <w:p w14:paraId="1BC32328" w14:textId="4F358B5B" w:rsidR="002077FA" w:rsidRPr="00487927" w:rsidRDefault="002077FA" w:rsidP="002077FA">
            <w:pPr>
              <w:jc w:val="center"/>
              <w:rPr>
                <w:rFonts w:cstheme="minorHAnsi"/>
                <w:szCs w:val="20"/>
              </w:rPr>
            </w:pPr>
            <w:r w:rsidRPr="00283A38">
              <w:rPr>
                <w:rFonts w:cstheme="minorHAnsi"/>
                <w:szCs w:val="20"/>
              </w:rPr>
              <w:t>•</w:t>
            </w:r>
          </w:p>
        </w:tc>
      </w:tr>
      <w:tr w:rsidR="00D6639E" w:rsidRPr="00487927" w14:paraId="627BC0A0" w14:textId="77777777" w:rsidTr="002077FA">
        <w:tc>
          <w:tcPr>
            <w:tcW w:w="1255" w:type="dxa"/>
          </w:tcPr>
          <w:p w14:paraId="0B5D3892" w14:textId="7B7E883F" w:rsidR="00D6639E" w:rsidRDefault="00D6639E" w:rsidP="00D6639E">
            <w:pPr>
              <w:jc w:val="center"/>
              <w:rPr>
                <w:szCs w:val="20"/>
              </w:rPr>
            </w:pPr>
            <w:r>
              <w:rPr>
                <w:szCs w:val="20"/>
              </w:rPr>
              <w:t>2001</w:t>
            </w:r>
            <w:r w:rsidRPr="00283A38">
              <w:rPr>
                <w:szCs w:val="20"/>
              </w:rPr>
              <w:t>_0</w:t>
            </w:r>
            <w:r>
              <w:rPr>
                <w:szCs w:val="20"/>
              </w:rPr>
              <w:t>2</w:t>
            </w:r>
          </w:p>
        </w:tc>
        <w:tc>
          <w:tcPr>
            <w:tcW w:w="1080" w:type="dxa"/>
          </w:tcPr>
          <w:p w14:paraId="124FFB34" w14:textId="49339822" w:rsidR="00D6639E" w:rsidRPr="00283A38" w:rsidRDefault="00D6639E" w:rsidP="00D6639E">
            <w:pPr>
              <w:jc w:val="center"/>
              <w:rPr>
                <w:rFonts w:cstheme="minorHAnsi"/>
                <w:szCs w:val="20"/>
              </w:rPr>
            </w:pPr>
            <w:r w:rsidRPr="00283A38">
              <w:rPr>
                <w:rFonts w:cstheme="minorHAnsi"/>
                <w:szCs w:val="20"/>
              </w:rPr>
              <w:t>•</w:t>
            </w:r>
          </w:p>
        </w:tc>
        <w:tc>
          <w:tcPr>
            <w:tcW w:w="1080" w:type="dxa"/>
          </w:tcPr>
          <w:p w14:paraId="2164BC47" w14:textId="77777777" w:rsidR="00D6639E" w:rsidRPr="00487927" w:rsidRDefault="00D6639E" w:rsidP="00D6639E">
            <w:pPr>
              <w:jc w:val="center"/>
              <w:rPr>
                <w:rFonts w:cstheme="minorHAnsi"/>
                <w:szCs w:val="20"/>
              </w:rPr>
            </w:pPr>
          </w:p>
        </w:tc>
        <w:tc>
          <w:tcPr>
            <w:tcW w:w="1080" w:type="dxa"/>
          </w:tcPr>
          <w:p w14:paraId="3097C716" w14:textId="77777777" w:rsidR="00D6639E" w:rsidRPr="00487927" w:rsidRDefault="00D6639E" w:rsidP="00D6639E">
            <w:pPr>
              <w:jc w:val="center"/>
              <w:rPr>
                <w:rFonts w:cstheme="minorHAnsi"/>
                <w:szCs w:val="20"/>
              </w:rPr>
            </w:pPr>
          </w:p>
        </w:tc>
        <w:tc>
          <w:tcPr>
            <w:tcW w:w="1080" w:type="dxa"/>
          </w:tcPr>
          <w:p w14:paraId="49BD61EC" w14:textId="77777777" w:rsidR="00D6639E" w:rsidRPr="00487927" w:rsidRDefault="00D6639E" w:rsidP="00D6639E">
            <w:pPr>
              <w:jc w:val="center"/>
              <w:rPr>
                <w:rFonts w:cstheme="minorHAnsi"/>
                <w:szCs w:val="20"/>
              </w:rPr>
            </w:pPr>
          </w:p>
        </w:tc>
        <w:tc>
          <w:tcPr>
            <w:tcW w:w="1080" w:type="dxa"/>
          </w:tcPr>
          <w:p w14:paraId="016266CA" w14:textId="77777777" w:rsidR="00D6639E" w:rsidRPr="00487927" w:rsidRDefault="00D6639E" w:rsidP="00D6639E">
            <w:pPr>
              <w:jc w:val="center"/>
              <w:rPr>
                <w:rFonts w:cstheme="minorHAnsi"/>
                <w:szCs w:val="20"/>
              </w:rPr>
            </w:pPr>
          </w:p>
        </w:tc>
        <w:tc>
          <w:tcPr>
            <w:tcW w:w="1080" w:type="dxa"/>
          </w:tcPr>
          <w:p w14:paraId="370E14DF" w14:textId="77777777" w:rsidR="00D6639E" w:rsidRPr="00487927" w:rsidRDefault="00D6639E" w:rsidP="00D6639E">
            <w:pPr>
              <w:jc w:val="center"/>
              <w:rPr>
                <w:rFonts w:cstheme="minorHAnsi"/>
                <w:szCs w:val="20"/>
              </w:rPr>
            </w:pPr>
          </w:p>
        </w:tc>
        <w:tc>
          <w:tcPr>
            <w:tcW w:w="1170" w:type="dxa"/>
          </w:tcPr>
          <w:p w14:paraId="32437F69" w14:textId="014DA3E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7A929A1" w14:textId="77777777" w:rsidTr="002077FA">
        <w:tc>
          <w:tcPr>
            <w:tcW w:w="1255" w:type="dxa"/>
          </w:tcPr>
          <w:p w14:paraId="20D5C23F" w14:textId="1D23371C" w:rsidR="00D6639E" w:rsidRDefault="00D6639E" w:rsidP="00D6639E">
            <w:pPr>
              <w:jc w:val="center"/>
              <w:rPr>
                <w:szCs w:val="20"/>
              </w:rPr>
            </w:pPr>
            <w:r>
              <w:rPr>
                <w:szCs w:val="20"/>
              </w:rPr>
              <w:t>2001</w:t>
            </w:r>
            <w:r w:rsidRPr="00283A38">
              <w:rPr>
                <w:szCs w:val="20"/>
              </w:rPr>
              <w:t>_0</w:t>
            </w:r>
            <w:r>
              <w:rPr>
                <w:szCs w:val="20"/>
              </w:rPr>
              <w:t>3</w:t>
            </w:r>
          </w:p>
        </w:tc>
        <w:tc>
          <w:tcPr>
            <w:tcW w:w="1080" w:type="dxa"/>
          </w:tcPr>
          <w:p w14:paraId="4389BB82" w14:textId="5B60355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15EB5527" w14:textId="77777777" w:rsidR="00D6639E" w:rsidRPr="00487927" w:rsidRDefault="00D6639E" w:rsidP="00D6639E">
            <w:pPr>
              <w:jc w:val="center"/>
              <w:rPr>
                <w:rFonts w:cstheme="minorHAnsi"/>
                <w:szCs w:val="20"/>
              </w:rPr>
            </w:pPr>
          </w:p>
        </w:tc>
        <w:tc>
          <w:tcPr>
            <w:tcW w:w="1080" w:type="dxa"/>
          </w:tcPr>
          <w:p w14:paraId="002E745E" w14:textId="77777777" w:rsidR="00D6639E" w:rsidRPr="00487927" w:rsidRDefault="00D6639E" w:rsidP="00D6639E">
            <w:pPr>
              <w:jc w:val="center"/>
              <w:rPr>
                <w:rFonts w:cstheme="minorHAnsi"/>
                <w:szCs w:val="20"/>
              </w:rPr>
            </w:pPr>
          </w:p>
        </w:tc>
        <w:tc>
          <w:tcPr>
            <w:tcW w:w="1080" w:type="dxa"/>
          </w:tcPr>
          <w:p w14:paraId="1132DA4C" w14:textId="77777777" w:rsidR="00D6639E" w:rsidRPr="00487927" w:rsidRDefault="00D6639E" w:rsidP="00D6639E">
            <w:pPr>
              <w:jc w:val="center"/>
              <w:rPr>
                <w:rFonts w:cstheme="minorHAnsi"/>
                <w:szCs w:val="20"/>
              </w:rPr>
            </w:pPr>
          </w:p>
        </w:tc>
        <w:tc>
          <w:tcPr>
            <w:tcW w:w="1080" w:type="dxa"/>
          </w:tcPr>
          <w:p w14:paraId="66ED462A" w14:textId="77777777" w:rsidR="00D6639E" w:rsidRPr="00487927" w:rsidRDefault="00D6639E" w:rsidP="00D6639E">
            <w:pPr>
              <w:jc w:val="center"/>
              <w:rPr>
                <w:rFonts w:cstheme="minorHAnsi"/>
                <w:szCs w:val="20"/>
              </w:rPr>
            </w:pPr>
          </w:p>
        </w:tc>
        <w:tc>
          <w:tcPr>
            <w:tcW w:w="1080" w:type="dxa"/>
          </w:tcPr>
          <w:p w14:paraId="37A99613" w14:textId="77777777" w:rsidR="00D6639E" w:rsidRPr="00487927" w:rsidRDefault="00D6639E" w:rsidP="00D6639E">
            <w:pPr>
              <w:jc w:val="center"/>
              <w:rPr>
                <w:rFonts w:cstheme="minorHAnsi"/>
                <w:szCs w:val="20"/>
              </w:rPr>
            </w:pPr>
          </w:p>
        </w:tc>
        <w:tc>
          <w:tcPr>
            <w:tcW w:w="1170" w:type="dxa"/>
          </w:tcPr>
          <w:p w14:paraId="7FEF3AA1" w14:textId="1A949661" w:rsidR="00D6639E" w:rsidRPr="00283A38" w:rsidRDefault="00D6639E" w:rsidP="00D6639E">
            <w:pPr>
              <w:jc w:val="center"/>
              <w:rPr>
                <w:rFonts w:cstheme="minorHAnsi"/>
                <w:szCs w:val="20"/>
              </w:rPr>
            </w:pPr>
            <w:r w:rsidRPr="00283A38">
              <w:rPr>
                <w:rFonts w:cstheme="minorHAnsi"/>
                <w:szCs w:val="20"/>
              </w:rPr>
              <w:t>•</w:t>
            </w:r>
          </w:p>
        </w:tc>
      </w:tr>
      <w:tr w:rsidR="00D6639E" w:rsidRPr="00487927" w14:paraId="03F76C98" w14:textId="77777777" w:rsidTr="002077FA">
        <w:tc>
          <w:tcPr>
            <w:tcW w:w="1255" w:type="dxa"/>
          </w:tcPr>
          <w:p w14:paraId="536C9614" w14:textId="5C0F2BE6" w:rsidR="00D6639E" w:rsidRDefault="00D6639E" w:rsidP="00D6639E">
            <w:pPr>
              <w:jc w:val="center"/>
              <w:rPr>
                <w:szCs w:val="20"/>
              </w:rPr>
            </w:pPr>
            <w:r>
              <w:rPr>
                <w:szCs w:val="20"/>
              </w:rPr>
              <w:t>2002</w:t>
            </w:r>
            <w:r w:rsidRPr="00283A38">
              <w:rPr>
                <w:szCs w:val="20"/>
              </w:rPr>
              <w:t>_0</w:t>
            </w:r>
            <w:r>
              <w:rPr>
                <w:szCs w:val="20"/>
              </w:rPr>
              <w:t>1</w:t>
            </w:r>
          </w:p>
        </w:tc>
        <w:tc>
          <w:tcPr>
            <w:tcW w:w="1080" w:type="dxa"/>
          </w:tcPr>
          <w:p w14:paraId="07C65FCD" w14:textId="14EBB83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055E97A" w14:textId="77777777" w:rsidR="00D6639E" w:rsidRPr="00487927" w:rsidRDefault="00D6639E" w:rsidP="00D6639E">
            <w:pPr>
              <w:jc w:val="center"/>
              <w:rPr>
                <w:rFonts w:cstheme="minorHAnsi"/>
                <w:szCs w:val="20"/>
              </w:rPr>
            </w:pPr>
          </w:p>
        </w:tc>
        <w:tc>
          <w:tcPr>
            <w:tcW w:w="1080" w:type="dxa"/>
          </w:tcPr>
          <w:p w14:paraId="5AEADB63" w14:textId="77777777" w:rsidR="00D6639E" w:rsidRPr="00487927" w:rsidRDefault="00D6639E" w:rsidP="00D6639E">
            <w:pPr>
              <w:jc w:val="center"/>
              <w:rPr>
                <w:rFonts w:cstheme="minorHAnsi"/>
                <w:szCs w:val="20"/>
              </w:rPr>
            </w:pPr>
          </w:p>
        </w:tc>
        <w:tc>
          <w:tcPr>
            <w:tcW w:w="1080" w:type="dxa"/>
          </w:tcPr>
          <w:p w14:paraId="7EEF5EA5" w14:textId="77777777" w:rsidR="00D6639E" w:rsidRPr="00487927" w:rsidRDefault="00D6639E" w:rsidP="00D6639E">
            <w:pPr>
              <w:jc w:val="center"/>
              <w:rPr>
                <w:rFonts w:cstheme="minorHAnsi"/>
                <w:szCs w:val="20"/>
              </w:rPr>
            </w:pPr>
          </w:p>
        </w:tc>
        <w:tc>
          <w:tcPr>
            <w:tcW w:w="1080" w:type="dxa"/>
          </w:tcPr>
          <w:p w14:paraId="400EDF8B" w14:textId="77777777" w:rsidR="00D6639E" w:rsidRPr="00487927" w:rsidRDefault="00D6639E" w:rsidP="00D6639E">
            <w:pPr>
              <w:jc w:val="center"/>
              <w:rPr>
                <w:rFonts w:cstheme="minorHAnsi"/>
                <w:szCs w:val="20"/>
              </w:rPr>
            </w:pPr>
          </w:p>
        </w:tc>
        <w:tc>
          <w:tcPr>
            <w:tcW w:w="1080" w:type="dxa"/>
          </w:tcPr>
          <w:p w14:paraId="15A2BE3A" w14:textId="77777777" w:rsidR="00D6639E" w:rsidRPr="00487927" w:rsidRDefault="00D6639E" w:rsidP="00D6639E">
            <w:pPr>
              <w:jc w:val="center"/>
              <w:rPr>
                <w:rFonts w:cstheme="minorHAnsi"/>
                <w:szCs w:val="20"/>
              </w:rPr>
            </w:pPr>
          </w:p>
        </w:tc>
        <w:tc>
          <w:tcPr>
            <w:tcW w:w="1170" w:type="dxa"/>
          </w:tcPr>
          <w:p w14:paraId="1F686BAC" w14:textId="5159BE16" w:rsidR="00D6639E" w:rsidRPr="00283A38" w:rsidRDefault="00D6639E" w:rsidP="00D6639E">
            <w:pPr>
              <w:jc w:val="center"/>
              <w:rPr>
                <w:rFonts w:cstheme="minorHAnsi"/>
                <w:szCs w:val="20"/>
              </w:rPr>
            </w:pPr>
            <w:r w:rsidRPr="00283A38">
              <w:rPr>
                <w:rFonts w:cstheme="minorHAnsi"/>
                <w:szCs w:val="20"/>
              </w:rPr>
              <w:t>•</w:t>
            </w:r>
          </w:p>
        </w:tc>
      </w:tr>
      <w:tr w:rsidR="00D6639E" w:rsidRPr="00487927" w14:paraId="1E722942" w14:textId="77777777" w:rsidTr="002077FA">
        <w:tc>
          <w:tcPr>
            <w:tcW w:w="1255" w:type="dxa"/>
          </w:tcPr>
          <w:p w14:paraId="7EBC1959" w14:textId="7E30EAA4" w:rsidR="00D6639E" w:rsidRDefault="00D6639E" w:rsidP="00D6639E">
            <w:pPr>
              <w:jc w:val="center"/>
              <w:rPr>
                <w:szCs w:val="20"/>
              </w:rPr>
            </w:pPr>
            <w:r>
              <w:rPr>
                <w:szCs w:val="20"/>
              </w:rPr>
              <w:t>2002</w:t>
            </w:r>
            <w:r w:rsidRPr="00283A38">
              <w:rPr>
                <w:szCs w:val="20"/>
              </w:rPr>
              <w:t>_0</w:t>
            </w:r>
            <w:r>
              <w:rPr>
                <w:szCs w:val="20"/>
              </w:rPr>
              <w:t>2</w:t>
            </w:r>
          </w:p>
        </w:tc>
        <w:tc>
          <w:tcPr>
            <w:tcW w:w="1080" w:type="dxa"/>
          </w:tcPr>
          <w:p w14:paraId="11256159" w14:textId="32067C0E"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2144A1A" w14:textId="77777777" w:rsidR="00D6639E" w:rsidRPr="00487927" w:rsidRDefault="00D6639E" w:rsidP="00D6639E">
            <w:pPr>
              <w:jc w:val="center"/>
              <w:rPr>
                <w:rFonts w:cstheme="minorHAnsi"/>
                <w:szCs w:val="20"/>
              </w:rPr>
            </w:pPr>
          </w:p>
        </w:tc>
        <w:tc>
          <w:tcPr>
            <w:tcW w:w="1080" w:type="dxa"/>
          </w:tcPr>
          <w:p w14:paraId="3F6BBF2E" w14:textId="77777777" w:rsidR="00D6639E" w:rsidRPr="00487927" w:rsidRDefault="00D6639E" w:rsidP="00D6639E">
            <w:pPr>
              <w:jc w:val="center"/>
              <w:rPr>
                <w:rFonts w:cstheme="minorHAnsi"/>
                <w:szCs w:val="20"/>
              </w:rPr>
            </w:pPr>
          </w:p>
        </w:tc>
        <w:tc>
          <w:tcPr>
            <w:tcW w:w="1080" w:type="dxa"/>
          </w:tcPr>
          <w:p w14:paraId="23922B98" w14:textId="77777777" w:rsidR="00D6639E" w:rsidRPr="00487927" w:rsidRDefault="00D6639E" w:rsidP="00D6639E">
            <w:pPr>
              <w:jc w:val="center"/>
              <w:rPr>
                <w:rFonts w:cstheme="minorHAnsi"/>
                <w:szCs w:val="20"/>
              </w:rPr>
            </w:pPr>
          </w:p>
        </w:tc>
        <w:tc>
          <w:tcPr>
            <w:tcW w:w="1080" w:type="dxa"/>
          </w:tcPr>
          <w:p w14:paraId="399F1E91" w14:textId="77777777" w:rsidR="00D6639E" w:rsidRPr="00487927" w:rsidRDefault="00D6639E" w:rsidP="00D6639E">
            <w:pPr>
              <w:jc w:val="center"/>
              <w:rPr>
                <w:rFonts w:cstheme="minorHAnsi"/>
                <w:szCs w:val="20"/>
              </w:rPr>
            </w:pPr>
          </w:p>
        </w:tc>
        <w:tc>
          <w:tcPr>
            <w:tcW w:w="1080" w:type="dxa"/>
          </w:tcPr>
          <w:p w14:paraId="28646AEE" w14:textId="77777777" w:rsidR="00D6639E" w:rsidRPr="00487927" w:rsidRDefault="00D6639E" w:rsidP="00D6639E">
            <w:pPr>
              <w:jc w:val="center"/>
              <w:rPr>
                <w:rFonts w:cstheme="minorHAnsi"/>
                <w:szCs w:val="20"/>
              </w:rPr>
            </w:pPr>
          </w:p>
        </w:tc>
        <w:tc>
          <w:tcPr>
            <w:tcW w:w="1170" w:type="dxa"/>
          </w:tcPr>
          <w:p w14:paraId="2F670687" w14:textId="7ADE35D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4DCAA48" w14:textId="77777777" w:rsidTr="002077FA">
        <w:tc>
          <w:tcPr>
            <w:tcW w:w="1255" w:type="dxa"/>
          </w:tcPr>
          <w:p w14:paraId="4BB630B0" w14:textId="54343B29" w:rsidR="00D6639E" w:rsidRDefault="00D6639E" w:rsidP="00D6639E">
            <w:pPr>
              <w:jc w:val="center"/>
              <w:rPr>
                <w:szCs w:val="20"/>
              </w:rPr>
            </w:pPr>
            <w:r>
              <w:rPr>
                <w:szCs w:val="20"/>
              </w:rPr>
              <w:t>2002</w:t>
            </w:r>
            <w:r w:rsidRPr="00283A38">
              <w:rPr>
                <w:szCs w:val="20"/>
              </w:rPr>
              <w:t>_0</w:t>
            </w:r>
            <w:r>
              <w:rPr>
                <w:szCs w:val="20"/>
              </w:rPr>
              <w:t>3</w:t>
            </w:r>
          </w:p>
        </w:tc>
        <w:tc>
          <w:tcPr>
            <w:tcW w:w="1080" w:type="dxa"/>
          </w:tcPr>
          <w:p w14:paraId="27769DB7" w14:textId="3DD204C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C8D3DCA" w14:textId="77777777" w:rsidR="00D6639E" w:rsidRPr="00487927" w:rsidRDefault="00D6639E" w:rsidP="00D6639E">
            <w:pPr>
              <w:jc w:val="center"/>
              <w:rPr>
                <w:rFonts w:cstheme="minorHAnsi"/>
                <w:szCs w:val="20"/>
              </w:rPr>
            </w:pPr>
          </w:p>
        </w:tc>
        <w:tc>
          <w:tcPr>
            <w:tcW w:w="1080" w:type="dxa"/>
          </w:tcPr>
          <w:p w14:paraId="21882CBA" w14:textId="77777777" w:rsidR="00D6639E" w:rsidRPr="00487927" w:rsidRDefault="00D6639E" w:rsidP="00D6639E">
            <w:pPr>
              <w:jc w:val="center"/>
              <w:rPr>
                <w:rFonts w:cstheme="minorHAnsi"/>
                <w:szCs w:val="20"/>
              </w:rPr>
            </w:pPr>
          </w:p>
        </w:tc>
        <w:tc>
          <w:tcPr>
            <w:tcW w:w="1080" w:type="dxa"/>
          </w:tcPr>
          <w:p w14:paraId="002893D8" w14:textId="77777777" w:rsidR="00D6639E" w:rsidRPr="00487927" w:rsidRDefault="00D6639E" w:rsidP="00D6639E">
            <w:pPr>
              <w:jc w:val="center"/>
              <w:rPr>
                <w:rFonts w:cstheme="minorHAnsi"/>
                <w:szCs w:val="20"/>
              </w:rPr>
            </w:pPr>
          </w:p>
        </w:tc>
        <w:tc>
          <w:tcPr>
            <w:tcW w:w="1080" w:type="dxa"/>
          </w:tcPr>
          <w:p w14:paraId="2FBC88C1" w14:textId="77777777" w:rsidR="00D6639E" w:rsidRPr="00487927" w:rsidRDefault="00D6639E" w:rsidP="00D6639E">
            <w:pPr>
              <w:jc w:val="center"/>
              <w:rPr>
                <w:rFonts w:cstheme="minorHAnsi"/>
                <w:szCs w:val="20"/>
              </w:rPr>
            </w:pPr>
          </w:p>
        </w:tc>
        <w:tc>
          <w:tcPr>
            <w:tcW w:w="1080" w:type="dxa"/>
          </w:tcPr>
          <w:p w14:paraId="6ED7324C" w14:textId="77777777" w:rsidR="00D6639E" w:rsidRPr="00487927" w:rsidRDefault="00D6639E" w:rsidP="00D6639E">
            <w:pPr>
              <w:jc w:val="center"/>
              <w:rPr>
                <w:rFonts w:cstheme="minorHAnsi"/>
                <w:szCs w:val="20"/>
              </w:rPr>
            </w:pPr>
          </w:p>
        </w:tc>
        <w:tc>
          <w:tcPr>
            <w:tcW w:w="1170" w:type="dxa"/>
          </w:tcPr>
          <w:p w14:paraId="50B18232" w14:textId="39C41AD3" w:rsidR="00D6639E" w:rsidRPr="00283A38" w:rsidRDefault="00D6639E" w:rsidP="00D6639E">
            <w:pPr>
              <w:jc w:val="center"/>
              <w:rPr>
                <w:rFonts w:cstheme="minorHAnsi"/>
                <w:szCs w:val="20"/>
              </w:rPr>
            </w:pPr>
            <w:r w:rsidRPr="00283A38">
              <w:rPr>
                <w:rFonts w:cstheme="minorHAnsi"/>
                <w:szCs w:val="20"/>
              </w:rPr>
              <w:t>•</w:t>
            </w:r>
          </w:p>
        </w:tc>
      </w:tr>
      <w:tr w:rsidR="00D6639E" w:rsidRPr="00487927" w14:paraId="27CE892C" w14:textId="77777777" w:rsidTr="002077FA">
        <w:tc>
          <w:tcPr>
            <w:tcW w:w="1255" w:type="dxa"/>
          </w:tcPr>
          <w:p w14:paraId="267C0133" w14:textId="778D91D9" w:rsidR="00D6639E" w:rsidRDefault="00D6639E" w:rsidP="00D6639E">
            <w:pPr>
              <w:jc w:val="center"/>
              <w:rPr>
                <w:szCs w:val="20"/>
              </w:rPr>
            </w:pPr>
            <w:r>
              <w:rPr>
                <w:szCs w:val="20"/>
              </w:rPr>
              <w:t>2002</w:t>
            </w:r>
            <w:r w:rsidRPr="00283A38">
              <w:rPr>
                <w:szCs w:val="20"/>
              </w:rPr>
              <w:t>_0</w:t>
            </w:r>
            <w:r>
              <w:rPr>
                <w:szCs w:val="20"/>
              </w:rPr>
              <w:t>4</w:t>
            </w:r>
          </w:p>
        </w:tc>
        <w:tc>
          <w:tcPr>
            <w:tcW w:w="1080" w:type="dxa"/>
          </w:tcPr>
          <w:p w14:paraId="7E46C63C" w14:textId="3D0DD1AF" w:rsidR="00D6639E" w:rsidRPr="00283A38" w:rsidRDefault="00D6639E" w:rsidP="00D6639E">
            <w:pPr>
              <w:jc w:val="center"/>
              <w:rPr>
                <w:rFonts w:cstheme="minorHAnsi"/>
                <w:szCs w:val="20"/>
              </w:rPr>
            </w:pPr>
            <w:r w:rsidRPr="00283A38">
              <w:rPr>
                <w:rFonts w:cstheme="minorHAnsi"/>
                <w:szCs w:val="20"/>
              </w:rPr>
              <w:t>•</w:t>
            </w:r>
          </w:p>
        </w:tc>
        <w:tc>
          <w:tcPr>
            <w:tcW w:w="1080" w:type="dxa"/>
          </w:tcPr>
          <w:p w14:paraId="7C2FDB49" w14:textId="77777777" w:rsidR="00D6639E" w:rsidRPr="00487927" w:rsidRDefault="00D6639E" w:rsidP="00D6639E">
            <w:pPr>
              <w:jc w:val="center"/>
              <w:rPr>
                <w:rFonts w:cstheme="minorHAnsi"/>
                <w:szCs w:val="20"/>
              </w:rPr>
            </w:pPr>
          </w:p>
        </w:tc>
        <w:tc>
          <w:tcPr>
            <w:tcW w:w="1080" w:type="dxa"/>
          </w:tcPr>
          <w:p w14:paraId="52FC8A83" w14:textId="77777777" w:rsidR="00D6639E" w:rsidRPr="00487927" w:rsidRDefault="00D6639E" w:rsidP="00D6639E">
            <w:pPr>
              <w:jc w:val="center"/>
              <w:rPr>
                <w:rFonts w:cstheme="minorHAnsi"/>
                <w:szCs w:val="20"/>
              </w:rPr>
            </w:pPr>
          </w:p>
        </w:tc>
        <w:tc>
          <w:tcPr>
            <w:tcW w:w="1080" w:type="dxa"/>
          </w:tcPr>
          <w:p w14:paraId="3D5A9B55" w14:textId="77777777" w:rsidR="00D6639E" w:rsidRPr="00487927" w:rsidRDefault="00D6639E" w:rsidP="00D6639E">
            <w:pPr>
              <w:jc w:val="center"/>
              <w:rPr>
                <w:rFonts w:cstheme="minorHAnsi"/>
                <w:szCs w:val="20"/>
              </w:rPr>
            </w:pPr>
          </w:p>
        </w:tc>
        <w:tc>
          <w:tcPr>
            <w:tcW w:w="1080" w:type="dxa"/>
          </w:tcPr>
          <w:p w14:paraId="5805DA41" w14:textId="77777777" w:rsidR="00D6639E" w:rsidRPr="00487927" w:rsidRDefault="00D6639E" w:rsidP="00D6639E">
            <w:pPr>
              <w:jc w:val="center"/>
              <w:rPr>
                <w:rFonts w:cstheme="minorHAnsi"/>
                <w:szCs w:val="20"/>
              </w:rPr>
            </w:pPr>
          </w:p>
        </w:tc>
        <w:tc>
          <w:tcPr>
            <w:tcW w:w="1080" w:type="dxa"/>
          </w:tcPr>
          <w:p w14:paraId="7392C94D" w14:textId="77777777" w:rsidR="00D6639E" w:rsidRPr="00487927" w:rsidRDefault="00D6639E" w:rsidP="00D6639E">
            <w:pPr>
              <w:jc w:val="center"/>
              <w:rPr>
                <w:rFonts w:cstheme="minorHAnsi"/>
                <w:szCs w:val="20"/>
              </w:rPr>
            </w:pPr>
          </w:p>
        </w:tc>
        <w:tc>
          <w:tcPr>
            <w:tcW w:w="1170" w:type="dxa"/>
          </w:tcPr>
          <w:p w14:paraId="61417912" w14:textId="3345E09A"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5045DE" w14:textId="77777777" w:rsidTr="002077FA">
        <w:tc>
          <w:tcPr>
            <w:tcW w:w="1255" w:type="dxa"/>
          </w:tcPr>
          <w:p w14:paraId="039C01DB" w14:textId="4E750A69" w:rsidR="00D6639E" w:rsidRDefault="00D6639E" w:rsidP="00D6639E">
            <w:pPr>
              <w:jc w:val="center"/>
              <w:rPr>
                <w:szCs w:val="20"/>
              </w:rPr>
            </w:pPr>
            <w:r>
              <w:rPr>
                <w:szCs w:val="20"/>
              </w:rPr>
              <w:t>2002</w:t>
            </w:r>
            <w:r w:rsidRPr="00283A38">
              <w:rPr>
                <w:szCs w:val="20"/>
              </w:rPr>
              <w:t>_0</w:t>
            </w:r>
            <w:r>
              <w:rPr>
                <w:szCs w:val="20"/>
              </w:rPr>
              <w:t>5</w:t>
            </w:r>
          </w:p>
        </w:tc>
        <w:tc>
          <w:tcPr>
            <w:tcW w:w="1080" w:type="dxa"/>
          </w:tcPr>
          <w:p w14:paraId="12FFDA2C" w14:textId="5631F16D" w:rsidR="00D6639E" w:rsidRPr="00283A38" w:rsidRDefault="00D6639E" w:rsidP="00D6639E">
            <w:pPr>
              <w:jc w:val="center"/>
              <w:rPr>
                <w:rFonts w:cstheme="minorHAnsi"/>
                <w:szCs w:val="20"/>
              </w:rPr>
            </w:pPr>
            <w:r w:rsidRPr="00283A38">
              <w:rPr>
                <w:rFonts w:cstheme="minorHAnsi"/>
                <w:szCs w:val="20"/>
              </w:rPr>
              <w:t>•</w:t>
            </w:r>
          </w:p>
        </w:tc>
        <w:tc>
          <w:tcPr>
            <w:tcW w:w="1080" w:type="dxa"/>
          </w:tcPr>
          <w:p w14:paraId="7C617284" w14:textId="77777777" w:rsidR="00D6639E" w:rsidRPr="00487927" w:rsidRDefault="00D6639E" w:rsidP="00D6639E">
            <w:pPr>
              <w:jc w:val="center"/>
              <w:rPr>
                <w:rFonts w:cstheme="minorHAnsi"/>
                <w:szCs w:val="20"/>
              </w:rPr>
            </w:pPr>
          </w:p>
        </w:tc>
        <w:tc>
          <w:tcPr>
            <w:tcW w:w="1080" w:type="dxa"/>
          </w:tcPr>
          <w:p w14:paraId="41733C6C" w14:textId="77777777" w:rsidR="00D6639E" w:rsidRPr="00487927" w:rsidRDefault="00D6639E" w:rsidP="00D6639E">
            <w:pPr>
              <w:jc w:val="center"/>
              <w:rPr>
                <w:rFonts w:cstheme="minorHAnsi"/>
                <w:szCs w:val="20"/>
              </w:rPr>
            </w:pPr>
          </w:p>
        </w:tc>
        <w:tc>
          <w:tcPr>
            <w:tcW w:w="1080" w:type="dxa"/>
          </w:tcPr>
          <w:p w14:paraId="7CE1C87B" w14:textId="77777777" w:rsidR="00D6639E" w:rsidRPr="00487927" w:rsidRDefault="00D6639E" w:rsidP="00D6639E">
            <w:pPr>
              <w:jc w:val="center"/>
              <w:rPr>
                <w:rFonts w:cstheme="minorHAnsi"/>
                <w:szCs w:val="20"/>
              </w:rPr>
            </w:pPr>
          </w:p>
        </w:tc>
        <w:tc>
          <w:tcPr>
            <w:tcW w:w="1080" w:type="dxa"/>
          </w:tcPr>
          <w:p w14:paraId="7CD5214C" w14:textId="77777777" w:rsidR="00D6639E" w:rsidRPr="00487927" w:rsidRDefault="00D6639E" w:rsidP="00D6639E">
            <w:pPr>
              <w:jc w:val="center"/>
              <w:rPr>
                <w:rFonts w:cstheme="minorHAnsi"/>
                <w:szCs w:val="20"/>
              </w:rPr>
            </w:pPr>
          </w:p>
        </w:tc>
        <w:tc>
          <w:tcPr>
            <w:tcW w:w="1080" w:type="dxa"/>
          </w:tcPr>
          <w:p w14:paraId="176B6250" w14:textId="77777777" w:rsidR="00D6639E" w:rsidRPr="00487927" w:rsidRDefault="00D6639E" w:rsidP="00D6639E">
            <w:pPr>
              <w:jc w:val="center"/>
              <w:rPr>
                <w:rFonts w:cstheme="minorHAnsi"/>
                <w:szCs w:val="20"/>
              </w:rPr>
            </w:pPr>
          </w:p>
        </w:tc>
        <w:tc>
          <w:tcPr>
            <w:tcW w:w="1170" w:type="dxa"/>
          </w:tcPr>
          <w:p w14:paraId="0DA75ABA" w14:textId="1AC64685"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B8A0EEF" w14:textId="77777777" w:rsidTr="002077FA">
        <w:tc>
          <w:tcPr>
            <w:tcW w:w="1255" w:type="dxa"/>
          </w:tcPr>
          <w:p w14:paraId="73F1A18F" w14:textId="2D0D584B" w:rsidR="00D6639E" w:rsidRDefault="00D6639E" w:rsidP="00D6639E">
            <w:pPr>
              <w:jc w:val="center"/>
              <w:rPr>
                <w:szCs w:val="20"/>
              </w:rPr>
            </w:pPr>
            <w:r>
              <w:rPr>
                <w:szCs w:val="20"/>
              </w:rPr>
              <w:t>2002</w:t>
            </w:r>
            <w:r w:rsidRPr="00283A38">
              <w:rPr>
                <w:szCs w:val="20"/>
              </w:rPr>
              <w:t>_0</w:t>
            </w:r>
            <w:r>
              <w:rPr>
                <w:szCs w:val="20"/>
              </w:rPr>
              <w:t>6</w:t>
            </w:r>
          </w:p>
        </w:tc>
        <w:tc>
          <w:tcPr>
            <w:tcW w:w="1080" w:type="dxa"/>
          </w:tcPr>
          <w:p w14:paraId="17CFE430" w14:textId="5507CE0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1D71B505" w14:textId="77777777" w:rsidR="00D6639E" w:rsidRPr="00487927" w:rsidRDefault="00D6639E" w:rsidP="00D6639E">
            <w:pPr>
              <w:jc w:val="center"/>
              <w:rPr>
                <w:rFonts w:cstheme="minorHAnsi"/>
                <w:szCs w:val="20"/>
              </w:rPr>
            </w:pPr>
          </w:p>
        </w:tc>
        <w:tc>
          <w:tcPr>
            <w:tcW w:w="1080" w:type="dxa"/>
          </w:tcPr>
          <w:p w14:paraId="2E3A4168" w14:textId="77777777" w:rsidR="00D6639E" w:rsidRPr="00487927" w:rsidRDefault="00D6639E" w:rsidP="00D6639E">
            <w:pPr>
              <w:jc w:val="center"/>
              <w:rPr>
                <w:rFonts w:cstheme="minorHAnsi"/>
                <w:szCs w:val="20"/>
              </w:rPr>
            </w:pPr>
          </w:p>
        </w:tc>
        <w:tc>
          <w:tcPr>
            <w:tcW w:w="1080" w:type="dxa"/>
          </w:tcPr>
          <w:p w14:paraId="0BEBFC4A" w14:textId="77777777" w:rsidR="00D6639E" w:rsidRPr="00487927" w:rsidRDefault="00D6639E" w:rsidP="00D6639E">
            <w:pPr>
              <w:jc w:val="center"/>
              <w:rPr>
                <w:rFonts w:cstheme="minorHAnsi"/>
                <w:szCs w:val="20"/>
              </w:rPr>
            </w:pPr>
          </w:p>
        </w:tc>
        <w:tc>
          <w:tcPr>
            <w:tcW w:w="1080" w:type="dxa"/>
          </w:tcPr>
          <w:p w14:paraId="773A5DA0" w14:textId="77777777" w:rsidR="00D6639E" w:rsidRPr="00487927" w:rsidRDefault="00D6639E" w:rsidP="00D6639E">
            <w:pPr>
              <w:jc w:val="center"/>
              <w:rPr>
                <w:rFonts w:cstheme="minorHAnsi"/>
                <w:szCs w:val="20"/>
              </w:rPr>
            </w:pPr>
          </w:p>
        </w:tc>
        <w:tc>
          <w:tcPr>
            <w:tcW w:w="1080" w:type="dxa"/>
          </w:tcPr>
          <w:p w14:paraId="1526AC8D" w14:textId="77777777" w:rsidR="00D6639E" w:rsidRPr="00487927" w:rsidRDefault="00D6639E" w:rsidP="00D6639E">
            <w:pPr>
              <w:jc w:val="center"/>
              <w:rPr>
                <w:rFonts w:cstheme="minorHAnsi"/>
                <w:szCs w:val="20"/>
              </w:rPr>
            </w:pPr>
          </w:p>
        </w:tc>
        <w:tc>
          <w:tcPr>
            <w:tcW w:w="1170" w:type="dxa"/>
          </w:tcPr>
          <w:p w14:paraId="07B66695" w14:textId="438C163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7AC08720" w14:textId="77777777" w:rsidTr="002077FA">
        <w:tc>
          <w:tcPr>
            <w:tcW w:w="1255" w:type="dxa"/>
          </w:tcPr>
          <w:p w14:paraId="4D91F3DA" w14:textId="2B0642F0" w:rsidR="00D6639E" w:rsidRDefault="00D6639E" w:rsidP="00D6639E">
            <w:pPr>
              <w:jc w:val="center"/>
              <w:rPr>
                <w:szCs w:val="20"/>
              </w:rPr>
            </w:pPr>
            <w:r>
              <w:rPr>
                <w:szCs w:val="20"/>
              </w:rPr>
              <w:t>2003</w:t>
            </w:r>
            <w:r w:rsidRPr="00283A38">
              <w:rPr>
                <w:szCs w:val="20"/>
              </w:rPr>
              <w:t>_0</w:t>
            </w:r>
            <w:r>
              <w:rPr>
                <w:szCs w:val="20"/>
              </w:rPr>
              <w:t>1</w:t>
            </w:r>
          </w:p>
        </w:tc>
        <w:tc>
          <w:tcPr>
            <w:tcW w:w="1080" w:type="dxa"/>
          </w:tcPr>
          <w:p w14:paraId="7344D3C0" w14:textId="277867F8" w:rsidR="00D6639E" w:rsidRPr="00283A38" w:rsidRDefault="00D6639E" w:rsidP="00D6639E">
            <w:pPr>
              <w:jc w:val="center"/>
              <w:rPr>
                <w:rFonts w:cstheme="minorHAnsi"/>
                <w:szCs w:val="20"/>
              </w:rPr>
            </w:pPr>
            <w:r w:rsidRPr="00283A38">
              <w:rPr>
                <w:rFonts w:cstheme="minorHAnsi"/>
                <w:szCs w:val="20"/>
              </w:rPr>
              <w:t>•</w:t>
            </w:r>
          </w:p>
        </w:tc>
        <w:tc>
          <w:tcPr>
            <w:tcW w:w="1080" w:type="dxa"/>
          </w:tcPr>
          <w:p w14:paraId="327C599F" w14:textId="77777777" w:rsidR="00D6639E" w:rsidRPr="00487927" w:rsidRDefault="00D6639E" w:rsidP="00D6639E">
            <w:pPr>
              <w:jc w:val="center"/>
              <w:rPr>
                <w:rFonts w:cstheme="minorHAnsi"/>
                <w:szCs w:val="20"/>
              </w:rPr>
            </w:pPr>
          </w:p>
        </w:tc>
        <w:tc>
          <w:tcPr>
            <w:tcW w:w="1080" w:type="dxa"/>
          </w:tcPr>
          <w:p w14:paraId="6786FFC0" w14:textId="77777777" w:rsidR="00D6639E" w:rsidRPr="00487927" w:rsidRDefault="00D6639E" w:rsidP="00D6639E">
            <w:pPr>
              <w:jc w:val="center"/>
              <w:rPr>
                <w:rFonts w:cstheme="minorHAnsi"/>
                <w:szCs w:val="20"/>
              </w:rPr>
            </w:pPr>
          </w:p>
        </w:tc>
        <w:tc>
          <w:tcPr>
            <w:tcW w:w="1080" w:type="dxa"/>
          </w:tcPr>
          <w:p w14:paraId="410E6488" w14:textId="77777777" w:rsidR="00D6639E" w:rsidRPr="00487927" w:rsidRDefault="00D6639E" w:rsidP="00D6639E">
            <w:pPr>
              <w:jc w:val="center"/>
              <w:rPr>
                <w:rFonts w:cstheme="minorHAnsi"/>
                <w:szCs w:val="20"/>
              </w:rPr>
            </w:pPr>
          </w:p>
        </w:tc>
        <w:tc>
          <w:tcPr>
            <w:tcW w:w="1080" w:type="dxa"/>
          </w:tcPr>
          <w:p w14:paraId="603391F1" w14:textId="77777777" w:rsidR="00D6639E" w:rsidRPr="00487927" w:rsidRDefault="00D6639E" w:rsidP="00D6639E">
            <w:pPr>
              <w:jc w:val="center"/>
              <w:rPr>
                <w:rFonts w:cstheme="minorHAnsi"/>
                <w:szCs w:val="20"/>
              </w:rPr>
            </w:pPr>
          </w:p>
        </w:tc>
        <w:tc>
          <w:tcPr>
            <w:tcW w:w="1080" w:type="dxa"/>
          </w:tcPr>
          <w:p w14:paraId="3572B0E7" w14:textId="77777777" w:rsidR="00D6639E" w:rsidRPr="00487927" w:rsidRDefault="00D6639E" w:rsidP="00D6639E">
            <w:pPr>
              <w:jc w:val="center"/>
              <w:rPr>
                <w:rFonts w:cstheme="minorHAnsi"/>
                <w:szCs w:val="20"/>
              </w:rPr>
            </w:pPr>
          </w:p>
        </w:tc>
        <w:tc>
          <w:tcPr>
            <w:tcW w:w="1170" w:type="dxa"/>
          </w:tcPr>
          <w:p w14:paraId="0BF96C68" w14:textId="703DE54B" w:rsidR="00D6639E" w:rsidRPr="00283A38" w:rsidRDefault="00D6639E" w:rsidP="00D6639E">
            <w:pPr>
              <w:jc w:val="center"/>
              <w:rPr>
                <w:rFonts w:cstheme="minorHAnsi"/>
                <w:szCs w:val="20"/>
              </w:rPr>
            </w:pPr>
            <w:r w:rsidRPr="00283A38">
              <w:rPr>
                <w:rFonts w:cstheme="minorHAnsi"/>
                <w:szCs w:val="20"/>
              </w:rPr>
              <w:t>•</w:t>
            </w:r>
          </w:p>
        </w:tc>
      </w:tr>
      <w:tr w:rsidR="00D6639E" w:rsidRPr="00487927" w14:paraId="37EE060A" w14:textId="77777777" w:rsidTr="002077FA">
        <w:tc>
          <w:tcPr>
            <w:tcW w:w="1255" w:type="dxa"/>
          </w:tcPr>
          <w:p w14:paraId="1620FA74" w14:textId="4DAD08DD" w:rsidR="00D6639E" w:rsidRDefault="00D6639E" w:rsidP="00D6639E">
            <w:pPr>
              <w:jc w:val="center"/>
              <w:rPr>
                <w:szCs w:val="20"/>
              </w:rPr>
            </w:pPr>
            <w:r>
              <w:rPr>
                <w:szCs w:val="20"/>
              </w:rPr>
              <w:t>2003</w:t>
            </w:r>
            <w:r w:rsidRPr="00283A38">
              <w:rPr>
                <w:szCs w:val="20"/>
              </w:rPr>
              <w:t>_0</w:t>
            </w:r>
            <w:r>
              <w:rPr>
                <w:szCs w:val="20"/>
              </w:rPr>
              <w:t>2</w:t>
            </w:r>
          </w:p>
        </w:tc>
        <w:tc>
          <w:tcPr>
            <w:tcW w:w="1080" w:type="dxa"/>
          </w:tcPr>
          <w:p w14:paraId="0A3503A5" w14:textId="5139651E" w:rsidR="00D6639E" w:rsidRPr="00283A38" w:rsidRDefault="00D6639E" w:rsidP="00D6639E">
            <w:pPr>
              <w:jc w:val="center"/>
              <w:rPr>
                <w:rFonts w:cstheme="minorHAnsi"/>
                <w:szCs w:val="20"/>
              </w:rPr>
            </w:pPr>
            <w:r w:rsidRPr="00283A38">
              <w:rPr>
                <w:rFonts w:cstheme="minorHAnsi"/>
                <w:szCs w:val="20"/>
              </w:rPr>
              <w:t>•</w:t>
            </w:r>
          </w:p>
        </w:tc>
        <w:tc>
          <w:tcPr>
            <w:tcW w:w="1080" w:type="dxa"/>
          </w:tcPr>
          <w:p w14:paraId="2ED979B4" w14:textId="77777777" w:rsidR="00D6639E" w:rsidRPr="00487927" w:rsidRDefault="00D6639E" w:rsidP="00D6639E">
            <w:pPr>
              <w:jc w:val="center"/>
              <w:rPr>
                <w:rFonts w:cstheme="minorHAnsi"/>
                <w:szCs w:val="20"/>
              </w:rPr>
            </w:pPr>
          </w:p>
        </w:tc>
        <w:tc>
          <w:tcPr>
            <w:tcW w:w="1080" w:type="dxa"/>
          </w:tcPr>
          <w:p w14:paraId="681EC109" w14:textId="77777777" w:rsidR="00D6639E" w:rsidRPr="00487927" w:rsidRDefault="00D6639E" w:rsidP="00D6639E">
            <w:pPr>
              <w:jc w:val="center"/>
              <w:rPr>
                <w:rFonts w:cstheme="minorHAnsi"/>
                <w:szCs w:val="20"/>
              </w:rPr>
            </w:pPr>
          </w:p>
        </w:tc>
        <w:tc>
          <w:tcPr>
            <w:tcW w:w="1080" w:type="dxa"/>
          </w:tcPr>
          <w:p w14:paraId="7EE05D84" w14:textId="77777777" w:rsidR="00D6639E" w:rsidRPr="00487927" w:rsidRDefault="00D6639E" w:rsidP="00D6639E">
            <w:pPr>
              <w:jc w:val="center"/>
              <w:rPr>
                <w:rFonts w:cstheme="minorHAnsi"/>
                <w:szCs w:val="20"/>
              </w:rPr>
            </w:pPr>
          </w:p>
        </w:tc>
        <w:tc>
          <w:tcPr>
            <w:tcW w:w="1080" w:type="dxa"/>
          </w:tcPr>
          <w:p w14:paraId="00709CB3" w14:textId="77777777" w:rsidR="00D6639E" w:rsidRPr="00487927" w:rsidRDefault="00D6639E" w:rsidP="00D6639E">
            <w:pPr>
              <w:jc w:val="center"/>
              <w:rPr>
                <w:rFonts w:cstheme="minorHAnsi"/>
                <w:szCs w:val="20"/>
              </w:rPr>
            </w:pPr>
          </w:p>
        </w:tc>
        <w:tc>
          <w:tcPr>
            <w:tcW w:w="1080" w:type="dxa"/>
          </w:tcPr>
          <w:p w14:paraId="7B38295C" w14:textId="77777777" w:rsidR="00D6639E" w:rsidRPr="00487927" w:rsidRDefault="00D6639E" w:rsidP="00D6639E">
            <w:pPr>
              <w:jc w:val="center"/>
              <w:rPr>
                <w:rFonts w:cstheme="minorHAnsi"/>
                <w:szCs w:val="20"/>
              </w:rPr>
            </w:pPr>
          </w:p>
        </w:tc>
        <w:tc>
          <w:tcPr>
            <w:tcW w:w="1170" w:type="dxa"/>
          </w:tcPr>
          <w:p w14:paraId="3497A051" w14:textId="119264DC"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8B612F3" w14:textId="77777777" w:rsidTr="002077FA">
        <w:tc>
          <w:tcPr>
            <w:tcW w:w="1255" w:type="dxa"/>
          </w:tcPr>
          <w:p w14:paraId="39CEAD44" w14:textId="02075569" w:rsidR="00D6639E" w:rsidRDefault="00D6639E" w:rsidP="00D6639E">
            <w:pPr>
              <w:jc w:val="center"/>
              <w:rPr>
                <w:szCs w:val="20"/>
              </w:rPr>
            </w:pPr>
            <w:r>
              <w:rPr>
                <w:szCs w:val="20"/>
              </w:rPr>
              <w:t>2004</w:t>
            </w:r>
            <w:r w:rsidRPr="00283A38">
              <w:rPr>
                <w:szCs w:val="20"/>
              </w:rPr>
              <w:t>_0</w:t>
            </w:r>
            <w:r>
              <w:rPr>
                <w:szCs w:val="20"/>
              </w:rPr>
              <w:t>1</w:t>
            </w:r>
          </w:p>
        </w:tc>
        <w:tc>
          <w:tcPr>
            <w:tcW w:w="1080" w:type="dxa"/>
          </w:tcPr>
          <w:p w14:paraId="48D9CA11" w14:textId="21E90971" w:rsidR="00D6639E" w:rsidRPr="00283A38" w:rsidRDefault="00D6639E" w:rsidP="00D6639E">
            <w:pPr>
              <w:jc w:val="center"/>
              <w:rPr>
                <w:rFonts w:cstheme="minorHAnsi"/>
                <w:szCs w:val="20"/>
              </w:rPr>
            </w:pPr>
            <w:r w:rsidRPr="00283A38">
              <w:rPr>
                <w:rFonts w:cstheme="minorHAnsi"/>
                <w:szCs w:val="20"/>
              </w:rPr>
              <w:t>•</w:t>
            </w:r>
          </w:p>
        </w:tc>
        <w:tc>
          <w:tcPr>
            <w:tcW w:w="1080" w:type="dxa"/>
          </w:tcPr>
          <w:p w14:paraId="6629C923" w14:textId="77777777" w:rsidR="00D6639E" w:rsidRPr="00487927" w:rsidRDefault="00D6639E" w:rsidP="00D6639E">
            <w:pPr>
              <w:jc w:val="center"/>
              <w:rPr>
                <w:rFonts w:cstheme="minorHAnsi"/>
                <w:szCs w:val="20"/>
              </w:rPr>
            </w:pPr>
          </w:p>
        </w:tc>
        <w:tc>
          <w:tcPr>
            <w:tcW w:w="1080" w:type="dxa"/>
          </w:tcPr>
          <w:p w14:paraId="6C16312F" w14:textId="77777777" w:rsidR="00D6639E" w:rsidRPr="00487927" w:rsidRDefault="00D6639E" w:rsidP="00D6639E">
            <w:pPr>
              <w:jc w:val="center"/>
              <w:rPr>
                <w:rFonts w:cstheme="minorHAnsi"/>
                <w:szCs w:val="20"/>
              </w:rPr>
            </w:pPr>
          </w:p>
        </w:tc>
        <w:tc>
          <w:tcPr>
            <w:tcW w:w="1080" w:type="dxa"/>
          </w:tcPr>
          <w:p w14:paraId="2A69C060" w14:textId="77777777" w:rsidR="00D6639E" w:rsidRPr="00487927" w:rsidRDefault="00D6639E" w:rsidP="00D6639E">
            <w:pPr>
              <w:jc w:val="center"/>
              <w:rPr>
                <w:rFonts w:cstheme="minorHAnsi"/>
                <w:szCs w:val="20"/>
              </w:rPr>
            </w:pPr>
          </w:p>
        </w:tc>
        <w:tc>
          <w:tcPr>
            <w:tcW w:w="1080" w:type="dxa"/>
          </w:tcPr>
          <w:p w14:paraId="3605F6B8" w14:textId="77777777" w:rsidR="00D6639E" w:rsidRPr="00487927" w:rsidRDefault="00D6639E" w:rsidP="00D6639E">
            <w:pPr>
              <w:jc w:val="center"/>
              <w:rPr>
                <w:rFonts w:cstheme="minorHAnsi"/>
                <w:szCs w:val="20"/>
              </w:rPr>
            </w:pPr>
          </w:p>
        </w:tc>
        <w:tc>
          <w:tcPr>
            <w:tcW w:w="1080" w:type="dxa"/>
          </w:tcPr>
          <w:p w14:paraId="1DD6D480" w14:textId="77777777" w:rsidR="00D6639E" w:rsidRPr="00487927" w:rsidRDefault="00D6639E" w:rsidP="00D6639E">
            <w:pPr>
              <w:jc w:val="center"/>
              <w:rPr>
                <w:rFonts w:cstheme="minorHAnsi"/>
                <w:szCs w:val="20"/>
              </w:rPr>
            </w:pPr>
          </w:p>
        </w:tc>
        <w:tc>
          <w:tcPr>
            <w:tcW w:w="1170" w:type="dxa"/>
          </w:tcPr>
          <w:p w14:paraId="55A2FC4E" w14:textId="38341414"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D19FF91" w14:textId="77777777" w:rsidTr="002077FA">
        <w:tc>
          <w:tcPr>
            <w:tcW w:w="1255" w:type="dxa"/>
          </w:tcPr>
          <w:p w14:paraId="00F58836" w14:textId="586C644D" w:rsidR="00D6639E" w:rsidRDefault="00D6639E" w:rsidP="00D6639E">
            <w:pPr>
              <w:jc w:val="center"/>
              <w:rPr>
                <w:szCs w:val="20"/>
              </w:rPr>
            </w:pPr>
            <w:r>
              <w:rPr>
                <w:szCs w:val="20"/>
              </w:rPr>
              <w:t>2004</w:t>
            </w:r>
            <w:r w:rsidRPr="00283A38">
              <w:rPr>
                <w:szCs w:val="20"/>
              </w:rPr>
              <w:t>_0</w:t>
            </w:r>
            <w:r>
              <w:rPr>
                <w:szCs w:val="20"/>
              </w:rPr>
              <w:t>2</w:t>
            </w:r>
          </w:p>
        </w:tc>
        <w:tc>
          <w:tcPr>
            <w:tcW w:w="1080" w:type="dxa"/>
          </w:tcPr>
          <w:p w14:paraId="6677271A" w14:textId="041BE9DA"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4240616" w14:textId="77777777" w:rsidR="00D6639E" w:rsidRPr="00487927" w:rsidRDefault="00D6639E" w:rsidP="00D6639E">
            <w:pPr>
              <w:jc w:val="center"/>
              <w:rPr>
                <w:rFonts w:cstheme="minorHAnsi"/>
                <w:szCs w:val="20"/>
              </w:rPr>
            </w:pPr>
          </w:p>
        </w:tc>
        <w:tc>
          <w:tcPr>
            <w:tcW w:w="1080" w:type="dxa"/>
          </w:tcPr>
          <w:p w14:paraId="750A3FAC" w14:textId="77777777" w:rsidR="00D6639E" w:rsidRPr="00487927" w:rsidRDefault="00D6639E" w:rsidP="00D6639E">
            <w:pPr>
              <w:jc w:val="center"/>
              <w:rPr>
                <w:rFonts w:cstheme="minorHAnsi"/>
                <w:szCs w:val="20"/>
              </w:rPr>
            </w:pPr>
          </w:p>
        </w:tc>
        <w:tc>
          <w:tcPr>
            <w:tcW w:w="1080" w:type="dxa"/>
          </w:tcPr>
          <w:p w14:paraId="2539A6D7" w14:textId="77777777" w:rsidR="00D6639E" w:rsidRPr="00487927" w:rsidRDefault="00D6639E" w:rsidP="00D6639E">
            <w:pPr>
              <w:jc w:val="center"/>
              <w:rPr>
                <w:rFonts w:cstheme="minorHAnsi"/>
                <w:szCs w:val="20"/>
              </w:rPr>
            </w:pPr>
          </w:p>
        </w:tc>
        <w:tc>
          <w:tcPr>
            <w:tcW w:w="1080" w:type="dxa"/>
          </w:tcPr>
          <w:p w14:paraId="2FC25B9A" w14:textId="77777777" w:rsidR="00D6639E" w:rsidRPr="00487927" w:rsidRDefault="00D6639E" w:rsidP="00D6639E">
            <w:pPr>
              <w:jc w:val="center"/>
              <w:rPr>
                <w:rFonts w:cstheme="minorHAnsi"/>
                <w:szCs w:val="20"/>
              </w:rPr>
            </w:pPr>
          </w:p>
        </w:tc>
        <w:tc>
          <w:tcPr>
            <w:tcW w:w="1080" w:type="dxa"/>
          </w:tcPr>
          <w:p w14:paraId="4E40E016" w14:textId="77777777" w:rsidR="00D6639E" w:rsidRPr="00487927" w:rsidRDefault="00D6639E" w:rsidP="00D6639E">
            <w:pPr>
              <w:jc w:val="center"/>
              <w:rPr>
                <w:rFonts w:cstheme="minorHAnsi"/>
                <w:szCs w:val="20"/>
              </w:rPr>
            </w:pPr>
          </w:p>
        </w:tc>
        <w:tc>
          <w:tcPr>
            <w:tcW w:w="1170" w:type="dxa"/>
          </w:tcPr>
          <w:p w14:paraId="29E18E3A" w14:textId="40F31A0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63F84AA9" w14:textId="77777777" w:rsidTr="002077FA">
        <w:tc>
          <w:tcPr>
            <w:tcW w:w="1255" w:type="dxa"/>
          </w:tcPr>
          <w:p w14:paraId="7F679F16" w14:textId="20AB581B" w:rsidR="00D6639E" w:rsidRDefault="00D6639E" w:rsidP="00D6639E">
            <w:pPr>
              <w:jc w:val="center"/>
              <w:rPr>
                <w:szCs w:val="20"/>
              </w:rPr>
            </w:pPr>
            <w:r>
              <w:rPr>
                <w:szCs w:val="20"/>
              </w:rPr>
              <w:t>2004</w:t>
            </w:r>
            <w:r w:rsidRPr="00283A38">
              <w:rPr>
                <w:szCs w:val="20"/>
              </w:rPr>
              <w:t>_0</w:t>
            </w:r>
            <w:r>
              <w:rPr>
                <w:szCs w:val="20"/>
              </w:rPr>
              <w:t>3</w:t>
            </w:r>
          </w:p>
        </w:tc>
        <w:tc>
          <w:tcPr>
            <w:tcW w:w="1080" w:type="dxa"/>
          </w:tcPr>
          <w:p w14:paraId="454F150A" w14:textId="3DE713B5"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5E6F8D4" w14:textId="77777777" w:rsidR="00D6639E" w:rsidRPr="00487927" w:rsidRDefault="00D6639E" w:rsidP="00D6639E">
            <w:pPr>
              <w:jc w:val="center"/>
              <w:rPr>
                <w:rFonts w:cstheme="minorHAnsi"/>
                <w:szCs w:val="20"/>
              </w:rPr>
            </w:pPr>
          </w:p>
        </w:tc>
        <w:tc>
          <w:tcPr>
            <w:tcW w:w="1080" w:type="dxa"/>
          </w:tcPr>
          <w:p w14:paraId="08E4887A" w14:textId="77777777" w:rsidR="00D6639E" w:rsidRPr="00487927" w:rsidRDefault="00D6639E" w:rsidP="00D6639E">
            <w:pPr>
              <w:jc w:val="center"/>
              <w:rPr>
                <w:rFonts w:cstheme="minorHAnsi"/>
                <w:szCs w:val="20"/>
              </w:rPr>
            </w:pPr>
          </w:p>
        </w:tc>
        <w:tc>
          <w:tcPr>
            <w:tcW w:w="1080" w:type="dxa"/>
          </w:tcPr>
          <w:p w14:paraId="42547149" w14:textId="77777777" w:rsidR="00D6639E" w:rsidRPr="00487927" w:rsidRDefault="00D6639E" w:rsidP="00D6639E">
            <w:pPr>
              <w:jc w:val="center"/>
              <w:rPr>
                <w:rFonts w:cstheme="minorHAnsi"/>
                <w:szCs w:val="20"/>
              </w:rPr>
            </w:pPr>
          </w:p>
        </w:tc>
        <w:tc>
          <w:tcPr>
            <w:tcW w:w="1080" w:type="dxa"/>
          </w:tcPr>
          <w:p w14:paraId="3C8AC381" w14:textId="77777777" w:rsidR="00D6639E" w:rsidRPr="00487927" w:rsidRDefault="00D6639E" w:rsidP="00D6639E">
            <w:pPr>
              <w:jc w:val="center"/>
              <w:rPr>
                <w:rFonts w:cstheme="minorHAnsi"/>
                <w:szCs w:val="20"/>
              </w:rPr>
            </w:pPr>
          </w:p>
        </w:tc>
        <w:tc>
          <w:tcPr>
            <w:tcW w:w="1080" w:type="dxa"/>
          </w:tcPr>
          <w:p w14:paraId="327AF85E" w14:textId="77777777" w:rsidR="00D6639E" w:rsidRPr="00487927" w:rsidRDefault="00D6639E" w:rsidP="00D6639E">
            <w:pPr>
              <w:jc w:val="center"/>
              <w:rPr>
                <w:rFonts w:cstheme="minorHAnsi"/>
                <w:szCs w:val="20"/>
              </w:rPr>
            </w:pPr>
          </w:p>
        </w:tc>
        <w:tc>
          <w:tcPr>
            <w:tcW w:w="1170" w:type="dxa"/>
          </w:tcPr>
          <w:p w14:paraId="3296F315" w14:textId="493A8BC8" w:rsidR="00D6639E" w:rsidRPr="00283A38" w:rsidRDefault="00D6639E" w:rsidP="00D6639E">
            <w:pPr>
              <w:jc w:val="center"/>
              <w:rPr>
                <w:rFonts w:cstheme="minorHAnsi"/>
                <w:szCs w:val="20"/>
              </w:rPr>
            </w:pPr>
            <w:r w:rsidRPr="00283A38">
              <w:rPr>
                <w:rFonts w:cstheme="minorHAnsi"/>
                <w:szCs w:val="20"/>
              </w:rPr>
              <w:t>•</w:t>
            </w:r>
          </w:p>
        </w:tc>
      </w:tr>
      <w:tr w:rsidR="00D6639E" w:rsidRPr="00487927" w14:paraId="4F89D177" w14:textId="77777777" w:rsidTr="002077FA">
        <w:tc>
          <w:tcPr>
            <w:tcW w:w="1255" w:type="dxa"/>
          </w:tcPr>
          <w:p w14:paraId="47B321C8" w14:textId="4017A2DE" w:rsidR="00D6639E" w:rsidRDefault="00D6639E" w:rsidP="00D6639E">
            <w:pPr>
              <w:jc w:val="center"/>
              <w:rPr>
                <w:szCs w:val="20"/>
              </w:rPr>
            </w:pPr>
            <w:r>
              <w:rPr>
                <w:szCs w:val="20"/>
              </w:rPr>
              <w:t>2004</w:t>
            </w:r>
            <w:r w:rsidRPr="00283A38">
              <w:rPr>
                <w:szCs w:val="20"/>
              </w:rPr>
              <w:t>_0</w:t>
            </w:r>
            <w:r>
              <w:rPr>
                <w:szCs w:val="20"/>
              </w:rPr>
              <w:t>4</w:t>
            </w:r>
          </w:p>
        </w:tc>
        <w:tc>
          <w:tcPr>
            <w:tcW w:w="1080" w:type="dxa"/>
          </w:tcPr>
          <w:p w14:paraId="3E23E29A" w14:textId="64EBD37B"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1B90BD6" w14:textId="77777777" w:rsidR="00D6639E" w:rsidRPr="00487927" w:rsidRDefault="00D6639E" w:rsidP="00D6639E">
            <w:pPr>
              <w:jc w:val="center"/>
              <w:rPr>
                <w:rFonts w:cstheme="minorHAnsi"/>
                <w:szCs w:val="20"/>
              </w:rPr>
            </w:pPr>
          </w:p>
        </w:tc>
        <w:tc>
          <w:tcPr>
            <w:tcW w:w="1080" w:type="dxa"/>
          </w:tcPr>
          <w:p w14:paraId="3307B4B5" w14:textId="77777777" w:rsidR="00D6639E" w:rsidRPr="00487927" w:rsidRDefault="00D6639E" w:rsidP="00D6639E">
            <w:pPr>
              <w:jc w:val="center"/>
              <w:rPr>
                <w:rFonts w:cstheme="minorHAnsi"/>
                <w:szCs w:val="20"/>
              </w:rPr>
            </w:pPr>
          </w:p>
        </w:tc>
        <w:tc>
          <w:tcPr>
            <w:tcW w:w="1080" w:type="dxa"/>
          </w:tcPr>
          <w:p w14:paraId="49AC64CA" w14:textId="77777777" w:rsidR="00D6639E" w:rsidRPr="00487927" w:rsidRDefault="00D6639E" w:rsidP="00D6639E">
            <w:pPr>
              <w:jc w:val="center"/>
              <w:rPr>
                <w:rFonts w:cstheme="minorHAnsi"/>
                <w:szCs w:val="20"/>
              </w:rPr>
            </w:pPr>
          </w:p>
        </w:tc>
        <w:tc>
          <w:tcPr>
            <w:tcW w:w="1080" w:type="dxa"/>
          </w:tcPr>
          <w:p w14:paraId="75A36C7A" w14:textId="77777777" w:rsidR="00D6639E" w:rsidRPr="00487927" w:rsidRDefault="00D6639E" w:rsidP="00D6639E">
            <w:pPr>
              <w:jc w:val="center"/>
              <w:rPr>
                <w:rFonts w:cstheme="minorHAnsi"/>
                <w:szCs w:val="20"/>
              </w:rPr>
            </w:pPr>
          </w:p>
        </w:tc>
        <w:tc>
          <w:tcPr>
            <w:tcW w:w="1080" w:type="dxa"/>
          </w:tcPr>
          <w:p w14:paraId="19856F05" w14:textId="77777777" w:rsidR="00D6639E" w:rsidRPr="00487927" w:rsidRDefault="00D6639E" w:rsidP="00D6639E">
            <w:pPr>
              <w:jc w:val="center"/>
              <w:rPr>
                <w:rFonts w:cstheme="minorHAnsi"/>
                <w:szCs w:val="20"/>
              </w:rPr>
            </w:pPr>
          </w:p>
        </w:tc>
        <w:tc>
          <w:tcPr>
            <w:tcW w:w="1170" w:type="dxa"/>
          </w:tcPr>
          <w:p w14:paraId="2F00DF78" w14:textId="6611608E"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62C5FA6" w14:textId="77777777" w:rsidTr="002077FA">
        <w:tc>
          <w:tcPr>
            <w:tcW w:w="1255" w:type="dxa"/>
          </w:tcPr>
          <w:p w14:paraId="2E5D7422" w14:textId="73D92379" w:rsidR="00D6639E" w:rsidRDefault="00D6639E" w:rsidP="00D6639E">
            <w:pPr>
              <w:jc w:val="center"/>
              <w:rPr>
                <w:szCs w:val="20"/>
              </w:rPr>
            </w:pPr>
            <w:r>
              <w:rPr>
                <w:szCs w:val="20"/>
              </w:rPr>
              <w:t>2004</w:t>
            </w:r>
            <w:r w:rsidRPr="00283A38">
              <w:rPr>
                <w:szCs w:val="20"/>
              </w:rPr>
              <w:t>_0</w:t>
            </w:r>
            <w:r>
              <w:rPr>
                <w:szCs w:val="20"/>
              </w:rPr>
              <w:t>5</w:t>
            </w:r>
          </w:p>
        </w:tc>
        <w:tc>
          <w:tcPr>
            <w:tcW w:w="1080" w:type="dxa"/>
          </w:tcPr>
          <w:p w14:paraId="523D075B" w14:textId="7F5E5544" w:rsidR="00D6639E" w:rsidRPr="00283A38" w:rsidRDefault="00D6639E" w:rsidP="00D6639E">
            <w:pPr>
              <w:jc w:val="center"/>
              <w:rPr>
                <w:rFonts w:cstheme="minorHAnsi"/>
                <w:szCs w:val="20"/>
              </w:rPr>
            </w:pPr>
            <w:r w:rsidRPr="00283A38">
              <w:rPr>
                <w:rFonts w:cstheme="minorHAnsi"/>
                <w:szCs w:val="20"/>
              </w:rPr>
              <w:t>•</w:t>
            </w:r>
          </w:p>
        </w:tc>
        <w:tc>
          <w:tcPr>
            <w:tcW w:w="1080" w:type="dxa"/>
          </w:tcPr>
          <w:p w14:paraId="0A500115" w14:textId="77777777" w:rsidR="00D6639E" w:rsidRPr="00487927" w:rsidRDefault="00D6639E" w:rsidP="00D6639E">
            <w:pPr>
              <w:jc w:val="center"/>
              <w:rPr>
                <w:rFonts w:cstheme="minorHAnsi"/>
                <w:szCs w:val="20"/>
              </w:rPr>
            </w:pPr>
          </w:p>
        </w:tc>
        <w:tc>
          <w:tcPr>
            <w:tcW w:w="1080" w:type="dxa"/>
          </w:tcPr>
          <w:p w14:paraId="3A463FFF" w14:textId="77777777" w:rsidR="00D6639E" w:rsidRPr="00487927" w:rsidRDefault="00D6639E" w:rsidP="00D6639E">
            <w:pPr>
              <w:jc w:val="center"/>
              <w:rPr>
                <w:rFonts w:cstheme="minorHAnsi"/>
                <w:szCs w:val="20"/>
              </w:rPr>
            </w:pPr>
          </w:p>
        </w:tc>
        <w:tc>
          <w:tcPr>
            <w:tcW w:w="1080" w:type="dxa"/>
          </w:tcPr>
          <w:p w14:paraId="3411EA69" w14:textId="77777777" w:rsidR="00D6639E" w:rsidRPr="00487927" w:rsidRDefault="00D6639E" w:rsidP="00D6639E">
            <w:pPr>
              <w:jc w:val="center"/>
              <w:rPr>
                <w:rFonts w:cstheme="minorHAnsi"/>
                <w:szCs w:val="20"/>
              </w:rPr>
            </w:pPr>
          </w:p>
        </w:tc>
        <w:tc>
          <w:tcPr>
            <w:tcW w:w="1080" w:type="dxa"/>
          </w:tcPr>
          <w:p w14:paraId="2E5A90A4" w14:textId="77777777" w:rsidR="00D6639E" w:rsidRPr="00487927" w:rsidRDefault="00D6639E" w:rsidP="00D6639E">
            <w:pPr>
              <w:jc w:val="center"/>
              <w:rPr>
                <w:rFonts w:cstheme="minorHAnsi"/>
                <w:szCs w:val="20"/>
              </w:rPr>
            </w:pPr>
          </w:p>
        </w:tc>
        <w:tc>
          <w:tcPr>
            <w:tcW w:w="1080" w:type="dxa"/>
          </w:tcPr>
          <w:p w14:paraId="636BBCE4" w14:textId="77777777" w:rsidR="00D6639E" w:rsidRPr="00487927" w:rsidRDefault="00D6639E" w:rsidP="00D6639E">
            <w:pPr>
              <w:jc w:val="center"/>
              <w:rPr>
                <w:rFonts w:cstheme="minorHAnsi"/>
                <w:szCs w:val="20"/>
              </w:rPr>
            </w:pPr>
          </w:p>
        </w:tc>
        <w:tc>
          <w:tcPr>
            <w:tcW w:w="1170" w:type="dxa"/>
          </w:tcPr>
          <w:p w14:paraId="373A6473" w14:textId="43B20CD0" w:rsidR="00D6639E" w:rsidRPr="00283A38" w:rsidRDefault="00D6639E" w:rsidP="00D6639E">
            <w:pPr>
              <w:jc w:val="center"/>
              <w:rPr>
                <w:rFonts w:cstheme="minorHAnsi"/>
                <w:szCs w:val="20"/>
              </w:rPr>
            </w:pPr>
            <w:r w:rsidRPr="00283A38">
              <w:rPr>
                <w:rFonts w:cstheme="minorHAnsi"/>
                <w:szCs w:val="20"/>
              </w:rPr>
              <w:t>•</w:t>
            </w:r>
          </w:p>
        </w:tc>
      </w:tr>
      <w:tr w:rsidR="00D6639E" w:rsidRPr="00487927" w14:paraId="5C16D01A" w14:textId="77777777" w:rsidTr="00D6639E">
        <w:tc>
          <w:tcPr>
            <w:tcW w:w="1255" w:type="dxa"/>
          </w:tcPr>
          <w:p w14:paraId="673F683F" w14:textId="71581E8A" w:rsidR="00D6639E" w:rsidRPr="00283A38" w:rsidRDefault="00D6639E" w:rsidP="001F7A76">
            <w:pPr>
              <w:jc w:val="center"/>
              <w:rPr>
                <w:szCs w:val="20"/>
              </w:rPr>
            </w:pPr>
            <w:r>
              <w:rPr>
                <w:szCs w:val="20"/>
              </w:rPr>
              <w:t>2004</w:t>
            </w:r>
            <w:r w:rsidRPr="00283A38">
              <w:rPr>
                <w:szCs w:val="20"/>
              </w:rPr>
              <w:t>_0</w:t>
            </w:r>
            <w:r>
              <w:rPr>
                <w:szCs w:val="20"/>
              </w:rPr>
              <w:t>6</w:t>
            </w:r>
          </w:p>
        </w:tc>
        <w:tc>
          <w:tcPr>
            <w:tcW w:w="1080" w:type="dxa"/>
          </w:tcPr>
          <w:p w14:paraId="068F1AD2" w14:textId="77777777" w:rsidR="00D6639E" w:rsidRPr="00487927" w:rsidRDefault="00D6639E" w:rsidP="001F7A76">
            <w:pPr>
              <w:jc w:val="center"/>
              <w:rPr>
                <w:rFonts w:cstheme="minorHAnsi"/>
                <w:szCs w:val="20"/>
              </w:rPr>
            </w:pPr>
            <w:r w:rsidRPr="00283A38">
              <w:rPr>
                <w:rFonts w:cstheme="minorHAnsi"/>
                <w:szCs w:val="20"/>
              </w:rPr>
              <w:t>•</w:t>
            </w:r>
          </w:p>
        </w:tc>
        <w:tc>
          <w:tcPr>
            <w:tcW w:w="1080" w:type="dxa"/>
          </w:tcPr>
          <w:p w14:paraId="3B04AD47" w14:textId="77777777" w:rsidR="00D6639E" w:rsidRPr="00487927" w:rsidRDefault="00D6639E" w:rsidP="001F7A76">
            <w:pPr>
              <w:jc w:val="center"/>
              <w:rPr>
                <w:rFonts w:cstheme="minorHAnsi"/>
                <w:szCs w:val="20"/>
              </w:rPr>
            </w:pPr>
          </w:p>
        </w:tc>
        <w:tc>
          <w:tcPr>
            <w:tcW w:w="1080" w:type="dxa"/>
          </w:tcPr>
          <w:p w14:paraId="3D783F1B" w14:textId="77777777" w:rsidR="00D6639E" w:rsidRPr="00487927" w:rsidRDefault="00D6639E" w:rsidP="001F7A76">
            <w:pPr>
              <w:jc w:val="center"/>
              <w:rPr>
                <w:rFonts w:cstheme="minorHAnsi"/>
                <w:szCs w:val="20"/>
              </w:rPr>
            </w:pPr>
          </w:p>
        </w:tc>
        <w:tc>
          <w:tcPr>
            <w:tcW w:w="1080" w:type="dxa"/>
          </w:tcPr>
          <w:p w14:paraId="4919BF22" w14:textId="77777777" w:rsidR="00D6639E" w:rsidRPr="00487927" w:rsidRDefault="00D6639E" w:rsidP="001F7A76">
            <w:pPr>
              <w:jc w:val="center"/>
              <w:rPr>
                <w:rFonts w:cstheme="minorHAnsi"/>
                <w:szCs w:val="20"/>
              </w:rPr>
            </w:pPr>
          </w:p>
        </w:tc>
        <w:tc>
          <w:tcPr>
            <w:tcW w:w="1080" w:type="dxa"/>
          </w:tcPr>
          <w:p w14:paraId="7BC64A66" w14:textId="77777777" w:rsidR="00D6639E" w:rsidRPr="00487927" w:rsidRDefault="00D6639E" w:rsidP="001F7A76">
            <w:pPr>
              <w:jc w:val="center"/>
              <w:rPr>
                <w:rFonts w:cstheme="minorHAnsi"/>
                <w:szCs w:val="20"/>
              </w:rPr>
            </w:pPr>
          </w:p>
        </w:tc>
        <w:tc>
          <w:tcPr>
            <w:tcW w:w="1080" w:type="dxa"/>
          </w:tcPr>
          <w:p w14:paraId="01211D1A" w14:textId="77777777" w:rsidR="00D6639E" w:rsidRPr="00487927" w:rsidRDefault="00D6639E" w:rsidP="001F7A76">
            <w:pPr>
              <w:jc w:val="center"/>
              <w:rPr>
                <w:rFonts w:cstheme="minorHAnsi"/>
                <w:szCs w:val="20"/>
              </w:rPr>
            </w:pPr>
          </w:p>
        </w:tc>
        <w:tc>
          <w:tcPr>
            <w:tcW w:w="1170" w:type="dxa"/>
          </w:tcPr>
          <w:p w14:paraId="6E660D3D" w14:textId="77777777" w:rsidR="00D6639E" w:rsidRPr="00487927" w:rsidRDefault="00D6639E" w:rsidP="001F7A76">
            <w:pPr>
              <w:jc w:val="center"/>
              <w:rPr>
                <w:rFonts w:cstheme="minorHAnsi"/>
                <w:szCs w:val="20"/>
              </w:rPr>
            </w:pPr>
            <w:r w:rsidRPr="00283A38">
              <w:rPr>
                <w:rFonts w:cstheme="minorHAnsi"/>
                <w:szCs w:val="20"/>
              </w:rPr>
              <w:t>•</w:t>
            </w:r>
          </w:p>
        </w:tc>
      </w:tr>
      <w:tr w:rsidR="003367EB" w:rsidRPr="00487927" w14:paraId="75567A1E" w14:textId="77777777" w:rsidTr="00D6639E">
        <w:tc>
          <w:tcPr>
            <w:tcW w:w="1255" w:type="dxa"/>
          </w:tcPr>
          <w:p w14:paraId="54952FB9" w14:textId="7CD0A0FC" w:rsidR="003367EB" w:rsidRDefault="003367EB" w:rsidP="003367EB">
            <w:pPr>
              <w:jc w:val="center"/>
              <w:rPr>
                <w:szCs w:val="20"/>
              </w:rPr>
            </w:pPr>
            <w:r>
              <w:rPr>
                <w:szCs w:val="20"/>
              </w:rPr>
              <w:t>2004</w:t>
            </w:r>
            <w:r w:rsidRPr="00283A38">
              <w:rPr>
                <w:szCs w:val="20"/>
              </w:rPr>
              <w:t>_0</w:t>
            </w:r>
            <w:r>
              <w:rPr>
                <w:szCs w:val="20"/>
              </w:rPr>
              <w:t>7</w:t>
            </w:r>
          </w:p>
        </w:tc>
        <w:tc>
          <w:tcPr>
            <w:tcW w:w="1080" w:type="dxa"/>
          </w:tcPr>
          <w:p w14:paraId="7A54B208" w14:textId="2B7ED741" w:rsidR="003367EB" w:rsidRPr="00283A38" w:rsidRDefault="003367EB" w:rsidP="003367EB">
            <w:pPr>
              <w:jc w:val="center"/>
              <w:rPr>
                <w:rFonts w:cstheme="minorHAnsi"/>
                <w:szCs w:val="20"/>
              </w:rPr>
            </w:pPr>
            <w:r w:rsidRPr="00283A38">
              <w:rPr>
                <w:rFonts w:cstheme="minorHAnsi"/>
                <w:szCs w:val="20"/>
              </w:rPr>
              <w:t>•</w:t>
            </w:r>
          </w:p>
        </w:tc>
        <w:tc>
          <w:tcPr>
            <w:tcW w:w="1080" w:type="dxa"/>
          </w:tcPr>
          <w:p w14:paraId="1E3ED757" w14:textId="77777777" w:rsidR="003367EB" w:rsidRPr="00487927" w:rsidRDefault="003367EB" w:rsidP="003367EB">
            <w:pPr>
              <w:jc w:val="center"/>
              <w:rPr>
                <w:rFonts w:cstheme="minorHAnsi"/>
                <w:szCs w:val="20"/>
              </w:rPr>
            </w:pPr>
          </w:p>
        </w:tc>
        <w:tc>
          <w:tcPr>
            <w:tcW w:w="1080" w:type="dxa"/>
          </w:tcPr>
          <w:p w14:paraId="6BD7F6F3" w14:textId="77777777" w:rsidR="003367EB" w:rsidRPr="00487927" w:rsidRDefault="003367EB" w:rsidP="003367EB">
            <w:pPr>
              <w:jc w:val="center"/>
              <w:rPr>
                <w:rFonts w:cstheme="minorHAnsi"/>
                <w:szCs w:val="20"/>
              </w:rPr>
            </w:pPr>
          </w:p>
        </w:tc>
        <w:tc>
          <w:tcPr>
            <w:tcW w:w="1080" w:type="dxa"/>
          </w:tcPr>
          <w:p w14:paraId="5729BA04" w14:textId="77777777" w:rsidR="003367EB" w:rsidRPr="00487927" w:rsidRDefault="003367EB" w:rsidP="003367EB">
            <w:pPr>
              <w:jc w:val="center"/>
              <w:rPr>
                <w:rFonts w:cstheme="minorHAnsi"/>
                <w:szCs w:val="20"/>
              </w:rPr>
            </w:pPr>
          </w:p>
        </w:tc>
        <w:tc>
          <w:tcPr>
            <w:tcW w:w="1080" w:type="dxa"/>
          </w:tcPr>
          <w:p w14:paraId="76D22176" w14:textId="77777777" w:rsidR="003367EB" w:rsidRPr="00487927" w:rsidRDefault="003367EB" w:rsidP="003367EB">
            <w:pPr>
              <w:jc w:val="center"/>
              <w:rPr>
                <w:rFonts w:cstheme="minorHAnsi"/>
                <w:szCs w:val="20"/>
              </w:rPr>
            </w:pPr>
          </w:p>
        </w:tc>
        <w:tc>
          <w:tcPr>
            <w:tcW w:w="1080" w:type="dxa"/>
          </w:tcPr>
          <w:p w14:paraId="765AAF4A" w14:textId="77777777" w:rsidR="003367EB" w:rsidRPr="00487927" w:rsidRDefault="003367EB" w:rsidP="003367EB">
            <w:pPr>
              <w:jc w:val="center"/>
              <w:rPr>
                <w:rFonts w:cstheme="minorHAnsi"/>
                <w:szCs w:val="20"/>
              </w:rPr>
            </w:pPr>
          </w:p>
        </w:tc>
        <w:tc>
          <w:tcPr>
            <w:tcW w:w="1170" w:type="dxa"/>
          </w:tcPr>
          <w:p w14:paraId="10039ACE" w14:textId="3C14A9E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B8AA14B" w14:textId="77777777" w:rsidTr="00D6639E">
        <w:tc>
          <w:tcPr>
            <w:tcW w:w="1255" w:type="dxa"/>
          </w:tcPr>
          <w:p w14:paraId="5F5FA15A" w14:textId="6A719A64" w:rsidR="003367EB" w:rsidRDefault="003367EB" w:rsidP="003367EB">
            <w:pPr>
              <w:jc w:val="center"/>
              <w:rPr>
                <w:szCs w:val="20"/>
              </w:rPr>
            </w:pPr>
            <w:r>
              <w:rPr>
                <w:szCs w:val="20"/>
              </w:rPr>
              <w:t>2004</w:t>
            </w:r>
            <w:r w:rsidRPr="00283A38">
              <w:rPr>
                <w:szCs w:val="20"/>
              </w:rPr>
              <w:t>_0</w:t>
            </w:r>
            <w:r>
              <w:rPr>
                <w:szCs w:val="20"/>
              </w:rPr>
              <w:t>8</w:t>
            </w:r>
          </w:p>
        </w:tc>
        <w:tc>
          <w:tcPr>
            <w:tcW w:w="1080" w:type="dxa"/>
          </w:tcPr>
          <w:p w14:paraId="72BDD661" w14:textId="052163B0"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7D63B86" w14:textId="77777777" w:rsidR="003367EB" w:rsidRPr="00487927" w:rsidRDefault="003367EB" w:rsidP="003367EB">
            <w:pPr>
              <w:jc w:val="center"/>
              <w:rPr>
                <w:rFonts w:cstheme="minorHAnsi"/>
                <w:szCs w:val="20"/>
              </w:rPr>
            </w:pPr>
          </w:p>
        </w:tc>
        <w:tc>
          <w:tcPr>
            <w:tcW w:w="1080" w:type="dxa"/>
          </w:tcPr>
          <w:p w14:paraId="70B68048" w14:textId="77777777" w:rsidR="003367EB" w:rsidRPr="00487927" w:rsidRDefault="003367EB" w:rsidP="003367EB">
            <w:pPr>
              <w:jc w:val="center"/>
              <w:rPr>
                <w:rFonts w:cstheme="minorHAnsi"/>
                <w:szCs w:val="20"/>
              </w:rPr>
            </w:pPr>
          </w:p>
        </w:tc>
        <w:tc>
          <w:tcPr>
            <w:tcW w:w="1080" w:type="dxa"/>
          </w:tcPr>
          <w:p w14:paraId="24644D0F" w14:textId="77777777" w:rsidR="003367EB" w:rsidRPr="00487927" w:rsidRDefault="003367EB" w:rsidP="003367EB">
            <w:pPr>
              <w:jc w:val="center"/>
              <w:rPr>
                <w:rFonts w:cstheme="minorHAnsi"/>
                <w:szCs w:val="20"/>
              </w:rPr>
            </w:pPr>
          </w:p>
        </w:tc>
        <w:tc>
          <w:tcPr>
            <w:tcW w:w="1080" w:type="dxa"/>
          </w:tcPr>
          <w:p w14:paraId="36ECF884" w14:textId="77777777" w:rsidR="003367EB" w:rsidRPr="00487927" w:rsidRDefault="003367EB" w:rsidP="003367EB">
            <w:pPr>
              <w:jc w:val="center"/>
              <w:rPr>
                <w:rFonts w:cstheme="minorHAnsi"/>
                <w:szCs w:val="20"/>
              </w:rPr>
            </w:pPr>
          </w:p>
        </w:tc>
        <w:tc>
          <w:tcPr>
            <w:tcW w:w="1080" w:type="dxa"/>
          </w:tcPr>
          <w:p w14:paraId="3C069F0B" w14:textId="77777777" w:rsidR="003367EB" w:rsidRPr="00487927" w:rsidRDefault="003367EB" w:rsidP="003367EB">
            <w:pPr>
              <w:jc w:val="center"/>
              <w:rPr>
                <w:rFonts w:cstheme="minorHAnsi"/>
                <w:szCs w:val="20"/>
              </w:rPr>
            </w:pPr>
          </w:p>
        </w:tc>
        <w:tc>
          <w:tcPr>
            <w:tcW w:w="1170" w:type="dxa"/>
          </w:tcPr>
          <w:p w14:paraId="65104096" w14:textId="6CFA059E"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F1E9D4" w14:textId="77777777" w:rsidTr="00D6639E">
        <w:tc>
          <w:tcPr>
            <w:tcW w:w="1255" w:type="dxa"/>
          </w:tcPr>
          <w:p w14:paraId="7E7C99E6" w14:textId="0729B78A" w:rsidR="003367EB" w:rsidRDefault="003367EB" w:rsidP="003367EB">
            <w:pPr>
              <w:jc w:val="center"/>
              <w:rPr>
                <w:szCs w:val="20"/>
              </w:rPr>
            </w:pPr>
            <w:r>
              <w:rPr>
                <w:szCs w:val="20"/>
              </w:rPr>
              <w:t>2004</w:t>
            </w:r>
            <w:r w:rsidRPr="00283A38">
              <w:rPr>
                <w:szCs w:val="20"/>
              </w:rPr>
              <w:t>_</w:t>
            </w:r>
            <w:r>
              <w:rPr>
                <w:szCs w:val="20"/>
              </w:rPr>
              <w:t>09</w:t>
            </w:r>
          </w:p>
        </w:tc>
        <w:tc>
          <w:tcPr>
            <w:tcW w:w="1080" w:type="dxa"/>
          </w:tcPr>
          <w:p w14:paraId="0D28F84E" w14:textId="21D7D174"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7CA839A" w14:textId="77777777" w:rsidR="003367EB" w:rsidRPr="00487927" w:rsidRDefault="003367EB" w:rsidP="003367EB">
            <w:pPr>
              <w:jc w:val="center"/>
              <w:rPr>
                <w:rFonts w:cstheme="minorHAnsi"/>
                <w:szCs w:val="20"/>
              </w:rPr>
            </w:pPr>
          </w:p>
        </w:tc>
        <w:tc>
          <w:tcPr>
            <w:tcW w:w="1080" w:type="dxa"/>
          </w:tcPr>
          <w:p w14:paraId="2F279EC9" w14:textId="77777777" w:rsidR="003367EB" w:rsidRPr="00487927" w:rsidRDefault="003367EB" w:rsidP="003367EB">
            <w:pPr>
              <w:jc w:val="center"/>
              <w:rPr>
                <w:rFonts w:cstheme="minorHAnsi"/>
                <w:szCs w:val="20"/>
              </w:rPr>
            </w:pPr>
          </w:p>
        </w:tc>
        <w:tc>
          <w:tcPr>
            <w:tcW w:w="1080" w:type="dxa"/>
          </w:tcPr>
          <w:p w14:paraId="1E0357F8" w14:textId="77777777" w:rsidR="003367EB" w:rsidRPr="00487927" w:rsidRDefault="003367EB" w:rsidP="003367EB">
            <w:pPr>
              <w:jc w:val="center"/>
              <w:rPr>
                <w:rFonts w:cstheme="minorHAnsi"/>
                <w:szCs w:val="20"/>
              </w:rPr>
            </w:pPr>
          </w:p>
        </w:tc>
        <w:tc>
          <w:tcPr>
            <w:tcW w:w="1080" w:type="dxa"/>
          </w:tcPr>
          <w:p w14:paraId="01527B7F" w14:textId="77777777" w:rsidR="003367EB" w:rsidRPr="00487927" w:rsidRDefault="003367EB" w:rsidP="003367EB">
            <w:pPr>
              <w:jc w:val="center"/>
              <w:rPr>
                <w:rFonts w:cstheme="minorHAnsi"/>
                <w:szCs w:val="20"/>
              </w:rPr>
            </w:pPr>
          </w:p>
        </w:tc>
        <w:tc>
          <w:tcPr>
            <w:tcW w:w="1080" w:type="dxa"/>
          </w:tcPr>
          <w:p w14:paraId="545865AB" w14:textId="77777777" w:rsidR="003367EB" w:rsidRPr="00487927" w:rsidRDefault="003367EB" w:rsidP="003367EB">
            <w:pPr>
              <w:jc w:val="center"/>
              <w:rPr>
                <w:rFonts w:cstheme="minorHAnsi"/>
                <w:szCs w:val="20"/>
              </w:rPr>
            </w:pPr>
          </w:p>
        </w:tc>
        <w:tc>
          <w:tcPr>
            <w:tcW w:w="1170" w:type="dxa"/>
          </w:tcPr>
          <w:p w14:paraId="5E41233E" w14:textId="6F8B08D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619C8DF" w14:textId="77777777" w:rsidTr="00D6639E">
        <w:tc>
          <w:tcPr>
            <w:tcW w:w="1255" w:type="dxa"/>
          </w:tcPr>
          <w:p w14:paraId="1CB728EE" w14:textId="57141CDC" w:rsidR="003367EB" w:rsidRDefault="003367EB" w:rsidP="003367EB">
            <w:pPr>
              <w:jc w:val="center"/>
              <w:rPr>
                <w:szCs w:val="20"/>
              </w:rPr>
            </w:pPr>
            <w:r>
              <w:rPr>
                <w:szCs w:val="20"/>
              </w:rPr>
              <w:t>2004</w:t>
            </w:r>
            <w:r w:rsidRPr="00283A38">
              <w:rPr>
                <w:szCs w:val="20"/>
              </w:rPr>
              <w:t>_</w:t>
            </w:r>
            <w:r>
              <w:rPr>
                <w:szCs w:val="20"/>
              </w:rPr>
              <w:t>10</w:t>
            </w:r>
          </w:p>
        </w:tc>
        <w:tc>
          <w:tcPr>
            <w:tcW w:w="1080" w:type="dxa"/>
          </w:tcPr>
          <w:p w14:paraId="39AA0269" w14:textId="34F7CDDD"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A2B48B7" w14:textId="77777777" w:rsidR="003367EB" w:rsidRPr="00487927" w:rsidRDefault="003367EB" w:rsidP="003367EB">
            <w:pPr>
              <w:jc w:val="center"/>
              <w:rPr>
                <w:rFonts w:cstheme="minorHAnsi"/>
                <w:szCs w:val="20"/>
              </w:rPr>
            </w:pPr>
          </w:p>
        </w:tc>
        <w:tc>
          <w:tcPr>
            <w:tcW w:w="1080" w:type="dxa"/>
          </w:tcPr>
          <w:p w14:paraId="799174C3" w14:textId="77777777" w:rsidR="003367EB" w:rsidRPr="00487927" w:rsidRDefault="003367EB" w:rsidP="003367EB">
            <w:pPr>
              <w:jc w:val="center"/>
              <w:rPr>
                <w:rFonts w:cstheme="minorHAnsi"/>
                <w:szCs w:val="20"/>
              </w:rPr>
            </w:pPr>
          </w:p>
        </w:tc>
        <w:tc>
          <w:tcPr>
            <w:tcW w:w="1080" w:type="dxa"/>
          </w:tcPr>
          <w:p w14:paraId="5C394656" w14:textId="77777777" w:rsidR="003367EB" w:rsidRPr="00487927" w:rsidRDefault="003367EB" w:rsidP="003367EB">
            <w:pPr>
              <w:jc w:val="center"/>
              <w:rPr>
                <w:rFonts w:cstheme="minorHAnsi"/>
                <w:szCs w:val="20"/>
              </w:rPr>
            </w:pPr>
          </w:p>
        </w:tc>
        <w:tc>
          <w:tcPr>
            <w:tcW w:w="1080" w:type="dxa"/>
          </w:tcPr>
          <w:p w14:paraId="1C4C47DB" w14:textId="77777777" w:rsidR="003367EB" w:rsidRPr="00487927" w:rsidRDefault="003367EB" w:rsidP="003367EB">
            <w:pPr>
              <w:jc w:val="center"/>
              <w:rPr>
                <w:rFonts w:cstheme="minorHAnsi"/>
                <w:szCs w:val="20"/>
              </w:rPr>
            </w:pPr>
          </w:p>
        </w:tc>
        <w:tc>
          <w:tcPr>
            <w:tcW w:w="1080" w:type="dxa"/>
          </w:tcPr>
          <w:p w14:paraId="356D64A4" w14:textId="77777777" w:rsidR="003367EB" w:rsidRPr="00487927" w:rsidRDefault="003367EB" w:rsidP="003367EB">
            <w:pPr>
              <w:jc w:val="center"/>
              <w:rPr>
                <w:rFonts w:cstheme="minorHAnsi"/>
                <w:szCs w:val="20"/>
              </w:rPr>
            </w:pPr>
          </w:p>
        </w:tc>
        <w:tc>
          <w:tcPr>
            <w:tcW w:w="1170" w:type="dxa"/>
          </w:tcPr>
          <w:p w14:paraId="40BAB761" w14:textId="21A179E5"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CF994BF" w14:textId="77777777" w:rsidTr="00D6639E">
        <w:tc>
          <w:tcPr>
            <w:tcW w:w="1255" w:type="dxa"/>
          </w:tcPr>
          <w:p w14:paraId="5499EBD3" w14:textId="0D467B6F" w:rsidR="003367EB" w:rsidRDefault="003367EB" w:rsidP="003367EB">
            <w:pPr>
              <w:jc w:val="center"/>
              <w:rPr>
                <w:szCs w:val="20"/>
              </w:rPr>
            </w:pPr>
            <w:r>
              <w:rPr>
                <w:szCs w:val="20"/>
              </w:rPr>
              <w:t>2004</w:t>
            </w:r>
            <w:r w:rsidRPr="00283A38">
              <w:rPr>
                <w:szCs w:val="20"/>
              </w:rPr>
              <w:t>_</w:t>
            </w:r>
            <w:r>
              <w:rPr>
                <w:szCs w:val="20"/>
              </w:rPr>
              <w:t>11</w:t>
            </w:r>
          </w:p>
        </w:tc>
        <w:tc>
          <w:tcPr>
            <w:tcW w:w="1080" w:type="dxa"/>
          </w:tcPr>
          <w:p w14:paraId="2FF8EA00" w14:textId="269CE672"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B35CE80" w14:textId="77777777" w:rsidR="003367EB" w:rsidRPr="00487927" w:rsidRDefault="003367EB" w:rsidP="003367EB">
            <w:pPr>
              <w:jc w:val="center"/>
              <w:rPr>
                <w:rFonts w:cstheme="minorHAnsi"/>
                <w:szCs w:val="20"/>
              </w:rPr>
            </w:pPr>
          </w:p>
        </w:tc>
        <w:tc>
          <w:tcPr>
            <w:tcW w:w="1080" w:type="dxa"/>
          </w:tcPr>
          <w:p w14:paraId="5A3FEFCC" w14:textId="77777777" w:rsidR="003367EB" w:rsidRPr="00487927" w:rsidRDefault="003367EB" w:rsidP="003367EB">
            <w:pPr>
              <w:jc w:val="center"/>
              <w:rPr>
                <w:rFonts w:cstheme="minorHAnsi"/>
                <w:szCs w:val="20"/>
              </w:rPr>
            </w:pPr>
          </w:p>
        </w:tc>
        <w:tc>
          <w:tcPr>
            <w:tcW w:w="1080" w:type="dxa"/>
          </w:tcPr>
          <w:p w14:paraId="61DF4325" w14:textId="77777777" w:rsidR="003367EB" w:rsidRPr="00487927" w:rsidRDefault="003367EB" w:rsidP="003367EB">
            <w:pPr>
              <w:jc w:val="center"/>
              <w:rPr>
                <w:rFonts w:cstheme="minorHAnsi"/>
                <w:szCs w:val="20"/>
              </w:rPr>
            </w:pPr>
          </w:p>
        </w:tc>
        <w:tc>
          <w:tcPr>
            <w:tcW w:w="1080" w:type="dxa"/>
          </w:tcPr>
          <w:p w14:paraId="4D1FBAB5" w14:textId="77777777" w:rsidR="003367EB" w:rsidRPr="00487927" w:rsidRDefault="003367EB" w:rsidP="003367EB">
            <w:pPr>
              <w:jc w:val="center"/>
              <w:rPr>
                <w:rFonts w:cstheme="minorHAnsi"/>
                <w:szCs w:val="20"/>
              </w:rPr>
            </w:pPr>
          </w:p>
        </w:tc>
        <w:tc>
          <w:tcPr>
            <w:tcW w:w="1080" w:type="dxa"/>
          </w:tcPr>
          <w:p w14:paraId="554A8A8B" w14:textId="77777777" w:rsidR="003367EB" w:rsidRPr="00487927" w:rsidRDefault="003367EB" w:rsidP="003367EB">
            <w:pPr>
              <w:jc w:val="center"/>
              <w:rPr>
                <w:rFonts w:cstheme="minorHAnsi"/>
                <w:szCs w:val="20"/>
              </w:rPr>
            </w:pPr>
          </w:p>
        </w:tc>
        <w:tc>
          <w:tcPr>
            <w:tcW w:w="1170" w:type="dxa"/>
          </w:tcPr>
          <w:p w14:paraId="27B1D9B4" w14:textId="6C415D08"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C864B7" w14:textId="77777777" w:rsidTr="00D6639E">
        <w:tc>
          <w:tcPr>
            <w:tcW w:w="1255" w:type="dxa"/>
          </w:tcPr>
          <w:p w14:paraId="011798AA" w14:textId="5F8AF4D7" w:rsidR="003367EB" w:rsidRDefault="003367EB" w:rsidP="003367EB">
            <w:pPr>
              <w:jc w:val="center"/>
              <w:rPr>
                <w:szCs w:val="20"/>
              </w:rPr>
            </w:pPr>
            <w:r>
              <w:rPr>
                <w:szCs w:val="20"/>
              </w:rPr>
              <w:t>2004</w:t>
            </w:r>
            <w:r w:rsidRPr="00283A38">
              <w:rPr>
                <w:szCs w:val="20"/>
              </w:rPr>
              <w:t>_</w:t>
            </w:r>
            <w:r>
              <w:rPr>
                <w:szCs w:val="20"/>
              </w:rPr>
              <w:t>12</w:t>
            </w:r>
          </w:p>
        </w:tc>
        <w:tc>
          <w:tcPr>
            <w:tcW w:w="1080" w:type="dxa"/>
          </w:tcPr>
          <w:p w14:paraId="0148665D" w14:textId="15E7512E"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18B9E87" w14:textId="77777777" w:rsidR="003367EB" w:rsidRPr="00487927" w:rsidRDefault="003367EB" w:rsidP="003367EB">
            <w:pPr>
              <w:jc w:val="center"/>
              <w:rPr>
                <w:rFonts w:cstheme="minorHAnsi"/>
                <w:szCs w:val="20"/>
              </w:rPr>
            </w:pPr>
          </w:p>
        </w:tc>
        <w:tc>
          <w:tcPr>
            <w:tcW w:w="1080" w:type="dxa"/>
          </w:tcPr>
          <w:p w14:paraId="744D94D7" w14:textId="77777777" w:rsidR="003367EB" w:rsidRPr="00487927" w:rsidRDefault="003367EB" w:rsidP="003367EB">
            <w:pPr>
              <w:jc w:val="center"/>
              <w:rPr>
                <w:rFonts w:cstheme="minorHAnsi"/>
                <w:szCs w:val="20"/>
              </w:rPr>
            </w:pPr>
          </w:p>
        </w:tc>
        <w:tc>
          <w:tcPr>
            <w:tcW w:w="1080" w:type="dxa"/>
          </w:tcPr>
          <w:p w14:paraId="5F53EDFF" w14:textId="77777777" w:rsidR="003367EB" w:rsidRPr="00487927" w:rsidRDefault="003367EB" w:rsidP="003367EB">
            <w:pPr>
              <w:jc w:val="center"/>
              <w:rPr>
                <w:rFonts w:cstheme="minorHAnsi"/>
                <w:szCs w:val="20"/>
              </w:rPr>
            </w:pPr>
          </w:p>
        </w:tc>
        <w:tc>
          <w:tcPr>
            <w:tcW w:w="1080" w:type="dxa"/>
          </w:tcPr>
          <w:p w14:paraId="31DE2D13" w14:textId="77777777" w:rsidR="003367EB" w:rsidRPr="00487927" w:rsidRDefault="003367EB" w:rsidP="003367EB">
            <w:pPr>
              <w:jc w:val="center"/>
              <w:rPr>
                <w:rFonts w:cstheme="minorHAnsi"/>
                <w:szCs w:val="20"/>
              </w:rPr>
            </w:pPr>
          </w:p>
        </w:tc>
        <w:tc>
          <w:tcPr>
            <w:tcW w:w="1080" w:type="dxa"/>
          </w:tcPr>
          <w:p w14:paraId="3373F8C9" w14:textId="77777777" w:rsidR="003367EB" w:rsidRPr="00487927" w:rsidRDefault="003367EB" w:rsidP="003367EB">
            <w:pPr>
              <w:jc w:val="center"/>
              <w:rPr>
                <w:rFonts w:cstheme="minorHAnsi"/>
                <w:szCs w:val="20"/>
              </w:rPr>
            </w:pPr>
          </w:p>
        </w:tc>
        <w:tc>
          <w:tcPr>
            <w:tcW w:w="1170" w:type="dxa"/>
          </w:tcPr>
          <w:p w14:paraId="031C0A6B" w14:textId="66220DCD"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CD65051" w14:textId="77777777" w:rsidTr="00D6639E">
        <w:tc>
          <w:tcPr>
            <w:tcW w:w="1255" w:type="dxa"/>
          </w:tcPr>
          <w:p w14:paraId="723A4CE2" w14:textId="62071570" w:rsidR="003367EB" w:rsidRDefault="003367EB" w:rsidP="003367EB">
            <w:pPr>
              <w:jc w:val="center"/>
              <w:rPr>
                <w:szCs w:val="20"/>
              </w:rPr>
            </w:pPr>
            <w:r>
              <w:rPr>
                <w:szCs w:val="20"/>
              </w:rPr>
              <w:t>2005</w:t>
            </w:r>
            <w:r w:rsidRPr="00283A38">
              <w:rPr>
                <w:szCs w:val="20"/>
              </w:rPr>
              <w:t>_0</w:t>
            </w:r>
            <w:r>
              <w:rPr>
                <w:szCs w:val="20"/>
              </w:rPr>
              <w:t>1</w:t>
            </w:r>
          </w:p>
        </w:tc>
        <w:tc>
          <w:tcPr>
            <w:tcW w:w="1080" w:type="dxa"/>
          </w:tcPr>
          <w:p w14:paraId="41A4795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DCF75D6" w14:textId="77777777" w:rsidR="003367EB" w:rsidRPr="00487927" w:rsidRDefault="003367EB" w:rsidP="003367EB">
            <w:pPr>
              <w:jc w:val="center"/>
              <w:rPr>
                <w:rFonts w:cstheme="minorHAnsi"/>
                <w:szCs w:val="20"/>
              </w:rPr>
            </w:pPr>
          </w:p>
        </w:tc>
        <w:tc>
          <w:tcPr>
            <w:tcW w:w="1080" w:type="dxa"/>
          </w:tcPr>
          <w:p w14:paraId="7AE88947" w14:textId="77777777" w:rsidR="003367EB" w:rsidRPr="00487927" w:rsidRDefault="003367EB" w:rsidP="003367EB">
            <w:pPr>
              <w:jc w:val="center"/>
              <w:rPr>
                <w:rFonts w:cstheme="minorHAnsi"/>
                <w:szCs w:val="20"/>
              </w:rPr>
            </w:pPr>
          </w:p>
        </w:tc>
        <w:tc>
          <w:tcPr>
            <w:tcW w:w="1080" w:type="dxa"/>
          </w:tcPr>
          <w:p w14:paraId="45E75045" w14:textId="77777777" w:rsidR="003367EB" w:rsidRPr="00487927" w:rsidRDefault="003367EB" w:rsidP="003367EB">
            <w:pPr>
              <w:jc w:val="center"/>
              <w:rPr>
                <w:rFonts w:cstheme="minorHAnsi"/>
                <w:szCs w:val="20"/>
              </w:rPr>
            </w:pPr>
          </w:p>
        </w:tc>
        <w:tc>
          <w:tcPr>
            <w:tcW w:w="1080" w:type="dxa"/>
          </w:tcPr>
          <w:p w14:paraId="55FF3B0F" w14:textId="77777777" w:rsidR="003367EB" w:rsidRPr="00487927" w:rsidRDefault="003367EB" w:rsidP="003367EB">
            <w:pPr>
              <w:jc w:val="center"/>
              <w:rPr>
                <w:rFonts w:cstheme="minorHAnsi"/>
                <w:szCs w:val="20"/>
              </w:rPr>
            </w:pPr>
          </w:p>
        </w:tc>
        <w:tc>
          <w:tcPr>
            <w:tcW w:w="1080" w:type="dxa"/>
          </w:tcPr>
          <w:p w14:paraId="3B89A00B" w14:textId="77777777" w:rsidR="003367EB" w:rsidRPr="00487927" w:rsidRDefault="003367EB" w:rsidP="003367EB">
            <w:pPr>
              <w:jc w:val="center"/>
              <w:rPr>
                <w:rFonts w:cstheme="minorHAnsi"/>
                <w:szCs w:val="20"/>
              </w:rPr>
            </w:pPr>
          </w:p>
        </w:tc>
        <w:tc>
          <w:tcPr>
            <w:tcW w:w="1170" w:type="dxa"/>
          </w:tcPr>
          <w:p w14:paraId="29CD878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4C8357D" w14:textId="77777777" w:rsidTr="00D6639E">
        <w:tc>
          <w:tcPr>
            <w:tcW w:w="1255" w:type="dxa"/>
          </w:tcPr>
          <w:p w14:paraId="54D40552" w14:textId="1ABFC894" w:rsidR="003367EB" w:rsidRDefault="003367EB" w:rsidP="003367EB">
            <w:pPr>
              <w:jc w:val="center"/>
              <w:rPr>
                <w:szCs w:val="20"/>
              </w:rPr>
            </w:pPr>
            <w:r>
              <w:rPr>
                <w:szCs w:val="20"/>
              </w:rPr>
              <w:lastRenderedPageBreak/>
              <w:t>2005</w:t>
            </w:r>
            <w:r w:rsidRPr="00283A38">
              <w:rPr>
                <w:szCs w:val="20"/>
              </w:rPr>
              <w:t>_0</w:t>
            </w:r>
            <w:r>
              <w:rPr>
                <w:szCs w:val="20"/>
              </w:rPr>
              <w:t>2</w:t>
            </w:r>
          </w:p>
        </w:tc>
        <w:tc>
          <w:tcPr>
            <w:tcW w:w="1080" w:type="dxa"/>
          </w:tcPr>
          <w:p w14:paraId="64DD091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0EB252DC" w14:textId="77777777" w:rsidR="003367EB" w:rsidRPr="00487927" w:rsidRDefault="003367EB" w:rsidP="003367EB">
            <w:pPr>
              <w:jc w:val="center"/>
              <w:rPr>
                <w:rFonts w:cstheme="minorHAnsi"/>
                <w:szCs w:val="20"/>
              </w:rPr>
            </w:pPr>
          </w:p>
        </w:tc>
        <w:tc>
          <w:tcPr>
            <w:tcW w:w="1080" w:type="dxa"/>
          </w:tcPr>
          <w:p w14:paraId="6A21686F" w14:textId="77777777" w:rsidR="003367EB" w:rsidRPr="00487927" w:rsidRDefault="003367EB" w:rsidP="003367EB">
            <w:pPr>
              <w:jc w:val="center"/>
              <w:rPr>
                <w:rFonts w:cstheme="minorHAnsi"/>
                <w:szCs w:val="20"/>
              </w:rPr>
            </w:pPr>
          </w:p>
        </w:tc>
        <w:tc>
          <w:tcPr>
            <w:tcW w:w="1080" w:type="dxa"/>
          </w:tcPr>
          <w:p w14:paraId="1EB0521A" w14:textId="77777777" w:rsidR="003367EB" w:rsidRPr="00487927" w:rsidRDefault="003367EB" w:rsidP="003367EB">
            <w:pPr>
              <w:jc w:val="center"/>
              <w:rPr>
                <w:rFonts w:cstheme="minorHAnsi"/>
                <w:szCs w:val="20"/>
              </w:rPr>
            </w:pPr>
          </w:p>
        </w:tc>
        <w:tc>
          <w:tcPr>
            <w:tcW w:w="1080" w:type="dxa"/>
          </w:tcPr>
          <w:p w14:paraId="6D4A78DF" w14:textId="77777777" w:rsidR="003367EB" w:rsidRPr="00487927" w:rsidRDefault="003367EB" w:rsidP="003367EB">
            <w:pPr>
              <w:jc w:val="center"/>
              <w:rPr>
                <w:rFonts w:cstheme="minorHAnsi"/>
                <w:szCs w:val="20"/>
              </w:rPr>
            </w:pPr>
          </w:p>
        </w:tc>
        <w:tc>
          <w:tcPr>
            <w:tcW w:w="1080" w:type="dxa"/>
          </w:tcPr>
          <w:p w14:paraId="5D0C0383" w14:textId="77777777" w:rsidR="003367EB" w:rsidRPr="00487927" w:rsidRDefault="003367EB" w:rsidP="003367EB">
            <w:pPr>
              <w:jc w:val="center"/>
              <w:rPr>
                <w:rFonts w:cstheme="minorHAnsi"/>
                <w:szCs w:val="20"/>
              </w:rPr>
            </w:pPr>
          </w:p>
        </w:tc>
        <w:tc>
          <w:tcPr>
            <w:tcW w:w="1170" w:type="dxa"/>
          </w:tcPr>
          <w:p w14:paraId="30EFA636"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2383A93" w14:textId="77777777" w:rsidTr="00D6639E">
        <w:tc>
          <w:tcPr>
            <w:tcW w:w="1255" w:type="dxa"/>
          </w:tcPr>
          <w:p w14:paraId="3FB8EE60" w14:textId="72D70788" w:rsidR="003367EB" w:rsidRDefault="003367EB" w:rsidP="003367EB">
            <w:pPr>
              <w:jc w:val="center"/>
              <w:rPr>
                <w:szCs w:val="20"/>
              </w:rPr>
            </w:pPr>
            <w:r>
              <w:rPr>
                <w:szCs w:val="20"/>
              </w:rPr>
              <w:t>2006</w:t>
            </w:r>
            <w:r w:rsidRPr="00283A38">
              <w:rPr>
                <w:szCs w:val="20"/>
              </w:rPr>
              <w:t>_0</w:t>
            </w:r>
            <w:r>
              <w:rPr>
                <w:szCs w:val="20"/>
              </w:rPr>
              <w:t>1</w:t>
            </w:r>
          </w:p>
        </w:tc>
        <w:tc>
          <w:tcPr>
            <w:tcW w:w="1080" w:type="dxa"/>
          </w:tcPr>
          <w:p w14:paraId="349DBD5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7615CA" w14:textId="77777777" w:rsidR="003367EB" w:rsidRPr="00487927" w:rsidRDefault="003367EB" w:rsidP="003367EB">
            <w:pPr>
              <w:jc w:val="center"/>
              <w:rPr>
                <w:rFonts w:cstheme="minorHAnsi"/>
                <w:szCs w:val="20"/>
              </w:rPr>
            </w:pPr>
          </w:p>
        </w:tc>
        <w:tc>
          <w:tcPr>
            <w:tcW w:w="1080" w:type="dxa"/>
          </w:tcPr>
          <w:p w14:paraId="272EB609" w14:textId="77777777" w:rsidR="003367EB" w:rsidRPr="00487927" w:rsidRDefault="003367EB" w:rsidP="003367EB">
            <w:pPr>
              <w:jc w:val="center"/>
              <w:rPr>
                <w:rFonts w:cstheme="minorHAnsi"/>
                <w:szCs w:val="20"/>
              </w:rPr>
            </w:pPr>
          </w:p>
        </w:tc>
        <w:tc>
          <w:tcPr>
            <w:tcW w:w="1080" w:type="dxa"/>
          </w:tcPr>
          <w:p w14:paraId="460A2DF8" w14:textId="77777777" w:rsidR="003367EB" w:rsidRPr="00487927" w:rsidRDefault="003367EB" w:rsidP="003367EB">
            <w:pPr>
              <w:jc w:val="center"/>
              <w:rPr>
                <w:rFonts w:cstheme="minorHAnsi"/>
                <w:szCs w:val="20"/>
              </w:rPr>
            </w:pPr>
          </w:p>
        </w:tc>
        <w:tc>
          <w:tcPr>
            <w:tcW w:w="1080" w:type="dxa"/>
          </w:tcPr>
          <w:p w14:paraId="0F924D80" w14:textId="77777777" w:rsidR="003367EB" w:rsidRPr="00487927" w:rsidRDefault="003367EB" w:rsidP="003367EB">
            <w:pPr>
              <w:jc w:val="center"/>
              <w:rPr>
                <w:rFonts w:cstheme="minorHAnsi"/>
                <w:szCs w:val="20"/>
              </w:rPr>
            </w:pPr>
          </w:p>
        </w:tc>
        <w:tc>
          <w:tcPr>
            <w:tcW w:w="1080" w:type="dxa"/>
          </w:tcPr>
          <w:p w14:paraId="7AB3E922" w14:textId="77777777" w:rsidR="003367EB" w:rsidRPr="00487927" w:rsidRDefault="003367EB" w:rsidP="003367EB">
            <w:pPr>
              <w:jc w:val="center"/>
              <w:rPr>
                <w:rFonts w:cstheme="minorHAnsi"/>
                <w:szCs w:val="20"/>
              </w:rPr>
            </w:pPr>
          </w:p>
        </w:tc>
        <w:tc>
          <w:tcPr>
            <w:tcW w:w="1170" w:type="dxa"/>
          </w:tcPr>
          <w:p w14:paraId="6303C20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84E7CFF" w14:textId="77777777" w:rsidTr="00D6639E">
        <w:tc>
          <w:tcPr>
            <w:tcW w:w="1255" w:type="dxa"/>
          </w:tcPr>
          <w:p w14:paraId="622BE8AD" w14:textId="747C04A7" w:rsidR="003367EB" w:rsidRDefault="003367EB" w:rsidP="003367EB">
            <w:pPr>
              <w:jc w:val="center"/>
              <w:rPr>
                <w:szCs w:val="20"/>
              </w:rPr>
            </w:pPr>
            <w:r>
              <w:rPr>
                <w:szCs w:val="20"/>
              </w:rPr>
              <w:t>2006</w:t>
            </w:r>
            <w:r w:rsidRPr="00283A38">
              <w:rPr>
                <w:szCs w:val="20"/>
              </w:rPr>
              <w:t>_0</w:t>
            </w:r>
            <w:r>
              <w:rPr>
                <w:szCs w:val="20"/>
              </w:rPr>
              <w:t>2</w:t>
            </w:r>
          </w:p>
        </w:tc>
        <w:tc>
          <w:tcPr>
            <w:tcW w:w="1080" w:type="dxa"/>
          </w:tcPr>
          <w:p w14:paraId="498A156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164FBF8" w14:textId="77777777" w:rsidR="003367EB" w:rsidRPr="00487927" w:rsidRDefault="003367EB" w:rsidP="003367EB">
            <w:pPr>
              <w:jc w:val="center"/>
              <w:rPr>
                <w:rFonts w:cstheme="minorHAnsi"/>
                <w:szCs w:val="20"/>
              </w:rPr>
            </w:pPr>
          </w:p>
        </w:tc>
        <w:tc>
          <w:tcPr>
            <w:tcW w:w="1080" w:type="dxa"/>
          </w:tcPr>
          <w:p w14:paraId="2A233F39" w14:textId="77777777" w:rsidR="003367EB" w:rsidRPr="00487927" w:rsidRDefault="003367EB" w:rsidP="003367EB">
            <w:pPr>
              <w:jc w:val="center"/>
              <w:rPr>
                <w:rFonts w:cstheme="minorHAnsi"/>
                <w:szCs w:val="20"/>
              </w:rPr>
            </w:pPr>
          </w:p>
        </w:tc>
        <w:tc>
          <w:tcPr>
            <w:tcW w:w="1080" w:type="dxa"/>
          </w:tcPr>
          <w:p w14:paraId="253D374A" w14:textId="77777777" w:rsidR="003367EB" w:rsidRPr="00487927" w:rsidRDefault="003367EB" w:rsidP="003367EB">
            <w:pPr>
              <w:jc w:val="center"/>
              <w:rPr>
                <w:rFonts w:cstheme="minorHAnsi"/>
                <w:szCs w:val="20"/>
              </w:rPr>
            </w:pPr>
          </w:p>
        </w:tc>
        <w:tc>
          <w:tcPr>
            <w:tcW w:w="1080" w:type="dxa"/>
          </w:tcPr>
          <w:p w14:paraId="387ED399" w14:textId="77777777" w:rsidR="003367EB" w:rsidRPr="00487927" w:rsidRDefault="003367EB" w:rsidP="003367EB">
            <w:pPr>
              <w:jc w:val="center"/>
              <w:rPr>
                <w:rFonts w:cstheme="minorHAnsi"/>
                <w:szCs w:val="20"/>
              </w:rPr>
            </w:pPr>
          </w:p>
        </w:tc>
        <w:tc>
          <w:tcPr>
            <w:tcW w:w="1080" w:type="dxa"/>
          </w:tcPr>
          <w:p w14:paraId="74885385" w14:textId="77777777" w:rsidR="003367EB" w:rsidRPr="00487927" w:rsidRDefault="003367EB" w:rsidP="003367EB">
            <w:pPr>
              <w:jc w:val="center"/>
              <w:rPr>
                <w:rFonts w:cstheme="minorHAnsi"/>
                <w:szCs w:val="20"/>
              </w:rPr>
            </w:pPr>
          </w:p>
        </w:tc>
        <w:tc>
          <w:tcPr>
            <w:tcW w:w="1170" w:type="dxa"/>
          </w:tcPr>
          <w:p w14:paraId="2CF90556"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8BB108A" w14:textId="77777777" w:rsidTr="00D6639E">
        <w:tc>
          <w:tcPr>
            <w:tcW w:w="1255" w:type="dxa"/>
          </w:tcPr>
          <w:p w14:paraId="261E2ACA" w14:textId="1A1392C5" w:rsidR="003367EB" w:rsidRDefault="003367EB" w:rsidP="003367EB">
            <w:pPr>
              <w:jc w:val="center"/>
              <w:rPr>
                <w:szCs w:val="20"/>
              </w:rPr>
            </w:pPr>
            <w:r>
              <w:rPr>
                <w:szCs w:val="20"/>
              </w:rPr>
              <w:t>2006</w:t>
            </w:r>
            <w:r w:rsidRPr="00283A38">
              <w:rPr>
                <w:szCs w:val="20"/>
              </w:rPr>
              <w:t>_0</w:t>
            </w:r>
            <w:r>
              <w:rPr>
                <w:szCs w:val="20"/>
              </w:rPr>
              <w:t>3</w:t>
            </w:r>
          </w:p>
        </w:tc>
        <w:tc>
          <w:tcPr>
            <w:tcW w:w="1080" w:type="dxa"/>
          </w:tcPr>
          <w:p w14:paraId="6E5C4D4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60DFBC7" w14:textId="77777777" w:rsidR="003367EB" w:rsidRPr="00487927" w:rsidRDefault="003367EB" w:rsidP="003367EB">
            <w:pPr>
              <w:jc w:val="center"/>
              <w:rPr>
                <w:rFonts w:cstheme="minorHAnsi"/>
                <w:szCs w:val="20"/>
              </w:rPr>
            </w:pPr>
          </w:p>
        </w:tc>
        <w:tc>
          <w:tcPr>
            <w:tcW w:w="1080" w:type="dxa"/>
          </w:tcPr>
          <w:p w14:paraId="4180F0B6" w14:textId="77777777" w:rsidR="003367EB" w:rsidRPr="00487927" w:rsidRDefault="003367EB" w:rsidP="003367EB">
            <w:pPr>
              <w:jc w:val="center"/>
              <w:rPr>
                <w:rFonts w:cstheme="minorHAnsi"/>
                <w:szCs w:val="20"/>
              </w:rPr>
            </w:pPr>
          </w:p>
        </w:tc>
        <w:tc>
          <w:tcPr>
            <w:tcW w:w="1080" w:type="dxa"/>
          </w:tcPr>
          <w:p w14:paraId="0A9F53C8" w14:textId="77777777" w:rsidR="003367EB" w:rsidRPr="00487927" w:rsidRDefault="003367EB" w:rsidP="003367EB">
            <w:pPr>
              <w:jc w:val="center"/>
              <w:rPr>
                <w:rFonts w:cstheme="minorHAnsi"/>
                <w:szCs w:val="20"/>
              </w:rPr>
            </w:pPr>
          </w:p>
        </w:tc>
        <w:tc>
          <w:tcPr>
            <w:tcW w:w="1080" w:type="dxa"/>
          </w:tcPr>
          <w:p w14:paraId="1D5DD515" w14:textId="77777777" w:rsidR="003367EB" w:rsidRPr="00487927" w:rsidRDefault="003367EB" w:rsidP="003367EB">
            <w:pPr>
              <w:jc w:val="center"/>
              <w:rPr>
                <w:rFonts w:cstheme="minorHAnsi"/>
                <w:szCs w:val="20"/>
              </w:rPr>
            </w:pPr>
          </w:p>
        </w:tc>
        <w:tc>
          <w:tcPr>
            <w:tcW w:w="1080" w:type="dxa"/>
          </w:tcPr>
          <w:p w14:paraId="33C44DA9" w14:textId="77777777" w:rsidR="003367EB" w:rsidRPr="00487927" w:rsidRDefault="003367EB" w:rsidP="003367EB">
            <w:pPr>
              <w:jc w:val="center"/>
              <w:rPr>
                <w:rFonts w:cstheme="minorHAnsi"/>
                <w:szCs w:val="20"/>
              </w:rPr>
            </w:pPr>
          </w:p>
        </w:tc>
        <w:tc>
          <w:tcPr>
            <w:tcW w:w="1170" w:type="dxa"/>
          </w:tcPr>
          <w:p w14:paraId="0CE42DBB"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696F4F7" w14:textId="77777777" w:rsidTr="00D6639E">
        <w:tc>
          <w:tcPr>
            <w:tcW w:w="1255" w:type="dxa"/>
          </w:tcPr>
          <w:p w14:paraId="2B763B0D" w14:textId="17C67163" w:rsidR="003367EB" w:rsidRDefault="003367EB" w:rsidP="003367EB">
            <w:pPr>
              <w:jc w:val="center"/>
              <w:rPr>
                <w:szCs w:val="20"/>
              </w:rPr>
            </w:pPr>
            <w:r>
              <w:rPr>
                <w:szCs w:val="20"/>
              </w:rPr>
              <w:t>2006</w:t>
            </w:r>
            <w:r w:rsidRPr="00283A38">
              <w:rPr>
                <w:szCs w:val="20"/>
              </w:rPr>
              <w:t>_0</w:t>
            </w:r>
            <w:r>
              <w:rPr>
                <w:szCs w:val="20"/>
              </w:rPr>
              <w:t>4</w:t>
            </w:r>
          </w:p>
        </w:tc>
        <w:tc>
          <w:tcPr>
            <w:tcW w:w="1080" w:type="dxa"/>
          </w:tcPr>
          <w:p w14:paraId="71C42F0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0E4DCA96" w14:textId="77777777" w:rsidR="003367EB" w:rsidRPr="00487927" w:rsidRDefault="003367EB" w:rsidP="003367EB">
            <w:pPr>
              <w:jc w:val="center"/>
              <w:rPr>
                <w:rFonts w:cstheme="minorHAnsi"/>
                <w:szCs w:val="20"/>
              </w:rPr>
            </w:pPr>
          </w:p>
        </w:tc>
        <w:tc>
          <w:tcPr>
            <w:tcW w:w="1080" w:type="dxa"/>
          </w:tcPr>
          <w:p w14:paraId="59618D45" w14:textId="77777777" w:rsidR="003367EB" w:rsidRPr="00487927" w:rsidRDefault="003367EB" w:rsidP="003367EB">
            <w:pPr>
              <w:jc w:val="center"/>
              <w:rPr>
                <w:rFonts w:cstheme="minorHAnsi"/>
                <w:szCs w:val="20"/>
              </w:rPr>
            </w:pPr>
          </w:p>
        </w:tc>
        <w:tc>
          <w:tcPr>
            <w:tcW w:w="1080" w:type="dxa"/>
          </w:tcPr>
          <w:p w14:paraId="0E75736D" w14:textId="77777777" w:rsidR="003367EB" w:rsidRPr="00487927" w:rsidRDefault="003367EB" w:rsidP="003367EB">
            <w:pPr>
              <w:jc w:val="center"/>
              <w:rPr>
                <w:rFonts w:cstheme="minorHAnsi"/>
                <w:szCs w:val="20"/>
              </w:rPr>
            </w:pPr>
          </w:p>
        </w:tc>
        <w:tc>
          <w:tcPr>
            <w:tcW w:w="1080" w:type="dxa"/>
          </w:tcPr>
          <w:p w14:paraId="4AD9CA87" w14:textId="77777777" w:rsidR="003367EB" w:rsidRPr="00487927" w:rsidRDefault="003367EB" w:rsidP="003367EB">
            <w:pPr>
              <w:jc w:val="center"/>
              <w:rPr>
                <w:rFonts w:cstheme="minorHAnsi"/>
                <w:szCs w:val="20"/>
              </w:rPr>
            </w:pPr>
          </w:p>
        </w:tc>
        <w:tc>
          <w:tcPr>
            <w:tcW w:w="1080" w:type="dxa"/>
          </w:tcPr>
          <w:p w14:paraId="203B8426" w14:textId="77777777" w:rsidR="003367EB" w:rsidRPr="00487927" w:rsidRDefault="003367EB" w:rsidP="003367EB">
            <w:pPr>
              <w:jc w:val="center"/>
              <w:rPr>
                <w:rFonts w:cstheme="minorHAnsi"/>
                <w:szCs w:val="20"/>
              </w:rPr>
            </w:pPr>
          </w:p>
        </w:tc>
        <w:tc>
          <w:tcPr>
            <w:tcW w:w="1170" w:type="dxa"/>
          </w:tcPr>
          <w:p w14:paraId="264956E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4FD7EB" w14:textId="77777777" w:rsidTr="00D6639E">
        <w:tc>
          <w:tcPr>
            <w:tcW w:w="1255" w:type="dxa"/>
          </w:tcPr>
          <w:p w14:paraId="1DFBBFC5" w14:textId="375D3241" w:rsidR="003367EB" w:rsidRDefault="003367EB" w:rsidP="003367EB">
            <w:pPr>
              <w:jc w:val="center"/>
              <w:rPr>
                <w:szCs w:val="20"/>
              </w:rPr>
            </w:pPr>
            <w:r>
              <w:rPr>
                <w:szCs w:val="20"/>
              </w:rPr>
              <w:t>2006</w:t>
            </w:r>
            <w:r w:rsidRPr="00283A38">
              <w:rPr>
                <w:szCs w:val="20"/>
              </w:rPr>
              <w:t>_0</w:t>
            </w:r>
            <w:r>
              <w:rPr>
                <w:szCs w:val="20"/>
              </w:rPr>
              <w:t>5</w:t>
            </w:r>
          </w:p>
        </w:tc>
        <w:tc>
          <w:tcPr>
            <w:tcW w:w="1080" w:type="dxa"/>
          </w:tcPr>
          <w:p w14:paraId="5DF8978C" w14:textId="36C6B16C"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4DAAB6E" w14:textId="77777777" w:rsidR="003367EB" w:rsidRPr="00487927" w:rsidRDefault="003367EB" w:rsidP="003367EB">
            <w:pPr>
              <w:jc w:val="center"/>
              <w:rPr>
                <w:rFonts w:cstheme="minorHAnsi"/>
                <w:szCs w:val="20"/>
              </w:rPr>
            </w:pPr>
          </w:p>
        </w:tc>
        <w:tc>
          <w:tcPr>
            <w:tcW w:w="1080" w:type="dxa"/>
          </w:tcPr>
          <w:p w14:paraId="73EF5F11" w14:textId="77777777" w:rsidR="003367EB" w:rsidRPr="00487927" w:rsidRDefault="003367EB" w:rsidP="003367EB">
            <w:pPr>
              <w:jc w:val="center"/>
              <w:rPr>
                <w:rFonts w:cstheme="minorHAnsi"/>
                <w:szCs w:val="20"/>
              </w:rPr>
            </w:pPr>
          </w:p>
        </w:tc>
        <w:tc>
          <w:tcPr>
            <w:tcW w:w="1080" w:type="dxa"/>
          </w:tcPr>
          <w:p w14:paraId="411F13A6" w14:textId="77777777" w:rsidR="003367EB" w:rsidRPr="00487927" w:rsidRDefault="003367EB" w:rsidP="003367EB">
            <w:pPr>
              <w:jc w:val="center"/>
              <w:rPr>
                <w:rFonts w:cstheme="minorHAnsi"/>
                <w:szCs w:val="20"/>
              </w:rPr>
            </w:pPr>
          </w:p>
        </w:tc>
        <w:tc>
          <w:tcPr>
            <w:tcW w:w="1080" w:type="dxa"/>
          </w:tcPr>
          <w:p w14:paraId="6041A689" w14:textId="77777777" w:rsidR="003367EB" w:rsidRPr="00487927" w:rsidRDefault="003367EB" w:rsidP="003367EB">
            <w:pPr>
              <w:jc w:val="center"/>
              <w:rPr>
                <w:rFonts w:cstheme="minorHAnsi"/>
                <w:szCs w:val="20"/>
              </w:rPr>
            </w:pPr>
          </w:p>
        </w:tc>
        <w:tc>
          <w:tcPr>
            <w:tcW w:w="1080" w:type="dxa"/>
          </w:tcPr>
          <w:p w14:paraId="519ED0CD" w14:textId="77777777" w:rsidR="003367EB" w:rsidRPr="00487927" w:rsidRDefault="003367EB" w:rsidP="003367EB">
            <w:pPr>
              <w:jc w:val="center"/>
              <w:rPr>
                <w:rFonts w:cstheme="minorHAnsi"/>
                <w:szCs w:val="20"/>
              </w:rPr>
            </w:pPr>
          </w:p>
        </w:tc>
        <w:tc>
          <w:tcPr>
            <w:tcW w:w="1170" w:type="dxa"/>
          </w:tcPr>
          <w:p w14:paraId="54BD2C0D" w14:textId="7F91552C"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336415" w14:textId="77777777" w:rsidTr="00D6639E">
        <w:tc>
          <w:tcPr>
            <w:tcW w:w="1255" w:type="dxa"/>
          </w:tcPr>
          <w:p w14:paraId="484091E7" w14:textId="071A6E6E" w:rsidR="003367EB" w:rsidRDefault="003367EB" w:rsidP="003367EB">
            <w:pPr>
              <w:jc w:val="center"/>
              <w:rPr>
                <w:szCs w:val="20"/>
              </w:rPr>
            </w:pPr>
            <w:r>
              <w:rPr>
                <w:szCs w:val="20"/>
              </w:rPr>
              <w:t>2007</w:t>
            </w:r>
            <w:r w:rsidRPr="00283A38">
              <w:rPr>
                <w:szCs w:val="20"/>
              </w:rPr>
              <w:t>_0</w:t>
            </w:r>
            <w:r>
              <w:rPr>
                <w:szCs w:val="20"/>
              </w:rPr>
              <w:t>1</w:t>
            </w:r>
          </w:p>
        </w:tc>
        <w:tc>
          <w:tcPr>
            <w:tcW w:w="1080" w:type="dxa"/>
          </w:tcPr>
          <w:p w14:paraId="702A338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1E073EAC" w14:textId="77777777" w:rsidR="003367EB" w:rsidRPr="00487927" w:rsidRDefault="003367EB" w:rsidP="003367EB">
            <w:pPr>
              <w:jc w:val="center"/>
              <w:rPr>
                <w:rFonts w:cstheme="minorHAnsi"/>
                <w:szCs w:val="20"/>
              </w:rPr>
            </w:pPr>
          </w:p>
        </w:tc>
        <w:tc>
          <w:tcPr>
            <w:tcW w:w="1080" w:type="dxa"/>
          </w:tcPr>
          <w:p w14:paraId="16FC1FBC" w14:textId="77777777" w:rsidR="003367EB" w:rsidRPr="00487927" w:rsidRDefault="003367EB" w:rsidP="003367EB">
            <w:pPr>
              <w:jc w:val="center"/>
              <w:rPr>
                <w:rFonts w:cstheme="minorHAnsi"/>
                <w:szCs w:val="20"/>
              </w:rPr>
            </w:pPr>
          </w:p>
        </w:tc>
        <w:tc>
          <w:tcPr>
            <w:tcW w:w="1080" w:type="dxa"/>
          </w:tcPr>
          <w:p w14:paraId="615A1B34" w14:textId="77777777" w:rsidR="003367EB" w:rsidRPr="00487927" w:rsidRDefault="003367EB" w:rsidP="003367EB">
            <w:pPr>
              <w:jc w:val="center"/>
              <w:rPr>
                <w:rFonts w:cstheme="minorHAnsi"/>
                <w:szCs w:val="20"/>
              </w:rPr>
            </w:pPr>
          </w:p>
        </w:tc>
        <w:tc>
          <w:tcPr>
            <w:tcW w:w="1080" w:type="dxa"/>
          </w:tcPr>
          <w:p w14:paraId="58D284AA" w14:textId="77777777" w:rsidR="003367EB" w:rsidRPr="00487927" w:rsidRDefault="003367EB" w:rsidP="003367EB">
            <w:pPr>
              <w:jc w:val="center"/>
              <w:rPr>
                <w:rFonts w:cstheme="minorHAnsi"/>
                <w:szCs w:val="20"/>
              </w:rPr>
            </w:pPr>
          </w:p>
        </w:tc>
        <w:tc>
          <w:tcPr>
            <w:tcW w:w="1080" w:type="dxa"/>
          </w:tcPr>
          <w:p w14:paraId="1F384161" w14:textId="77777777" w:rsidR="003367EB" w:rsidRPr="00487927" w:rsidRDefault="003367EB" w:rsidP="003367EB">
            <w:pPr>
              <w:jc w:val="center"/>
              <w:rPr>
                <w:rFonts w:cstheme="minorHAnsi"/>
                <w:szCs w:val="20"/>
              </w:rPr>
            </w:pPr>
          </w:p>
        </w:tc>
        <w:tc>
          <w:tcPr>
            <w:tcW w:w="1170" w:type="dxa"/>
          </w:tcPr>
          <w:p w14:paraId="4C30F4F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DFFDA21" w14:textId="77777777" w:rsidTr="00D6639E">
        <w:tc>
          <w:tcPr>
            <w:tcW w:w="1255" w:type="dxa"/>
          </w:tcPr>
          <w:p w14:paraId="079328C3" w14:textId="301D25E8" w:rsidR="003367EB" w:rsidRDefault="003367EB" w:rsidP="003367EB">
            <w:pPr>
              <w:jc w:val="center"/>
              <w:rPr>
                <w:szCs w:val="20"/>
              </w:rPr>
            </w:pPr>
            <w:r>
              <w:rPr>
                <w:szCs w:val="20"/>
              </w:rPr>
              <w:t>2007</w:t>
            </w:r>
            <w:r w:rsidRPr="00283A38">
              <w:rPr>
                <w:szCs w:val="20"/>
              </w:rPr>
              <w:t>_0</w:t>
            </w:r>
            <w:r>
              <w:rPr>
                <w:szCs w:val="20"/>
              </w:rPr>
              <w:t>2</w:t>
            </w:r>
          </w:p>
        </w:tc>
        <w:tc>
          <w:tcPr>
            <w:tcW w:w="1080" w:type="dxa"/>
          </w:tcPr>
          <w:p w14:paraId="338F7DF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E0E86B" w14:textId="77777777" w:rsidR="003367EB" w:rsidRPr="00487927" w:rsidRDefault="003367EB" w:rsidP="003367EB">
            <w:pPr>
              <w:jc w:val="center"/>
              <w:rPr>
                <w:rFonts w:cstheme="minorHAnsi"/>
                <w:szCs w:val="20"/>
              </w:rPr>
            </w:pPr>
          </w:p>
        </w:tc>
        <w:tc>
          <w:tcPr>
            <w:tcW w:w="1080" w:type="dxa"/>
          </w:tcPr>
          <w:p w14:paraId="2941095E" w14:textId="77777777" w:rsidR="003367EB" w:rsidRPr="00487927" w:rsidRDefault="003367EB" w:rsidP="003367EB">
            <w:pPr>
              <w:jc w:val="center"/>
              <w:rPr>
                <w:rFonts w:cstheme="minorHAnsi"/>
                <w:szCs w:val="20"/>
              </w:rPr>
            </w:pPr>
          </w:p>
        </w:tc>
        <w:tc>
          <w:tcPr>
            <w:tcW w:w="1080" w:type="dxa"/>
          </w:tcPr>
          <w:p w14:paraId="3F113357" w14:textId="77777777" w:rsidR="003367EB" w:rsidRPr="00487927" w:rsidRDefault="003367EB" w:rsidP="003367EB">
            <w:pPr>
              <w:jc w:val="center"/>
              <w:rPr>
                <w:rFonts w:cstheme="minorHAnsi"/>
                <w:szCs w:val="20"/>
              </w:rPr>
            </w:pPr>
          </w:p>
        </w:tc>
        <w:tc>
          <w:tcPr>
            <w:tcW w:w="1080" w:type="dxa"/>
          </w:tcPr>
          <w:p w14:paraId="11EB626E" w14:textId="77777777" w:rsidR="003367EB" w:rsidRPr="00487927" w:rsidRDefault="003367EB" w:rsidP="003367EB">
            <w:pPr>
              <w:jc w:val="center"/>
              <w:rPr>
                <w:rFonts w:cstheme="minorHAnsi"/>
                <w:szCs w:val="20"/>
              </w:rPr>
            </w:pPr>
          </w:p>
        </w:tc>
        <w:tc>
          <w:tcPr>
            <w:tcW w:w="1080" w:type="dxa"/>
          </w:tcPr>
          <w:p w14:paraId="0E2BD6ED" w14:textId="77777777" w:rsidR="003367EB" w:rsidRPr="00487927" w:rsidRDefault="003367EB" w:rsidP="003367EB">
            <w:pPr>
              <w:jc w:val="center"/>
              <w:rPr>
                <w:rFonts w:cstheme="minorHAnsi"/>
                <w:szCs w:val="20"/>
              </w:rPr>
            </w:pPr>
          </w:p>
        </w:tc>
        <w:tc>
          <w:tcPr>
            <w:tcW w:w="1170" w:type="dxa"/>
          </w:tcPr>
          <w:p w14:paraId="42E1081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5EA2DCF" w14:textId="77777777" w:rsidTr="00D6639E">
        <w:tc>
          <w:tcPr>
            <w:tcW w:w="1255" w:type="dxa"/>
          </w:tcPr>
          <w:p w14:paraId="6B600F49" w14:textId="703EE9E0" w:rsidR="003367EB" w:rsidRDefault="003367EB" w:rsidP="003367EB">
            <w:pPr>
              <w:jc w:val="center"/>
              <w:rPr>
                <w:szCs w:val="20"/>
              </w:rPr>
            </w:pPr>
            <w:r>
              <w:rPr>
                <w:szCs w:val="20"/>
              </w:rPr>
              <w:t>2008</w:t>
            </w:r>
            <w:r w:rsidRPr="00283A38">
              <w:rPr>
                <w:szCs w:val="20"/>
              </w:rPr>
              <w:t>_0</w:t>
            </w:r>
            <w:r>
              <w:rPr>
                <w:szCs w:val="20"/>
              </w:rPr>
              <w:t>1</w:t>
            </w:r>
          </w:p>
        </w:tc>
        <w:tc>
          <w:tcPr>
            <w:tcW w:w="1080" w:type="dxa"/>
          </w:tcPr>
          <w:p w14:paraId="5F37418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5DABCED" w14:textId="77777777" w:rsidR="003367EB" w:rsidRPr="00487927" w:rsidRDefault="003367EB" w:rsidP="003367EB">
            <w:pPr>
              <w:jc w:val="center"/>
              <w:rPr>
                <w:rFonts w:cstheme="minorHAnsi"/>
                <w:szCs w:val="20"/>
              </w:rPr>
            </w:pPr>
          </w:p>
        </w:tc>
        <w:tc>
          <w:tcPr>
            <w:tcW w:w="1080" w:type="dxa"/>
          </w:tcPr>
          <w:p w14:paraId="138EAFDC" w14:textId="77777777" w:rsidR="003367EB" w:rsidRPr="00487927" w:rsidRDefault="003367EB" w:rsidP="003367EB">
            <w:pPr>
              <w:jc w:val="center"/>
              <w:rPr>
                <w:rFonts w:cstheme="minorHAnsi"/>
                <w:szCs w:val="20"/>
              </w:rPr>
            </w:pPr>
          </w:p>
        </w:tc>
        <w:tc>
          <w:tcPr>
            <w:tcW w:w="1080" w:type="dxa"/>
          </w:tcPr>
          <w:p w14:paraId="63FD43A4" w14:textId="77777777" w:rsidR="003367EB" w:rsidRPr="00487927" w:rsidRDefault="003367EB" w:rsidP="003367EB">
            <w:pPr>
              <w:jc w:val="center"/>
              <w:rPr>
                <w:rFonts w:cstheme="minorHAnsi"/>
                <w:szCs w:val="20"/>
              </w:rPr>
            </w:pPr>
          </w:p>
        </w:tc>
        <w:tc>
          <w:tcPr>
            <w:tcW w:w="1080" w:type="dxa"/>
          </w:tcPr>
          <w:p w14:paraId="0618D7AD" w14:textId="77777777" w:rsidR="003367EB" w:rsidRPr="00487927" w:rsidRDefault="003367EB" w:rsidP="003367EB">
            <w:pPr>
              <w:jc w:val="center"/>
              <w:rPr>
                <w:rFonts w:cstheme="minorHAnsi"/>
                <w:szCs w:val="20"/>
              </w:rPr>
            </w:pPr>
          </w:p>
        </w:tc>
        <w:tc>
          <w:tcPr>
            <w:tcW w:w="1080" w:type="dxa"/>
          </w:tcPr>
          <w:p w14:paraId="0216CD4F" w14:textId="77777777" w:rsidR="003367EB" w:rsidRPr="00487927" w:rsidRDefault="003367EB" w:rsidP="003367EB">
            <w:pPr>
              <w:jc w:val="center"/>
              <w:rPr>
                <w:rFonts w:cstheme="minorHAnsi"/>
                <w:szCs w:val="20"/>
              </w:rPr>
            </w:pPr>
          </w:p>
        </w:tc>
        <w:tc>
          <w:tcPr>
            <w:tcW w:w="1170" w:type="dxa"/>
          </w:tcPr>
          <w:p w14:paraId="3FCF11C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E4FDDC0" w14:textId="77777777" w:rsidTr="00D6639E">
        <w:tc>
          <w:tcPr>
            <w:tcW w:w="1255" w:type="dxa"/>
          </w:tcPr>
          <w:p w14:paraId="03EC03E4" w14:textId="6564122C" w:rsidR="003367EB" w:rsidRDefault="003367EB" w:rsidP="003367EB">
            <w:pPr>
              <w:jc w:val="center"/>
              <w:rPr>
                <w:szCs w:val="20"/>
              </w:rPr>
            </w:pPr>
            <w:r>
              <w:rPr>
                <w:szCs w:val="20"/>
              </w:rPr>
              <w:t>2008</w:t>
            </w:r>
            <w:r w:rsidRPr="00283A38">
              <w:rPr>
                <w:szCs w:val="20"/>
              </w:rPr>
              <w:t>_0</w:t>
            </w:r>
            <w:r>
              <w:rPr>
                <w:szCs w:val="20"/>
              </w:rPr>
              <w:t>2</w:t>
            </w:r>
          </w:p>
        </w:tc>
        <w:tc>
          <w:tcPr>
            <w:tcW w:w="1080" w:type="dxa"/>
          </w:tcPr>
          <w:p w14:paraId="105E035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01B20AD4" w14:textId="77777777" w:rsidR="003367EB" w:rsidRPr="00487927" w:rsidRDefault="003367EB" w:rsidP="003367EB">
            <w:pPr>
              <w:jc w:val="center"/>
              <w:rPr>
                <w:rFonts w:cstheme="minorHAnsi"/>
                <w:szCs w:val="20"/>
              </w:rPr>
            </w:pPr>
          </w:p>
        </w:tc>
        <w:tc>
          <w:tcPr>
            <w:tcW w:w="1080" w:type="dxa"/>
          </w:tcPr>
          <w:p w14:paraId="265616AC" w14:textId="77777777" w:rsidR="003367EB" w:rsidRPr="00487927" w:rsidRDefault="003367EB" w:rsidP="003367EB">
            <w:pPr>
              <w:jc w:val="center"/>
              <w:rPr>
                <w:rFonts w:cstheme="minorHAnsi"/>
                <w:szCs w:val="20"/>
              </w:rPr>
            </w:pPr>
          </w:p>
        </w:tc>
        <w:tc>
          <w:tcPr>
            <w:tcW w:w="1080" w:type="dxa"/>
          </w:tcPr>
          <w:p w14:paraId="4FB08C0B" w14:textId="77777777" w:rsidR="003367EB" w:rsidRPr="00487927" w:rsidRDefault="003367EB" w:rsidP="003367EB">
            <w:pPr>
              <w:jc w:val="center"/>
              <w:rPr>
                <w:rFonts w:cstheme="minorHAnsi"/>
                <w:szCs w:val="20"/>
              </w:rPr>
            </w:pPr>
          </w:p>
        </w:tc>
        <w:tc>
          <w:tcPr>
            <w:tcW w:w="1080" w:type="dxa"/>
          </w:tcPr>
          <w:p w14:paraId="42F95E62" w14:textId="77777777" w:rsidR="003367EB" w:rsidRPr="00487927" w:rsidRDefault="003367EB" w:rsidP="003367EB">
            <w:pPr>
              <w:jc w:val="center"/>
              <w:rPr>
                <w:rFonts w:cstheme="minorHAnsi"/>
                <w:szCs w:val="20"/>
              </w:rPr>
            </w:pPr>
          </w:p>
        </w:tc>
        <w:tc>
          <w:tcPr>
            <w:tcW w:w="1080" w:type="dxa"/>
          </w:tcPr>
          <w:p w14:paraId="73A6AE04" w14:textId="77777777" w:rsidR="003367EB" w:rsidRPr="00487927" w:rsidRDefault="003367EB" w:rsidP="003367EB">
            <w:pPr>
              <w:jc w:val="center"/>
              <w:rPr>
                <w:rFonts w:cstheme="minorHAnsi"/>
                <w:szCs w:val="20"/>
              </w:rPr>
            </w:pPr>
          </w:p>
        </w:tc>
        <w:tc>
          <w:tcPr>
            <w:tcW w:w="1170" w:type="dxa"/>
          </w:tcPr>
          <w:p w14:paraId="5C6EB62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AFD957C" w14:textId="77777777" w:rsidTr="00D6639E">
        <w:tc>
          <w:tcPr>
            <w:tcW w:w="1255" w:type="dxa"/>
          </w:tcPr>
          <w:p w14:paraId="78FADCD2" w14:textId="4012317D" w:rsidR="003367EB" w:rsidRDefault="003367EB" w:rsidP="003367EB">
            <w:pPr>
              <w:jc w:val="center"/>
              <w:rPr>
                <w:szCs w:val="20"/>
              </w:rPr>
            </w:pPr>
            <w:r>
              <w:rPr>
                <w:szCs w:val="20"/>
              </w:rPr>
              <w:t>2008</w:t>
            </w:r>
            <w:r w:rsidRPr="00283A38">
              <w:rPr>
                <w:szCs w:val="20"/>
              </w:rPr>
              <w:t>_0</w:t>
            </w:r>
            <w:r>
              <w:rPr>
                <w:szCs w:val="20"/>
              </w:rPr>
              <w:t>3</w:t>
            </w:r>
          </w:p>
        </w:tc>
        <w:tc>
          <w:tcPr>
            <w:tcW w:w="1080" w:type="dxa"/>
          </w:tcPr>
          <w:p w14:paraId="4AF66ED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B06B5AC" w14:textId="77777777" w:rsidR="003367EB" w:rsidRPr="00487927" w:rsidRDefault="003367EB" w:rsidP="003367EB">
            <w:pPr>
              <w:jc w:val="center"/>
              <w:rPr>
                <w:rFonts w:cstheme="minorHAnsi"/>
                <w:szCs w:val="20"/>
              </w:rPr>
            </w:pPr>
          </w:p>
        </w:tc>
        <w:tc>
          <w:tcPr>
            <w:tcW w:w="1080" w:type="dxa"/>
          </w:tcPr>
          <w:p w14:paraId="7B746E95" w14:textId="77777777" w:rsidR="003367EB" w:rsidRPr="00487927" w:rsidRDefault="003367EB" w:rsidP="003367EB">
            <w:pPr>
              <w:jc w:val="center"/>
              <w:rPr>
                <w:rFonts w:cstheme="minorHAnsi"/>
                <w:szCs w:val="20"/>
              </w:rPr>
            </w:pPr>
          </w:p>
        </w:tc>
        <w:tc>
          <w:tcPr>
            <w:tcW w:w="1080" w:type="dxa"/>
          </w:tcPr>
          <w:p w14:paraId="3CC347EF" w14:textId="77777777" w:rsidR="003367EB" w:rsidRPr="00487927" w:rsidRDefault="003367EB" w:rsidP="003367EB">
            <w:pPr>
              <w:jc w:val="center"/>
              <w:rPr>
                <w:rFonts w:cstheme="minorHAnsi"/>
                <w:szCs w:val="20"/>
              </w:rPr>
            </w:pPr>
          </w:p>
        </w:tc>
        <w:tc>
          <w:tcPr>
            <w:tcW w:w="1080" w:type="dxa"/>
          </w:tcPr>
          <w:p w14:paraId="2AAB74C4" w14:textId="77777777" w:rsidR="003367EB" w:rsidRPr="00487927" w:rsidRDefault="003367EB" w:rsidP="003367EB">
            <w:pPr>
              <w:jc w:val="center"/>
              <w:rPr>
                <w:rFonts w:cstheme="minorHAnsi"/>
                <w:szCs w:val="20"/>
              </w:rPr>
            </w:pPr>
          </w:p>
        </w:tc>
        <w:tc>
          <w:tcPr>
            <w:tcW w:w="1080" w:type="dxa"/>
          </w:tcPr>
          <w:p w14:paraId="0EAB4DFC" w14:textId="77777777" w:rsidR="003367EB" w:rsidRPr="00487927" w:rsidRDefault="003367EB" w:rsidP="003367EB">
            <w:pPr>
              <w:jc w:val="center"/>
              <w:rPr>
                <w:rFonts w:cstheme="minorHAnsi"/>
                <w:szCs w:val="20"/>
              </w:rPr>
            </w:pPr>
          </w:p>
        </w:tc>
        <w:tc>
          <w:tcPr>
            <w:tcW w:w="1170" w:type="dxa"/>
          </w:tcPr>
          <w:p w14:paraId="5CDB7AA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1BB5D277" w14:textId="77777777" w:rsidTr="00D6639E">
        <w:tc>
          <w:tcPr>
            <w:tcW w:w="1255" w:type="dxa"/>
          </w:tcPr>
          <w:p w14:paraId="1D5CAC10" w14:textId="6E3A846A" w:rsidR="003367EB" w:rsidRDefault="003367EB" w:rsidP="003367EB">
            <w:pPr>
              <w:jc w:val="center"/>
              <w:rPr>
                <w:szCs w:val="20"/>
              </w:rPr>
            </w:pPr>
            <w:r>
              <w:rPr>
                <w:szCs w:val="20"/>
              </w:rPr>
              <w:t>2008</w:t>
            </w:r>
            <w:r w:rsidRPr="00283A38">
              <w:rPr>
                <w:szCs w:val="20"/>
              </w:rPr>
              <w:t>_0</w:t>
            </w:r>
            <w:r>
              <w:rPr>
                <w:szCs w:val="20"/>
              </w:rPr>
              <w:t>4</w:t>
            </w:r>
          </w:p>
        </w:tc>
        <w:tc>
          <w:tcPr>
            <w:tcW w:w="1080" w:type="dxa"/>
          </w:tcPr>
          <w:p w14:paraId="07419897"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A8783DC" w14:textId="77777777" w:rsidR="003367EB" w:rsidRPr="00487927" w:rsidRDefault="003367EB" w:rsidP="003367EB">
            <w:pPr>
              <w:jc w:val="center"/>
              <w:rPr>
                <w:rFonts w:cstheme="minorHAnsi"/>
                <w:szCs w:val="20"/>
              </w:rPr>
            </w:pPr>
          </w:p>
        </w:tc>
        <w:tc>
          <w:tcPr>
            <w:tcW w:w="1080" w:type="dxa"/>
          </w:tcPr>
          <w:p w14:paraId="3BDA992A" w14:textId="77777777" w:rsidR="003367EB" w:rsidRPr="00487927" w:rsidRDefault="003367EB" w:rsidP="003367EB">
            <w:pPr>
              <w:jc w:val="center"/>
              <w:rPr>
                <w:rFonts w:cstheme="minorHAnsi"/>
                <w:szCs w:val="20"/>
              </w:rPr>
            </w:pPr>
          </w:p>
        </w:tc>
        <w:tc>
          <w:tcPr>
            <w:tcW w:w="1080" w:type="dxa"/>
          </w:tcPr>
          <w:p w14:paraId="4C32BF0B" w14:textId="77777777" w:rsidR="003367EB" w:rsidRPr="00487927" w:rsidRDefault="003367EB" w:rsidP="003367EB">
            <w:pPr>
              <w:jc w:val="center"/>
              <w:rPr>
                <w:rFonts w:cstheme="minorHAnsi"/>
                <w:szCs w:val="20"/>
              </w:rPr>
            </w:pPr>
          </w:p>
        </w:tc>
        <w:tc>
          <w:tcPr>
            <w:tcW w:w="1080" w:type="dxa"/>
          </w:tcPr>
          <w:p w14:paraId="51D7DA38" w14:textId="77777777" w:rsidR="003367EB" w:rsidRPr="00487927" w:rsidRDefault="003367EB" w:rsidP="003367EB">
            <w:pPr>
              <w:jc w:val="center"/>
              <w:rPr>
                <w:rFonts w:cstheme="minorHAnsi"/>
                <w:szCs w:val="20"/>
              </w:rPr>
            </w:pPr>
          </w:p>
        </w:tc>
        <w:tc>
          <w:tcPr>
            <w:tcW w:w="1080" w:type="dxa"/>
          </w:tcPr>
          <w:p w14:paraId="60DB6C49" w14:textId="77777777" w:rsidR="003367EB" w:rsidRPr="00487927" w:rsidRDefault="003367EB" w:rsidP="003367EB">
            <w:pPr>
              <w:jc w:val="center"/>
              <w:rPr>
                <w:rFonts w:cstheme="minorHAnsi"/>
                <w:szCs w:val="20"/>
              </w:rPr>
            </w:pPr>
          </w:p>
        </w:tc>
        <w:tc>
          <w:tcPr>
            <w:tcW w:w="1170" w:type="dxa"/>
          </w:tcPr>
          <w:p w14:paraId="5CD6137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F2F12A5" w14:textId="77777777" w:rsidTr="00D6639E">
        <w:tc>
          <w:tcPr>
            <w:tcW w:w="1255" w:type="dxa"/>
          </w:tcPr>
          <w:p w14:paraId="2957D9FA" w14:textId="7881027B" w:rsidR="003367EB" w:rsidRDefault="003367EB" w:rsidP="003367EB">
            <w:pPr>
              <w:jc w:val="center"/>
              <w:rPr>
                <w:szCs w:val="20"/>
              </w:rPr>
            </w:pPr>
            <w:r>
              <w:rPr>
                <w:szCs w:val="20"/>
              </w:rPr>
              <w:t>2008</w:t>
            </w:r>
            <w:r w:rsidRPr="00283A38">
              <w:rPr>
                <w:szCs w:val="20"/>
              </w:rPr>
              <w:t>_0</w:t>
            </w:r>
            <w:r>
              <w:rPr>
                <w:szCs w:val="20"/>
              </w:rPr>
              <w:t>5</w:t>
            </w:r>
          </w:p>
        </w:tc>
        <w:tc>
          <w:tcPr>
            <w:tcW w:w="1080" w:type="dxa"/>
          </w:tcPr>
          <w:p w14:paraId="2A520EE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911BD62" w14:textId="77777777" w:rsidR="003367EB" w:rsidRPr="00487927" w:rsidRDefault="003367EB" w:rsidP="003367EB">
            <w:pPr>
              <w:jc w:val="center"/>
              <w:rPr>
                <w:rFonts w:cstheme="minorHAnsi"/>
                <w:szCs w:val="20"/>
              </w:rPr>
            </w:pPr>
          </w:p>
        </w:tc>
        <w:tc>
          <w:tcPr>
            <w:tcW w:w="1080" w:type="dxa"/>
          </w:tcPr>
          <w:p w14:paraId="289B24CE" w14:textId="77777777" w:rsidR="003367EB" w:rsidRPr="00487927" w:rsidRDefault="003367EB" w:rsidP="003367EB">
            <w:pPr>
              <w:jc w:val="center"/>
              <w:rPr>
                <w:rFonts w:cstheme="minorHAnsi"/>
                <w:szCs w:val="20"/>
              </w:rPr>
            </w:pPr>
          </w:p>
        </w:tc>
        <w:tc>
          <w:tcPr>
            <w:tcW w:w="1080" w:type="dxa"/>
          </w:tcPr>
          <w:p w14:paraId="62DFC242" w14:textId="77777777" w:rsidR="003367EB" w:rsidRPr="00487927" w:rsidRDefault="003367EB" w:rsidP="003367EB">
            <w:pPr>
              <w:jc w:val="center"/>
              <w:rPr>
                <w:rFonts w:cstheme="minorHAnsi"/>
                <w:szCs w:val="20"/>
              </w:rPr>
            </w:pPr>
          </w:p>
        </w:tc>
        <w:tc>
          <w:tcPr>
            <w:tcW w:w="1080" w:type="dxa"/>
          </w:tcPr>
          <w:p w14:paraId="3D2C4C7F" w14:textId="77777777" w:rsidR="003367EB" w:rsidRPr="00487927" w:rsidRDefault="003367EB" w:rsidP="003367EB">
            <w:pPr>
              <w:jc w:val="center"/>
              <w:rPr>
                <w:rFonts w:cstheme="minorHAnsi"/>
                <w:szCs w:val="20"/>
              </w:rPr>
            </w:pPr>
          </w:p>
        </w:tc>
        <w:tc>
          <w:tcPr>
            <w:tcW w:w="1080" w:type="dxa"/>
          </w:tcPr>
          <w:p w14:paraId="677F7AE7" w14:textId="77777777" w:rsidR="003367EB" w:rsidRPr="00487927" w:rsidRDefault="003367EB" w:rsidP="003367EB">
            <w:pPr>
              <w:jc w:val="center"/>
              <w:rPr>
                <w:rFonts w:cstheme="minorHAnsi"/>
                <w:szCs w:val="20"/>
              </w:rPr>
            </w:pPr>
          </w:p>
        </w:tc>
        <w:tc>
          <w:tcPr>
            <w:tcW w:w="1170" w:type="dxa"/>
          </w:tcPr>
          <w:p w14:paraId="209AD6C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DDE1D8E" w14:textId="77777777" w:rsidTr="00D6639E">
        <w:tc>
          <w:tcPr>
            <w:tcW w:w="1255" w:type="dxa"/>
          </w:tcPr>
          <w:p w14:paraId="7BEB292B" w14:textId="4DA5D836" w:rsidR="003367EB" w:rsidRDefault="003367EB" w:rsidP="003367EB">
            <w:pPr>
              <w:jc w:val="center"/>
              <w:rPr>
                <w:szCs w:val="20"/>
              </w:rPr>
            </w:pPr>
            <w:r>
              <w:rPr>
                <w:szCs w:val="20"/>
              </w:rPr>
              <w:t>2009</w:t>
            </w:r>
            <w:r w:rsidRPr="00283A38">
              <w:rPr>
                <w:szCs w:val="20"/>
              </w:rPr>
              <w:t>_0</w:t>
            </w:r>
            <w:r>
              <w:rPr>
                <w:szCs w:val="20"/>
              </w:rPr>
              <w:t>1</w:t>
            </w:r>
          </w:p>
        </w:tc>
        <w:tc>
          <w:tcPr>
            <w:tcW w:w="1080" w:type="dxa"/>
          </w:tcPr>
          <w:p w14:paraId="07973FC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075563B" w14:textId="77777777" w:rsidR="003367EB" w:rsidRPr="00487927" w:rsidRDefault="003367EB" w:rsidP="003367EB">
            <w:pPr>
              <w:jc w:val="center"/>
              <w:rPr>
                <w:rFonts w:cstheme="minorHAnsi"/>
                <w:szCs w:val="20"/>
              </w:rPr>
            </w:pPr>
          </w:p>
        </w:tc>
        <w:tc>
          <w:tcPr>
            <w:tcW w:w="1080" w:type="dxa"/>
          </w:tcPr>
          <w:p w14:paraId="4079F917" w14:textId="77777777" w:rsidR="003367EB" w:rsidRPr="00487927" w:rsidRDefault="003367EB" w:rsidP="003367EB">
            <w:pPr>
              <w:jc w:val="center"/>
              <w:rPr>
                <w:rFonts w:cstheme="minorHAnsi"/>
                <w:szCs w:val="20"/>
              </w:rPr>
            </w:pPr>
          </w:p>
        </w:tc>
        <w:tc>
          <w:tcPr>
            <w:tcW w:w="1080" w:type="dxa"/>
          </w:tcPr>
          <w:p w14:paraId="2255B129" w14:textId="77777777" w:rsidR="003367EB" w:rsidRPr="00487927" w:rsidRDefault="003367EB" w:rsidP="003367EB">
            <w:pPr>
              <w:jc w:val="center"/>
              <w:rPr>
                <w:rFonts w:cstheme="minorHAnsi"/>
                <w:szCs w:val="20"/>
              </w:rPr>
            </w:pPr>
          </w:p>
        </w:tc>
        <w:tc>
          <w:tcPr>
            <w:tcW w:w="1080" w:type="dxa"/>
          </w:tcPr>
          <w:p w14:paraId="4C7A4883" w14:textId="77777777" w:rsidR="003367EB" w:rsidRPr="00487927" w:rsidRDefault="003367EB" w:rsidP="003367EB">
            <w:pPr>
              <w:jc w:val="center"/>
              <w:rPr>
                <w:rFonts w:cstheme="minorHAnsi"/>
                <w:szCs w:val="20"/>
              </w:rPr>
            </w:pPr>
          </w:p>
        </w:tc>
        <w:tc>
          <w:tcPr>
            <w:tcW w:w="1080" w:type="dxa"/>
          </w:tcPr>
          <w:p w14:paraId="0A3CA289" w14:textId="77777777" w:rsidR="003367EB" w:rsidRPr="00487927" w:rsidRDefault="003367EB" w:rsidP="003367EB">
            <w:pPr>
              <w:jc w:val="center"/>
              <w:rPr>
                <w:rFonts w:cstheme="minorHAnsi"/>
                <w:szCs w:val="20"/>
              </w:rPr>
            </w:pPr>
          </w:p>
        </w:tc>
        <w:tc>
          <w:tcPr>
            <w:tcW w:w="1170" w:type="dxa"/>
          </w:tcPr>
          <w:p w14:paraId="5334062F"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E2C3CF" w14:textId="77777777" w:rsidTr="00D6639E">
        <w:tc>
          <w:tcPr>
            <w:tcW w:w="1255" w:type="dxa"/>
          </w:tcPr>
          <w:p w14:paraId="1D209A51" w14:textId="34DB8943" w:rsidR="003367EB" w:rsidRDefault="003367EB" w:rsidP="003367EB">
            <w:pPr>
              <w:jc w:val="center"/>
              <w:rPr>
                <w:szCs w:val="20"/>
              </w:rPr>
            </w:pPr>
            <w:r>
              <w:rPr>
                <w:szCs w:val="20"/>
              </w:rPr>
              <w:t>2009</w:t>
            </w:r>
            <w:r w:rsidRPr="00283A38">
              <w:rPr>
                <w:szCs w:val="20"/>
              </w:rPr>
              <w:t>_0</w:t>
            </w:r>
            <w:r>
              <w:rPr>
                <w:szCs w:val="20"/>
              </w:rPr>
              <w:t>2</w:t>
            </w:r>
          </w:p>
        </w:tc>
        <w:tc>
          <w:tcPr>
            <w:tcW w:w="1080" w:type="dxa"/>
          </w:tcPr>
          <w:p w14:paraId="06CCE51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D7CE6F6" w14:textId="77777777" w:rsidR="003367EB" w:rsidRPr="00487927" w:rsidRDefault="003367EB" w:rsidP="003367EB">
            <w:pPr>
              <w:jc w:val="center"/>
              <w:rPr>
                <w:rFonts w:cstheme="minorHAnsi"/>
                <w:szCs w:val="20"/>
              </w:rPr>
            </w:pPr>
          </w:p>
        </w:tc>
        <w:tc>
          <w:tcPr>
            <w:tcW w:w="1080" w:type="dxa"/>
          </w:tcPr>
          <w:p w14:paraId="3BB55C23" w14:textId="77777777" w:rsidR="003367EB" w:rsidRPr="00487927" w:rsidRDefault="003367EB" w:rsidP="003367EB">
            <w:pPr>
              <w:jc w:val="center"/>
              <w:rPr>
                <w:rFonts w:cstheme="minorHAnsi"/>
                <w:szCs w:val="20"/>
              </w:rPr>
            </w:pPr>
          </w:p>
        </w:tc>
        <w:tc>
          <w:tcPr>
            <w:tcW w:w="1080" w:type="dxa"/>
          </w:tcPr>
          <w:p w14:paraId="379C6C6E" w14:textId="77777777" w:rsidR="003367EB" w:rsidRPr="00487927" w:rsidRDefault="003367EB" w:rsidP="003367EB">
            <w:pPr>
              <w:jc w:val="center"/>
              <w:rPr>
                <w:rFonts w:cstheme="minorHAnsi"/>
                <w:szCs w:val="20"/>
              </w:rPr>
            </w:pPr>
          </w:p>
        </w:tc>
        <w:tc>
          <w:tcPr>
            <w:tcW w:w="1080" w:type="dxa"/>
          </w:tcPr>
          <w:p w14:paraId="06F876E8" w14:textId="77777777" w:rsidR="003367EB" w:rsidRPr="00487927" w:rsidRDefault="003367EB" w:rsidP="003367EB">
            <w:pPr>
              <w:jc w:val="center"/>
              <w:rPr>
                <w:rFonts w:cstheme="minorHAnsi"/>
                <w:szCs w:val="20"/>
              </w:rPr>
            </w:pPr>
          </w:p>
        </w:tc>
        <w:tc>
          <w:tcPr>
            <w:tcW w:w="1080" w:type="dxa"/>
          </w:tcPr>
          <w:p w14:paraId="04F64594" w14:textId="77777777" w:rsidR="003367EB" w:rsidRPr="00487927" w:rsidRDefault="003367EB" w:rsidP="003367EB">
            <w:pPr>
              <w:jc w:val="center"/>
              <w:rPr>
                <w:rFonts w:cstheme="minorHAnsi"/>
                <w:szCs w:val="20"/>
              </w:rPr>
            </w:pPr>
          </w:p>
        </w:tc>
        <w:tc>
          <w:tcPr>
            <w:tcW w:w="1170" w:type="dxa"/>
          </w:tcPr>
          <w:p w14:paraId="76D7E11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39BCE06" w14:textId="77777777" w:rsidTr="00D6639E">
        <w:tc>
          <w:tcPr>
            <w:tcW w:w="1255" w:type="dxa"/>
          </w:tcPr>
          <w:p w14:paraId="64A998A3" w14:textId="244A152D" w:rsidR="003367EB" w:rsidRPr="00283A38" w:rsidRDefault="003367EB" w:rsidP="003367EB">
            <w:pPr>
              <w:jc w:val="center"/>
              <w:rPr>
                <w:szCs w:val="20"/>
              </w:rPr>
            </w:pPr>
            <w:r>
              <w:rPr>
                <w:szCs w:val="20"/>
              </w:rPr>
              <w:t>2009</w:t>
            </w:r>
            <w:r w:rsidRPr="00283A38">
              <w:rPr>
                <w:szCs w:val="20"/>
              </w:rPr>
              <w:t>_0</w:t>
            </w:r>
            <w:r>
              <w:rPr>
                <w:szCs w:val="20"/>
              </w:rPr>
              <w:t>3</w:t>
            </w:r>
          </w:p>
        </w:tc>
        <w:tc>
          <w:tcPr>
            <w:tcW w:w="1080" w:type="dxa"/>
          </w:tcPr>
          <w:p w14:paraId="59518C3D" w14:textId="77777777" w:rsidR="003367EB" w:rsidRPr="00487927" w:rsidRDefault="003367EB" w:rsidP="003367EB">
            <w:pPr>
              <w:jc w:val="center"/>
              <w:rPr>
                <w:rFonts w:cstheme="minorHAnsi"/>
                <w:szCs w:val="20"/>
              </w:rPr>
            </w:pPr>
            <w:r w:rsidRPr="00283A38">
              <w:rPr>
                <w:rFonts w:cstheme="minorHAnsi"/>
                <w:szCs w:val="20"/>
              </w:rPr>
              <w:t>•</w:t>
            </w:r>
          </w:p>
        </w:tc>
        <w:tc>
          <w:tcPr>
            <w:tcW w:w="1080" w:type="dxa"/>
          </w:tcPr>
          <w:p w14:paraId="287DF700" w14:textId="77777777" w:rsidR="003367EB" w:rsidRPr="00487927" w:rsidRDefault="003367EB" w:rsidP="003367EB">
            <w:pPr>
              <w:jc w:val="center"/>
              <w:rPr>
                <w:rFonts w:cstheme="minorHAnsi"/>
                <w:szCs w:val="20"/>
              </w:rPr>
            </w:pPr>
          </w:p>
        </w:tc>
        <w:tc>
          <w:tcPr>
            <w:tcW w:w="1080" w:type="dxa"/>
          </w:tcPr>
          <w:p w14:paraId="037971A0" w14:textId="77777777" w:rsidR="003367EB" w:rsidRPr="00487927" w:rsidRDefault="003367EB" w:rsidP="003367EB">
            <w:pPr>
              <w:jc w:val="center"/>
              <w:rPr>
                <w:rFonts w:cstheme="minorHAnsi"/>
                <w:szCs w:val="20"/>
              </w:rPr>
            </w:pPr>
          </w:p>
        </w:tc>
        <w:tc>
          <w:tcPr>
            <w:tcW w:w="1080" w:type="dxa"/>
          </w:tcPr>
          <w:p w14:paraId="6508CA8F" w14:textId="77777777" w:rsidR="003367EB" w:rsidRPr="00487927" w:rsidRDefault="003367EB" w:rsidP="003367EB">
            <w:pPr>
              <w:jc w:val="center"/>
              <w:rPr>
                <w:rFonts w:cstheme="minorHAnsi"/>
                <w:szCs w:val="20"/>
              </w:rPr>
            </w:pPr>
          </w:p>
        </w:tc>
        <w:tc>
          <w:tcPr>
            <w:tcW w:w="1080" w:type="dxa"/>
          </w:tcPr>
          <w:p w14:paraId="1D4FBC13" w14:textId="77777777" w:rsidR="003367EB" w:rsidRPr="00487927" w:rsidRDefault="003367EB" w:rsidP="003367EB">
            <w:pPr>
              <w:jc w:val="center"/>
              <w:rPr>
                <w:rFonts w:cstheme="minorHAnsi"/>
                <w:szCs w:val="20"/>
              </w:rPr>
            </w:pPr>
          </w:p>
        </w:tc>
        <w:tc>
          <w:tcPr>
            <w:tcW w:w="1080" w:type="dxa"/>
          </w:tcPr>
          <w:p w14:paraId="16EEDC81" w14:textId="77777777" w:rsidR="003367EB" w:rsidRPr="00487927" w:rsidRDefault="003367EB" w:rsidP="003367EB">
            <w:pPr>
              <w:jc w:val="center"/>
              <w:rPr>
                <w:rFonts w:cstheme="minorHAnsi"/>
                <w:szCs w:val="20"/>
              </w:rPr>
            </w:pPr>
          </w:p>
        </w:tc>
        <w:tc>
          <w:tcPr>
            <w:tcW w:w="1170" w:type="dxa"/>
          </w:tcPr>
          <w:p w14:paraId="648DEBCC"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5B9E8483" w14:textId="77777777" w:rsidTr="00D6639E">
        <w:tc>
          <w:tcPr>
            <w:tcW w:w="1255" w:type="dxa"/>
          </w:tcPr>
          <w:p w14:paraId="7BCECC99" w14:textId="508D96F5" w:rsidR="003367EB" w:rsidRDefault="003367EB" w:rsidP="003367EB">
            <w:pPr>
              <w:jc w:val="center"/>
              <w:rPr>
                <w:szCs w:val="20"/>
              </w:rPr>
            </w:pPr>
            <w:r>
              <w:rPr>
                <w:szCs w:val="20"/>
              </w:rPr>
              <w:t>2010</w:t>
            </w:r>
            <w:r w:rsidRPr="00283A38">
              <w:rPr>
                <w:szCs w:val="20"/>
              </w:rPr>
              <w:t>_0</w:t>
            </w:r>
            <w:r>
              <w:rPr>
                <w:szCs w:val="20"/>
              </w:rPr>
              <w:t>1</w:t>
            </w:r>
          </w:p>
        </w:tc>
        <w:tc>
          <w:tcPr>
            <w:tcW w:w="1080" w:type="dxa"/>
          </w:tcPr>
          <w:p w14:paraId="478C1313"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3C4A5BA" w14:textId="77777777" w:rsidR="003367EB" w:rsidRPr="00487927" w:rsidRDefault="003367EB" w:rsidP="003367EB">
            <w:pPr>
              <w:jc w:val="center"/>
              <w:rPr>
                <w:rFonts w:cstheme="minorHAnsi"/>
                <w:szCs w:val="20"/>
              </w:rPr>
            </w:pPr>
          </w:p>
        </w:tc>
        <w:tc>
          <w:tcPr>
            <w:tcW w:w="1080" w:type="dxa"/>
          </w:tcPr>
          <w:p w14:paraId="0A16CB02" w14:textId="77777777" w:rsidR="003367EB" w:rsidRPr="00487927" w:rsidRDefault="003367EB" w:rsidP="003367EB">
            <w:pPr>
              <w:jc w:val="center"/>
              <w:rPr>
                <w:rFonts w:cstheme="minorHAnsi"/>
                <w:szCs w:val="20"/>
              </w:rPr>
            </w:pPr>
          </w:p>
        </w:tc>
        <w:tc>
          <w:tcPr>
            <w:tcW w:w="1080" w:type="dxa"/>
          </w:tcPr>
          <w:p w14:paraId="2776B790" w14:textId="77777777" w:rsidR="003367EB" w:rsidRPr="00487927" w:rsidRDefault="003367EB" w:rsidP="003367EB">
            <w:pPr>
              <w:jc w:val="center"/>
              <w:rPr>
                <w:rFonts w:cstheme="minorHAnsi"/>
                <w:szCs w:val="20"/>
              </w:rPr>
            </w:pPr>
          </w:p>
        </w:tc>
        <w:tc>
          <w:tcPr>
            <w:tcW w:w="1080" w:type="dxa"/>
          </w:tcPr>
          <w:p w14:paraId="106CCCC2" w14:textId="77777777" w:rsidR="003367EB" w:rsidRPr="00487927" w:rsidRDefault="003367EB" w:rsidP="003367EB">
            <w:pPr>
              <w:jc w:val="center"/>
              <w:rPr>
                <w:rFonts w:cstheme="minorHAnsi"/>
                <w:szCs w:val="20"/>
              </w:rPr>
            </w:pPr>
          </w:p>
        </w:tc>
        <w:tc>
          <w:tcPr>
            <w:tcW w:w="1080" w:type="dxa"/>
          </w:tcPr>
          <w:p w14:paraId="38F7DFDB" w14:textId="77777777" w:rsidR="003367EB" w:rsidRPr="00487927" w:rsidRDefault="003367EB" w:rsidP="003367EB">
            <w:pPr>
              <w:jc w:val="center"/>
              <w:rPr>
                <w:rFonts w:cstheme="minorHAnsi"/>
                <w:szCs w:val="20"/>
              </w:rPr>
            </w:pPr>
          </w:p>
        </w:tc>
        <w:tc>
          <w:tcPr>
            <w:tcW w:w="1170" w:type="dxa"/>
          </w:tcPr>
          <w:p w14:paraId="1853A2F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18A7C29" w14:textId="77777777" w:rsidTr="00D6639E">
        <w:tc>
          <w:tcPr>
            <w:tcW w:w="1255" w:type="dxa"/>
          </w:tcPr>
          <w:p w14:paraId="6B4E7FB0" w14:textId="01F8F046" w:rsidR="003367EB" w:rsidRDefault="003367EB" w:rsidP="003367EB">
            <w:pPr>
              <w:jc w:val="center"/>
              <w:rPr>
                <w:szCs w:val="20"/>
              </w:rPr>
            </w:pPr>
            <w:r>
              <w:rPr>
                <w:szCs w:val="20"/>
              </w:rPr>
              <w:t>2010</w:t>
            </w:r>
            <w:r w:rsidRPr="00283A38">
              <w:rPr>
                <w:szCs w:val="20"/>
              </w:rPr>
              <w:t>_0</w:t>
            </w:r>
            <w:r>
              <w:rPr>
                <w:szCs w:val="20"/>
              </w:rPr>
              <w:t>2</w:t>
            </w:r>
          </w:p>
        </w:tc>
        <w:tc>
          <w:tcPr>
            <w:tcW w:w="1080" w:type="dxa"/>
          </w:tcPr>
          <w:p w14:paraId="3D85649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1700297" w14:textId="77777777" w:rsidR="003367EB" w:rsidRPr="00487927" w:rsidRDefault="003367EB" w:rsidP="003367EB">
            <w:pPr>
              <w:jc w:val="center"/>
              <w:rPr>
                <w:rFonts w:cstheme="minorHAnsi"/>
                <w:szCs w:val="20"/>
              </w:rPr>
            </w:pPr>
          </w:p>
        </w:tc>
        <w:tc>
          <w:tcPr>
            <w:tcW w:w="1080" w:type="dxa"/>
          </w:tcPr>
          <w:p w14:paraId="012034A0" w14:textId="77777777" w:rsidR="003367EB" w:rsidRPr="00487927" w:rsidRDefault="003367EB" w:rsidP="003367EB">
            <w:pPr>
              <w:jc w:val="center"/>
              <w:rPr>
                <w:rFonts w:cstheme="minorHAnsi"/>
                <w:szCs w:val="20"/>
              </w:rPr>
            </w:pPr>
          </w:p>
        </w:tc>
        <w:tc>
          <w:tcPr>
            <w:tcW w:w="1080" w:type="dxa"/>
          </w:tcPr>
          <w:p w14:paraId="4B8F8277" w14:textId="77777777" w:rsidR="003367EB" w:rsidRPr="00487927" w:rsidRDefault="003367EB" w:rsidP="003367EB">
            <w:pPr>
              <w:jc w:val="center"/>
              <w:rPr>
                <w:rFonts w:cstheme="minorHAnsi"/>
                <w:szCs w:val="20"/>
              </w:rPr>
            </w:pPr>
          </w:p>
        </w:tc>
        <w:tc>
          <w:tcPr>
            <w:tcW w:w="1080" w:type="dxa"/>
          </w:tcPr>
          <w:p w14:paraId="5B8CECBE" w14:textId="77777777" w:rsidR="003367EB" w:rsidRPr="00487927" w:rsidRDefault="003367EB" w:rsidP="003367EB">
            <w:pPr>
              <w:jc w:val="center"/>
              <w:rPr>
                <w:rFonts w:cstheme="minorHAnsi"/>
                <w:szCs w:val="20"/>
              </w:rPr>
            </w:pPr>
          </w:p>
        </w:tc>
        <w:tc>
          <w:tcPr>
            <w:tcW w:w="1080" w:type="dxa"/>
          </w:tcPr>
          <w:p w14:paraId="48630E56" w14:textId="77777777" w:rsidR="003367EB" w:rsidRPr="00487927" w:rsidRDefault="003367EB" w:rsidP="003367EB">
            <w:pPr>
              <w:jc w:val="center"/>
              <w:rPr>
                <w:rFonts w:cstheme="minorHAnsi"/>
                <w:szCs w:val="20"/>
              </w:rPr>
            </w:pPr>
          </w:p>
        </w:tc>
        <w:tc>
          <w:tcPr>
            <w:tcW w:w="1170" w:type="dxa"/>
          </w:tcPr>
          <w:p w14:paraId="1B29E6D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8939711" w14:textId="77777777" w:rsidTr="00D6639E">
        <w:tc>
          <w:tcPr>
            <w:tcW w:w="1255" w:type="dxa"/>
          </w:tcPr>
          <w:p w14:paraId="28C9FC80" w14:textId="4B885D20" w:rsidR="003367EB" w:rsidRDefault="003367EB" w:rsidP="003367EB">
            <w:pPr>
              <w:jc w:val="center"/>
              <w:rPr>
                <w:szCs w:val="20"/>
              </w:rPr>
            </w:pPr>
            <w:r>
              <w:rPr>
                <w:szCs w:val="20"/>
              </w:rPr>
              <w:t>2010</w:t>
            </w:r>
            <w:r w:rsidRPr="00283A38">
              <w:rPr>
                <w:szCs w:val="20"/>
              </w:rPr>
              <w:t>_0</w:t>
            </w:r>
            <w:r>
              <w:rPr>
                <w:szCs w:val="20"/>
              </w:rPr>
              <w:t>3</w:t>
            </w:r>
          </w:p>
        </w:tc>
        <w:tc>
          <w:tcPr>
            <w:tcW w:w="1080" w:type="dxa"/>
          </w:tcPr>
          <w:p w14:paraId="67E8788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C652F41" w14:textId="77777777" w:rsidR="003367EB" w:rsidRPr="00487927" w:rsidRDefault="003367EB" w:rsidP="003367EB">
            <w:pPr>
              <w:jc w:val="center"/>
              <w:rPr>
                <w:rFonts w:cstheme="minorHAnsi"/>
                <w:szCs w:val="20"/>
              </w:rPr>
            </w:pPr>
          </w:p>
        </w:tc>
        <w:tc>
          <w:tcPr>
            <w:tcW w:w="1080" w:type="dxa"/>
          </w:tcPr>
          <w:p w14:paraId="30D2CABF" w14:textId="77777777" w:rsidR="003367EB" w:rsidRPr="00487927" w:rsidRDefault="003367EB" w:rsidP="003367EB">
            <w:pPr>
              <w:jc w:val="center"/>
              <w:rPr>
                <w:rFonts w:cstheme="minorHAnsi"/>
                <w:szCs w:val="20"/>
              </w:rPr>
            </w:pPr>
          </w:p>
        </w:tc>
        <w:tc>
          <w:tcPr>
            <w:tcW w:w="1080" w:type="dxa"/>
          </w:tcPr>
          <w:p w14:paraId="21B8DE13" w14:textId="77777777" w:rsidR="003367EB" w:rsidRPr="00487927" w:rsidRDefault="003367EB" w:rsidP="003367EB">
            <w:pPr>
              <w:jc w:val="center"/>
              <w:rPr>
                <w:rFonts w:cstheme="minorHAnsi"/>
                <w:szCs w:val="20"/>
              </w:rPr>
            </w:pPr>
          </w:p>
        </w:tc>
        <w:tc>
          <w:tcPr>
            <w:tcW w:w="1080" w:type="dxa"/>
          </w:tcPr>
          <w:p w14:paraId="4C2C4CD4" w14:textId="77777777" w:rsidR="003367EB" w:rsidRPr="00487927" w:rsidRDefault="003367EB" w:rsidP="003367EB">
            <w:pPr>
              <w:jc w:val="center"/>
              <w:rPr>
                <w:rFonts w:cstheme="minorHAnsi"/>
                <w:szCs w:val="20"/>
              </w:rPr>
            </w:pPr>
          </w:p>
        </w:tc>
        <w:tc>
          <w:tcPr>
            <w:tcW w:w="1080" w:type="dxa"/>
          </w:tcPr>
          <w:p w14:paraId="5A8C3742" w14:textId="77777777" w:rsidR="003367EB" w:rsidRPr="00487927" w:rsidRDefault="003367EB" w:rsidP="003367EB">
            <w:pPr>
              <w:jc w:val="center"/>
              <w:rPr>
                <w:rFonts w:cstheme="minorHAnsi"/>
                <w:szCs w:val="20"/>
              </w:rPr>
            </w:pPr>
          </w:p>
        </w:tc>
        <w:tc>
          <w:tcPr>
            <w:tcW w:w="1170" w:type="dxa"/>
          </w:tcPr>
          <w:p w14:paraId="5030BB70"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D7110AA" w14:textId="77777777" w:rsidTr="00D6639E">
        <w:tc>
          <w:tcPr>
            <w:tcW w:w="1255" w:type="dxa"/>
          </w:tcPr>
          <w:p w14:paraId="51177025" w14:textId="6C88FF5B" w:rsidR="003367EB" w:rsidRDefault="003367EB" w:rsidP="003367EB">
            <w:pPr>
              <w:jc w:val="center"/>
              <w:rPr>
                <w:szCs w:val="20"/>
              </w:rPr>
            </w:pPr>
            <w:r>
              <w:rPr>
                <w:szCs w:val="20"/>
              </w:rPr>
              <w:t>2010</w:t>
            </w:r>
            <w:r w:rsidRPr="00283A38">
              <w:rPr>
                <w:szCs w:val="20"/>
              </w:rPr>
              <w:t>_0</w:t>
            </w:r>
            <w:r>
              <w:rPr>
                <w:szCs w:val="20"/>
              </w:rPr>
              <w:t>4</w:t>
            </w:r>
          </w:p>
        </w:tc>
        <w:tc>
          <w:tcPr>
            <w:tcW w:w="1080" w:type="dxa"/>
          </w:tcPr>
          <w:p w14:paraId="0B3616C8"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514BA3E" w14:textId="77777777" w:rsidR="003367EB" w:rsidRPr="00487927" w:rsidRDefault="003367EB" w:rsidP="003367EB">
            <w:pPr>
              <w:jc w:val="center"/>
              <w:rPr>
                <w:rFonts w:cstheme="minorHAnsi"/>
                <w:szCs w:val="20"/>
              </w:rPr>
            </w:pPr>
          </w:p>
        </w:tc>
        <w:tc>
          <w:tcPr>
            <w:tcW w:w="1080" w:type="dxa"/>
          </w:tcPr>
          <w:p w14:paraId="7739B037" w14:textId="77777777" w:rsidR="003367EB" w:rsidRPr="00487927" w:rsidRDefault="003367EB" w:rsidP="003367EB">
            <w:pPr>
              <w:jc w:val="center"/>
              <w:rPr>
                <w:rFonts w:cstheme="minorHAnsi"/>
                <w:szCs w:val="20"/>
              </w:rPr>
            </w:pPr>
          </w:p>
        </w:tc>
        <w:tc>
          <w:tcPr>
            <w:tcW w:w="1080" w:type="dxa"/>
          </w:tcPr>
          <w:p w14:paraId="7B2A2A0F" w14:textId="77777777" w:rsidR="003367EB" w:rsidRPr="00487927" w:rsidRDefault="003367EB" w:rsidP="003367EB">
            <w:pPr>
              <w:jc w:val="center"/>
              <w:rPr>
                <w:rFonts w:cstheme="minorHAnsi"/>
                <w:szCs w:val="20"/>
              </w:rPr>
            </w:pPr>
          </w:p>
        </w:tc>
        <w:tc>
          <w:tcPr>
            <w:tcW w:w="1080" w:type="dxa"/>
          </w:tcPr>
          <w:p w14:paraId="1B9C79DD" w14:textId="77777777" w:rsidR="003367EB" w:rsidRPr="00487927" w:rsidRDefault="003367EB" w:rsidP="003367EB">
            <w:pPr>
              <w:jc w:val="center"/>
              <w:rPr>
                <w:rFonts w:cstheme="minorHAnsi"/>
                <w:szCs w:val="20"/>
              </w:rPr>
            </w:pPr>
          </w:p>
        </w:tc>
        <w:tc>
          <w:tcPr>
            <w:tcW w:w="1080" w:type="dxa"/>
          </w:tcPr>
          <w:p w14:paraId="5CFBC2DD" w14:textId="77777777" w:rsidR="003367EB" w:rsidRPr="00487927" w:rsidRDefault="003367EB" w:rsidP="003367EB">
            <w:pPr>
              <w:jc w:val="center"/>
              <w:rPr>
                <w:rFonts w:cstheme="minorHAnsi"/>
                <w:szCs w:val="20"/>
              </w:rPr>
            </w:pPr>
          </w:p>
        </w:tc>
        <w:tc>
          <w:tcPr>
            <w:tcW w:w="1170" w:type="dxa"/>
          </w:tcPr>
          <w:p w14:paraId="416F7F3D"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51B996F" w14:textId="77777777" w:rsidTr="00D6639E">
        <w:tc>
          <w:tcPr>
            <w:tcW w:w="1255" w:type="dxa"/>
          </w:tcPr>
          <w:p w14:paraId="5E984835" w14:textId="09EE79BC" w:rsidR="003367EB" w:rsidRDefault="003367EB" w:rsidP="003367EB">
            <w:pPr>
              <w:jc w:val="center"/>
              <w:rPr>
                <w:szCs w:val="20"/>
              </w:rPr>
            </w:pPr>
            <w:r>
              <w:rPr>
                <w:szCs w:val="20"/>
              </w:rPr>
              <w:t>2011</w:t>
            </w:r>
            <w:r w:rsidRPr="00283A38">
              <w:rPr>
                <w:szCs w:val="20"/>
              </w:rPr>
              <w:t>_0</w:t>
            </w:r>
            <w:r>
              <w:rPr>
                <w:szCs w:val="20"/>
              </w:rPr>
              <w:t>1</w:t>
            </w:r>
          </w:p>
        </w:tc>
        <w:tc>
          <w:tcPr>
            <w:tcW w:w="1080" w:type="dxa"/>
          </w:tcPr>
          <w:p w14:paraId="1316FB1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3AC438D" w14:textId="77777777" w:rsidR="003367EB" w:rsidRPr="00487927" w:rsidRDefault="003367EB" w:rsidP="003367EB">
            <w:pPr>
              <w:jc w:val="center"/>
              <w:rPr>
                <w:rFonts w:cstheme="minorHAnsi"/>
                <w:szCs w:val="20"/>
              </w:rPr>
            </w:pPr>
          </w:p>
        </w:tc>
        <w:tc>
          <w:tcPr>
            <w:tcW w:w="1080" w:type="dxa"/>
          </w:tcPr>
          <w:p w14:paraId="32A86505" w14:textId="77777777" w:rsidR="003367EB" w:rsidRPr="00487927" w:rsidRDefault="003367EB" w:rsidP="003367EB">
            <w:pPr>
              <w:jc w:val="center"/>
              <w:rPr>
                <w:rFonts w:cstheme="minorHAnsi"/>
                <w:szCs w:val="20"/>
              </w:rPr>
            </w:pPr>
          </w:p>
        </w:tc>
        <w:tc>
          <w:tcPr>
            <w:tcW w:w="1080" w:type="dxa"/>
          </w:tcPr>
          <w:p w14:paraId="013840C5" w14:textId="77777777" w:rsidR="003367EB" w:rsidRPr="00487927" w:rsidRDefault="003367EB" w:rsidP="003367EB">
            <w:pPr>
              <w:jc w:val="center"/>
              <w:rPr>
                <w:rFonts w:cstheme="minorHAnsi"/>
                <w:szCs w:val="20"/>
              </w:rPr>
            </w:pPr>
          </w:p>
        </w:tc>
        <w:tc>
          <w:tcPr>
            <w:tcW w:w="1080" w:type="dxa"/>
          </w:tcPr>
          <w:p w14:paraId="661971C6" w14:textId="77777777" w:rsidR="003367EB" w:rsidRPr="00487927" w:rsidRDefault="003367EB" w:rsidP="003367EB">
            <w:pPr>
              <w:jc w:val="center"/>
              <w:rPr>
                <w:rFonts w:cstheme="minorHAnsi"/>
                <w:szCs w:val="20"/>
              </w:rPr>
            </w:pPr>
          </w:p>
        </w:tc>
        <w:tc>
          <w:tcPr>
            <w:tcW w:w="1080" w:type="dxa"/>
          </w:tcPr>
          <w:p w14:paraId="792E9936" w14:textId="77777777" w:rsidR="003367EB" w:rsidRPr="00487927" w:rsidRDefault="003367EB" w:rsidP="003367EB">
            <w:pPr>
              <w:jc w:val="center"/>
              <w:rPr>
                <w:rFonts w:cstheme="minorHAnsi"/>
                <w:szCs w:val="20"/>
              </w:rPr>
            </w:pPr>
          </w:p>
        </w:tc>
        <w:tc>
          <w:tcPr>
            <w:tcW w:w="1170" w:type="dxa"/>
          </w:tcPr>
          <w:p w14:paraId="0BB8A19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DE32886" w14:textId="77777777" w:rsidTr="00D6639E">
        <w:tc>
          <w:tcPr>
            <w:tcW w:w="1255" w:type="dxa"/>
          </w:tcPr>
          <w:p w14:paraId="4EDA1C07" w14:textId="5D09321E" w:rsidR="003367EB" w:rsidRDefault="003367EB" w:rsidP="003367EB">
            <w:pPr>
              <w:jc w:val="center"/>
              <w:rPr>
                <w:szCs w:val="20"/>
              </w:rPr>
            </w:pPr>
            <w:r>
              <w:rPr>
                <w:szCs w:val="20"/>
              </w:rPr>
              <w:t>2011</w:t>
            </w:r>
            <w:r w:rsidRPr="00283A38">
              <w:rPr>
                <w:szCs w:val="20"/>
              </w:rPr>
              <w:t>_0</w:t>
            </w:r>
            <w:r>
              <w:rPr>
                <w:szCs w:val="20"/>
              </w:rPr>
              <w:t>2</w:t>
            </w:r>
          </w:p>
        </w:tc>
        <w:tc>
          <w:tcPr>
            <w:tcW w:w="1080" w:type="dxa"/>
          </w:tcPr>
          <w:p w14:paraId="2072172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F002FF" w14:textId="77777777" w:rsidR="003367EB" w:rsidRPr="00487927" w:rsidRDefault="003367EB" w:rsidP="003367EB">
            <w:pPr>
              <w:jc w:val="center"/>
              <w:rPr>
                <w:rFonts w:cstheme="minorHAnsi"/>
                <w:szCs w:val="20"/>
              </w:rPr>
            </w:pPr>
          </w:p>
        </w:tc>
        <w:tc>
          <w:tcPr>
            <w:tcW w:w="1080" w:type="dxa"/>
          </w:tcPr>
          <w:p w14:paraId="39AFCED3" w14:textId="77777777" w:rsidR="003367EB" w:rsidRPr="00487927" w:rsidRDefault="003367EB" w:rsidP="003367EB">
            <w:pPr>
              <w:jc w:val="center"/>
              <w:rPr>
                <w:rFonts w:cstheme="minorHAnsi"/>
                <w:szCs w:val="20"/>
              </w:rPr>
            </w:pPr>
          </w:p>
        </w:tc>
        <w:tc>
          <w:tcPr>
            <w:tcW w:w="1080" w:type="dxa"/>
          </w:tcPr>
          <w:p w14:paraId="289E347E" w14:textId="77777777" w:rsidR="003367EB" w:rsidRPr="00487927" w:rsidRDefault="003367EB" w:rsidP="003367EB">
            <w:pPr>
              <w:jc w:val="center"/>
              <w:rPr>
                <w:rFonts w:cstheme="minorHAnsi"/>
                <w:szCs w:val="20"/>
              </w:rPr>
            </w:pPr>
          </w:p>
        </w:tc>
        <w:tc>
          <w:tcPr>
            <w:tcW w:w="1080" w:type="dxa"/>
          </w:tcPr>
          <w:p w14:paraId="58509652" w14:textId="77777777" w:rsidR="003367EB" w:rsidRPr="00487927" w:rsidRDefault="003367EB" w:rsidP="003367EB">
            <w:pPr>
              <w:jc w:val="center"/>
              <w:rPr>
                <w:rFonts w:cstheme="minorHAnsi"/>
                <w:szCs w:val="20"/>
              </w:rPr>
            </w:pPr>
          </w:p>
        </w:tc>
        <w:tc>
          <w:tcPr>
            <w:tcW w:w="1080" w:type="dxa"/>
          </w:tcPr>
          <w:p w14:paraId="26A3ABBF" w14:textId="77777777" w:rsidR="003367EB" w:rsidRPr="00487927" w:rsidRDefault="003367EB" w:rsidP="003367EB">
            <w:pPr>
              <w:jc w:val="center"/>
              <w:rPr>
                <w:rFonts w:cstheme="minorHAnsi"/>
                <w:szCs w:val="20"/>
              </w:rPr>
            </w:pPr>
          </w:p>
        </w:tc>
        <w:tc>
          <w:tcPr>
            <w:tcW w:w="1170" w:type="dxa"/>
          </w:tcPr>
          <w:p w14:paraId="70007DB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6F934C2" w14:textId="77777777" w:rsidTr="00D6639E">
        <w:tc>
          <w:tcPr>
            <w:tcW w:w="1255" w:type="dxa"/>
          </w:tcPr>
          <w:p w14:paraId="6E96771E" w14:textId="280CF9CF" w:rsidR="003367EB" w:rsidRDefault="003367EB" w:rsidP="003367EB">
            <w:pPr>
              <w:jc w:val="center"/>
              <w:rPr>
                <w:szCs w:val="20"/>
              </w:rPr>
            </w:pPr>
            <w:r>
              <w:rPr>
                <w:szCs w:val="20"/>
              </w:rPr>
              <w:t>2011</w:t>
            </w:r>
            <w:r w:rsidRPr="00283A38">
              <w:rPr>
                <w:szCs w:val="20"/>
              </w:rPr>
              <w:t>_0</w:t>
            </w:r>
            <w:r>
              <w:rPr>
                <w:szCs w:val="20"/>
              </w:rPr>
              <w:t>3</w:t>
            </w:r>
          </w:p>
        </w:tc>
        <w:tc>
          <w:tcPr>
            <w:tcW w:w="1080" w:type="dxa"/>
          </w:tcPr>
          <w:p w14:paraId="1D649CF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E61B93" w14:textId="77777777" w:rsidR="003367EB" w:rsidRPr="00487927" w:rsidRDefault="003367EB" w:rsidP="003367EB">
            <w:pPr>
              <w:jc w:val="center"/>
              <w:rPr>
                <w:rFonts w:cstheme="minorHAnsi"/>
                <w:szCs w:val="20"/>
              </w:rPr>
            </w:pPr>
          </w:p>
        </w:tc>
        <w:tc>
          <w:tcPr>
            <w:tcW w:w="1080" w:type="dxa"/>
          </w:tcPr>
          <w:p w14:paraId="11BCB590" w14:textId="77777777" w:rsidR="003367EB" w:rsidRPr="00487927" w:rsidRDefault="003367EB" w:rsidP="003367EB">
            <w:pPr>
              <w:jc w:val="center"/>
              <w:rPr>
                <w:rFonts w:cstheme="minorHAnsi"/>
                <w:szCs w:val="20"/>
              </w:rPr>
            </w:pPr>
          </w:p>
        </w:tc>
        <w:tc>
          <w:tcPr>
            <w:tcW w:w="1080" w:type="dxa"/>
          </w:tcPr>
          <w:p w14:paraId="0F8E2304" w14:textId="77777777" w:rsidR="003367EB" w:rsidRPr="00487927" w:rsidRDefault="003367EB" w:rsidP="003367EB">
            <w:pPr>
              <w:jc w:val="center"/>
              <w:rPr>
                <w:rFonts w:cstheme="minorHAnsi"/>
                <w:szCs w:val="20"/>
              </w:rPr>
            </w:pPr>
          </w:p>
        </w:tc>
        <w:tc>
          <w:tcPr>
            <w:tcW w:w="1080" w:type="dxa"/>
          </w:tcPr>
          <w:p w14:paraId="5AE211CA" w14:textId="77777777" w:rsidR="003367EB" w:rsidRPr="00487927" w:rsidRDefault="003367EB" w:rsidP="003367EB">
            <w:pPr>
              <w:jc w:val="center"/>
              <w:rPr>
                <w:rFonts w:cstheme="minorHAnsi"/>
                <w:szCs w:val="20"/>
              </w:rPr>
            </w:pPr>
          </w:p>
        </w:tc>
        <w:tc>
          <w:tcPr>
            <w:tcW w:w="1080" w:type="dxa"/>
          </w:tcPr>
          <w:p w14:paraId="2DD15B35" w14:textId="77777777" w:rsidR="003367EB" w:rsidRPr="00487927" w:rsidRDefault="003367EB" w:rsidP="003367EB">
            <w:pPr>
              <w:jc w:val="center"/>
              <w:rPr>
                <w:rFonts w:cstheme="minorHAnsi"/>
                <w:szCs w:val="20"/>
              </w:rPr>
            </w:pPr>
          </w:p>
        </w:tc>
        <w:tc>
          <w:tcPr>
            <w:tcW w:w="1170" w:type="dxa"/>
          </w:tcPr>
          <w:p w14:paraId="53A4DE8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55B0A1E" w14:textId="77777777" w:rsidTr="00D6639E">
        <w:tc>
          <w:tcPr>
            <w:tcW w:w="1255" w:type="dxa"/>
          </w:tcPr>
          <w:p w14:paraId="5169E944" w14:textId="532BE8B8" w:rsidR="003367EB" w:rsidRDefault="003367EB" w:rsidP="003367EB">
            <w:pPr>
              <w:jc w:val="center"/>
              <w:rPr>
                <w:szCs w:val="20"/>
              </w:rPr>
            </w:pPr>
            <w:r>
              <w:rPr>
                <w:szCs w:val="20"/>
              </w:rPr>
              <w:t>2012</w:t>
            </w:r>
            <w:r w:rsidRPr="00283A38">
              <w:rPr>
                <w:szCs w:val="20"/>
              </w:rPr>
              <w:t>_0</w:t>
            </w:r>
            <w:r>
              <w:rPr>
                <w:szCs w:val="20"/>
              </w:rPr>
              <w:t>1</w:t>
            </w:r>
          </w:p>
        </w:tc>
        <w:tc>
          <w:tcPr>
            <w:tcW w:w="1080" w:type="dxa"/>
          </w:tcPr>
          <w:p w14:paraId="6726BA08"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BBA710" w14:textId="77777777" w:rsidR="003367EB" w:rsidRPr="00487927" w:rsidRDefault="003367EB" w:rsidP="003367EB">
            <w:pPr>
              <w:jc w:val="center"/>
              <w:rPr>
                <w:rFonts w:cstheme="minorHAnsi"/>
                <w:szCs w:val="20"/>
              </w:rPr>
            </w:pPr>
          </w:p>
        </w:tc>
        <w:tc>
          <w:tcPr>
            <w:tcW w:w="1080" w:type="dxa"/>
          </w:tcPr>
          <w:p w14:paraId="6104E8B4" w14:textId="77777777" w:rsidR="003367EB" w:rsidRPr="00487927" w:rsidRDefault="003367EB" w:rsidP="003367EB">
            <w:pPr>
              <w:jc w:val="center"/>
              <w:rPr>
                <w:rFonts w:cstheme="minorHAnsi"/>
                <w:szCs w:val="20"/>
              </w:rPr>
            </w:pPr>
          </w:p>
        </w:tc>
        <w:tc>
          <w:tcPr>
            <w:tcW w:w="1080" w:type="dxa"/>
          </w:tcPr>
          <w:p w14:paraId="14601DB5" w14:textId="77777777" w:rsidR="003367EB" w:rsidRPr="00487927" w:rsidRDefault="003367EB" w:rsidP="003367EB">
            <w:pPr>
              <w:jc w:val="center"/>
              <w:rPr>
                <w:rFonts w:cstheme="minorHAnsi"/>
                <w:szCs w:val="20"/>
              </w:rPr>
            </w:pPr>
          </w:p>
        </w:tc>
        <w:tc>
          <w:tcPr>
            <w:tcW w:w="1080" w:type="dxa"/>
          </w:tcPr>
          <w:p w14:paraId="466053D6" w14:textId="77777777" w:rsidR="003367EB" w:rsidRPr="00487927" w:rsidRDefault="003367EB" w:rsidP="003367EB">
            <w:pPr>
              <w:jc w:val="center"/>
              <w:rPr>
                <w:rFonts w:cstheme="minorHAnsi"/>
                <w:szCs w:val="20"/>
              </w:rPr>
            </w:pPr>
          </w:p>
        </w:tc>
        <w:tc>
          <w:tcPr>
            <w:tcW w:w="1080" w:type="dxa"/>
          </w:tcPr>
          <w:p w14:paraId="787D2396" w14:textId="77777777" w:rsidR="003367EB" w:rsidRPr="00487927" w:rsidRDefault="003367EB" w:rsidP="003367EB">
            <w:pPr>
              <w:jc w:val="center"/>
              <w:rPr>
                <w:rFonts w:cstheme="minorHAnsi"/>
                <w:szCs w:val="20"/>
              </w:rPr>
            </w:pPr>
          </w:p>
        </w:tc>
        <w:tc>
          <w:tcPr>
            <w:tcW w:w="1170" w:type="dxa"/>
          </w:tcPr>
          <w:p w14:paraId="73CB327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F10CF2E" w14:textId="77777777" w:rsidTr="00D6639E">
        <w:tc>
          <w:tcPr>
            <w:tcW w:w="1255" w:type="dxa"/>
          </w:tcPr>
          <w:p w14:paraId="209FFE7C" w14:textId="1D51EB18" w:rsidR="003367EB" w:rsidRDefault="003367EB" w:rsidP="003367EB">
            <w:pPr>
              <w:jc w:val="center"/>
              <w:rPr>
                <w:szCs w:val="20"/>
              </w:rPr>
            </w:pPr>
            <w:r>
              <w:rPr>
                <w:szCs w:val="20"/>
              </w:rPr>
              <w:t>2012</w:t>
            </w:r>
            <w:r w:rsidRPr="00283A38">
              <w:rPr>
                <w:szCs w:val="20"/>
              </w:rPr>
              <w:t>_0</w:t>
            </w:r>
            <w:r>
              <w:rPr>
                <w:szCs w:val="20"/>
              </w:rPr>
              <w:t>2</w:t>
            </w:r>
          </w:p>
        </w:tc>
        <w:tc>
          <w:tcPr>
            <w:tcW w:w="1080" w:type="dxa"/>
          </w:tcPr>
          <w:p w14:paraId="34F2AFD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D51A2CD" w14:textId="77777777" w:rsidR="003367EB" w:rsidRPr="00487927" w:rsidRDefault="003367EB" w:rsidP="003367EB">
            <w:pPr>
              <w:jc w:val="center"/>
              <w:rPr>
                <w:rFonts w:cstheme="minorHAnsi"/>
                <w:szCs w:val="20"/>
              </w:rPr>
            </w:pPr>
          </w:p>
        </w:tc>
        <w:tc>
          <w:tcPr>
            <w:tcW w:w="1080" w:type="dxa"/>
          </w:tcPr>
          <w:p w14:paraId="1FDF736F" w14:textId="77777777" w:rsidR="003367EB" w:rsidRPr="00487927" w:rsidRDefault="003367EB" w:rsidP="003367EB">
            <w:pPr>
              <w:jc w:val="center"/>
              <w:rPr>
                <w:rFonts w:cstheme="minorHAnsi"/>
                <w:szCs w:val="20"/>
              </w:rPr>
            </w:pPr>
          </w:p>
        </w:tc>
        <w:tc>
          <w:tcPr>
            <w:tcW w:w="1080" w:type="dxa"/>
          </w:tcPr>
          <w:p w14:paraId="5A5C1E72" w14:textId="77777777" w:rsidR="003367EB" w:rsidRPr="00487927" w:rsidRDefault="003367EB" w:rsidP="003367EB">
            <w:pPr>
              <w:jc w:val="center"/>
              <w:rPr>
                <w:rFonts w:cstheme="minorHAnsi"/>
                <w:szCs w:val="20"/>
              </w:rPr>
            </w:pPr>
          </w:p>
        </w:tc>
        <w:tc>
          <w:tcPr>
            <w:tcW w:w="1080" w:type="dxa"/>
          </w:tcPr>
          <w:p w14:paraId="1B08F34D" w14:textId="77777777" w:rsidR="003367EB" w:rsidRPr="00487927" w:rsidRDefault="003367EB" w:rsidP="003367EB">
            <w:pPr>
              <w:jc w:val="center"/>
              <w:rPr>
                <w:rFonts w:cstheme="minorHAnsi"/>
                <w:szCs w:val="20"/>
              </w:rPr>
            </w:pPr>
          </w:p>
        </w:tc>
        <w:tc>
          <w:tcPr>
            <w:tcW w:w="1080" w:type="dxa"/>
          </w:tcPr>
          <w:p w14:paraId="416A9C6D" w14:textId="77777777" w:rsidR="003367EB" w:rsidRPr="00487927" w:rsidRDefault="003367EB" w:rsidP="003367EB">
            <w:pPr>
              <w:jc w:val="center"/>
              <w:rPr>
                <w:rFonts w:cstheme="minorHAnsi"/>
                <w:szCs w:val="20"/>
              </w:rPr>
            </w:pPr>
          </w:p>
        </w:tc>
        <w:tc>
          <w:tcPr>
            <w:tcW w:w="1170" w:type="dxa"/>
          </w:tcPr>
          <w:p w14:paraId="31FFD81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4FB32C7" w14:textId="77777777" w:rsidTr="00D6639E">
        <w:tc>
          <w:tcPr>
            <w:tcW w:w="1255" w:type="dxa"/>
          </w:tcPr>
          <w:p w14:paraId="02E8EABC" w14:textId="32B91093" w:rsidR="003367EB" w:rsidRDefault="003367EB" w:rsidP="003367EB">
            <w:pPr>
              <w:jc w:val="center"/>
              <w:rPr>
                <w:szCs w:val="20"/>
              </w:rPr>
            </w:pPr>
            <w:r>
              <w:rPr>
                <w:szCs w:val="20"/>
              </w:rPr>
              <w:t>2012</w:t>
            </w:r>
            <w:r w:rsidRPr="00283A38">
              <w:rPr>
                <w:szCs w:val="20"/>
              </w:rPr>
              <w:t>_0</w:t>
            </w:r>
            <w:r>
              <w:rPr>
                <w:szCs w:val="20"/>
              </w:rPr>
              <w:t>3</w:t>
            </w:r>
          </w:p>
        </w:tc>
        <w:tc>
          <w:tcPr>
            <w:tcW w:w="1080" w:type="dxa"/>
          </w:tcPr>
          <w:p w14:paraId="3C81EBA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F3AA988" w14:textId="77777777" w:rsidR="003367EB" w:rsidRPr="00487927" w:rsidRDefault="003367EB" w:rsidP="003367EB">
            <w:pPr>
              <w:jc w:val="center"/>
              <w:rPr>
                <w:rFonts w:cstheme="minorHAnsi"/>
                <w:szCs w:val="20"/>
              </w:rPr>
            </w:pPr>
          </w:p>
        </w:tc>
        <w:tc>
          <w:tcPr>
            <w:tcW w:w="1080" w:type="dxa"/>
          </w:tcPr>
          <w:p w14:paraId="6886AFE7" w14:textId="77777777" w:rsidR="003367EB" w:rsidRPr="00487927" w:rsidRDefault="003367EB" w:rsidP="003367EB">
            <w:pPr>
              <w:jc w:val="center"/>
              <w:rPr>
                <w:rFonts w:cstheme="minorHAnsi"/>
                <w:szCs w:val="20"/>
              </w:rPr>
            </w:pPr>
          </w:p>
        </w:tc>
        <w:tc>
          <w:tcPr>
            <w:tcW w:w="1080" w:type="dxa"/>
          </w:tcPr>
          <w:p w14:paraId="12172788" w14:textId="77777777" w:rsidR="003367EB" w:rsidRPr="00487927" w:rsidRDefault="003367EB" w:rsidP="003367EB">
            <w:pPr>
              <w:jc w:val="center"/>
              <w:rPr>
                <w:rFonts w:cstheme="minorHAnsi"/>
                <w:szCs w:val="20"/>
              </w:rPr>
            </w:pPr>
          </w:p>
        </w:tc>
        <w:tc>
          <w:tcPr>
            <w:tcW w:w="1080" w:type="dxa"/>
          </w:tcPr>
          <w:p w14:paraId="1D54547D" w14:textId="77777777" w:rsidR="003367EB" w:rsidRPr="00487927" w:rsidRDefault="003367EB" w:rsidP="003367EB">
            <w:pPr>
              <w:jc w:val="center"/>
              <w:rPr>
                <w:rFonts w:cstheme="minorHAnsi"/>
                <w:szCs w:val="20"/>
              </w:rPr>
            </w:pPr>
          </w:p>
        </w:tc>
        <w:tc>
          <w:tcPr>
            <w:tcW w:w="1080" w:type="dxa"/>
          </w:tcPr>
          <w:p w14:paraId="473A0F35" w14:textId="77777777" w:rsidR="003367EB" w:rsidRPr="00487927" w:rsidRDefault="003367EB" w:rsidP="003367EB">
            <w:pPr>
              <w:jc w:val="center"/>
              <w:rPr>
                <w:rFonts w:cstheme="minorHAnsi"/>
                <w:szCs w:val="20"/>
              </w:rPr>
            </w:pPr>
          </w:p>
        </w:tc>
        <w:tc>
          <w:tcPr>
            <w:tcW w:w="1170" w:type="dxa"/>
          </w:tcPr>
          <w:p w14:paraId="19664F4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72530074" w14:textId="77777777" w:rsidTr="00D6639E">
        <w:tc>
          <w:tcPr>
            <w:tcW w:w="1255" w:type="dxa"/>
          </w:tcPr>
          <w:p w14:paraId="33D7BEAE" w14:textId="076AF307" w:rsidR="003367EB" w:rsidRDefault="003367EB" w:rsidP="003367EB">
            <w:pPr>
              <w:jc w:val="center"/>
              <w:rPr>
                <w:szCs w:val="20"/>
              </w:rPr>
            </w:pPr>
            <w:r>
              <w:rPr>
                <w:szCs w:val="20"/>
              </w:rPr>
              <w:t>2012</w:t>
            </w:r>
            <w:r w:rsidRPr="00283A38">
              <w:rPr>
                <w:szCs w:val="20"/>
              </w:rPr>
              <w:t>_0</w:t>
            </w:r>
            <w:r>
              <w:rPr>
                <w:szCs w:val="20"/>
              </w:rPr>
              <w:t>4</w:t>
            </w:r>
          </w:p>
        </w:tc>
        <w:tc>
          <w:tcPr>
            <w:tcW w:w="1080" w:type="dxa"/>
          </w:tcPr>
          <w:p w14:paraId="76BAF08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CA94FCA" w14:textId="77777777" w:rsidR="003367EB" w:rsidRPr="00487927" w:rsidRDefault="003367EB" w:rsidP="003367EB">
            <w:pPr>
              <w:jc w:val="center"/>
              <w:rPr>
                <w:rFonts w:cstheme="minorHAnsi"/>
                <w:szCs w:val="20"/>
              </w:rPr>
            </w:pPr>
          </w:p>
        </w:tc>
        <w:tc>
          <w:tcPr>
            <w:tcW w:w="1080" w:type="dxa"/>
          </w:tcPr>
          <w:p w14:paraId="0666EACD" w14:textId="77777777" w:rsidR="003367EB" w:rsidRPr="00487927" w:rsidRDefault="003367EB" w:rsidP="003367EB">
            <w:pPr>
              <w:jc w:val="center"/>
              <w:rPr>
                <w:rFonts w:cstheme="minorHAnsi"/>
                <w:szCs w:val="20"/>
              </w:rPr>
            </w:pPr>
          </w:p>
        </w:tc>
        <w:tc>
          <w:tcPr>
            <w:tcW w:w="1080" w:type="dxa"/>
          </w:tcPr>
          <w:p w14:paraId="354A7C09" w14:textId="77777777" w:rsidR="003367EB" w:rsidRPr="00487927" w:rsidRDefault="003367EB" w:rsidP="003367EB">
            <w:pPr>
              <w:jc w:val="center"/>
              <w:rPr>
                <w:rFonts w:cstheme="minorHAnsi"/>
                <w:szCs w:val="20"/>
              </w:rPr>
            </w:pPr>
          </w:p>
        </w:tc>
        <w:tc>
          <w:tcPr>
            <w:tcW w:w="1080" w:type="dxa"/>
          </w:tcPr>
          <w:p w14:paraId="05853CA4" w14:textId="77777777" w:rsidR="003367EB" w:rsidRPr="00487927" w:rsidRDefault="003367EB" w:rsidP="003367EB">
            <w:pPr>
              <w:jc w:val="center"/>
              <w:rPr>
                <w:rFonts w:cstheme="minorHAnsi"/>
                <w:szCs w:val="20"/>
              </w:rPr>
            </w:pPr>
          </w:p>
        </w:tc>
        <w:tc>
          <w:tcPr>
            <w:tcW w:w="1080" w:type="dxa"/>
          </w:tcPr>
          <w:p w14:paraId="63740B1C" w14:textId="77777777" w:rsidR="003367EB" w:rsidRPr="00487927" w:rsidRDefault="003367EB" w:rsidP="003367EB">
            <w:pPr>
              <w:jc w:val="center"/>
              <w:rPr>
                <w:rFonts w:cstheme="minorHAnsi"/>
                <w:szCs w:val="20"/>
              </w:rPr>
            </w:pPr>
          </w:p>
        </w:tc>
        <w:tc>
          <w:tcPr>
            <w:tcW w:w="1170" w:type="dxa"/>
          </w:tcPr>
          <w:p w14:paraId="75DB1F7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0A6926B" w14:textId="77777777" w:rsidTr="00D6639E">
        <w:tc>
          <w:tcPr>
            <w:tcW w:w="1255" w:type="dxa"/>
          </w:tcPr>
          <w:p w14:paraId="75455574" w14:textId="0FCC5DE8" w:rsidR="003367EB" w:rsidRDefault="003367EB" w:rsidP="003367EB">
            <w:pPr>
              <w:jc w:val="center"/>
              <w:rPr>
                <w:szCs w:val="20"/>
              </w:rPr>
            </w:pPr>
            <w:r>
              <w:rPr>
                <w:szCs w:val="20"/>
              </w:rPr>
              <w:t>2012</w:t>
            </w:r>
            <w:r w:rsidRPr="00283A38">
              <w:rPr>
                <w:szCs w:val="20"/>
              </w:rPr>
              <w:t>_0</w:t>
            </w:r>
            <w:r>
              <w:rPr>
                <w:szCs w:val="20"/>
              </w:rPr>
              <w:t>5</w:t>
            </w:r>
          </w:p>
        </w:tc>
        <w:tc>
          <w:tcPr>
            <w:tcW w:w="1080" w:type="dxa"/>
          </w:tcPr>
          <w:p w14:paraId="7FEC31F5"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34576B9" w14:textId="77777777" w:rsidR="003367EB" w:rsidRPr="00487927" w:rsidRDefault="003367EB" w:rsidP="003367EB">
            <w:pPr>
              <w:jc w:val="center"/>
              <w:rPr>
                <w:rFonts w:cstheme="minorHAnsi"/>
                <w:szCs w:val="20"/>
              </w:rPr>
            </w:pPr>
          </w:p>
        </w:tc>
        <w:tc>
          <w:tcPr>
            <w:tcW w:w="1080" w:type="dxa"/>
          </w:tcPr>
          <w:p w14:paraId="3AE84E48" w14:textId="77777777" w:rsidR="003367EB" w:rsidRPr="00487927" w:rsidRDefault="003367EB" w:rsidP="003367EB">
            <w:pPr>
              <w:jc w:val="center"/>
              <w:rPr>
                <w:rFonts w:cstheme="minorHAnsi"/>
                <w:szCs w:val="20"/>
              </w:rPr>
            </w:pPr>
          </w:p>
        </w:tc>
        <w:tc>
          <w:tcPr>
            <w:tcW w:w="1080" w:type="dxa"/>
          </w:tcPr>
          <w:p w14:paraId="7D0FE709" w14:textId="77777777" w:rsidR="003367EB" w:rsidRPr="00487927" w:rsidRDefault="003367EB" w:rsidP="003367EB">
            <w:pPr>
              <w:jc w:val="center"/>
              <w:rPr>
                <w:rFonts w:cstheme="minorHAnsi"/>
                <w:szCs w:val="20"/>
              </w:rPr>
            </w:pPr>
          </w:p>
        </w:tc>
        <w:tc>
          <w:tcPr>
            <w:tcW w:w="1080" w:type="dxa"/>
          </w:tcPr>
          <w:p w14:paraId="661F3E07" w14:textId="77777777" w:rsidR="003367EB" w:rsidRPr="00487927" w:rsidRDefault="003367EB" w:rsidP="003367EB">
            <w:pPr>
              <w:jc w:val="center"/>
              <w:rPr>
                <w:rFonts w:cstheme="minorHAnsi"/>
                <w:szCs w:val="20"/>
              </w:rPr>
            </w:pPr>
          </w:p>
        </w:tc>
        <w:tc>
          <w:tcPr>
            <w:tcW w:w="1080" w:type="dxa"/>
          </w:tcPr>
          <w:p w14:paraId="579B72D3" w14:textId="77777777" w:rsidR="003367EB" w:rsidRPr="00487927" w:rsidRDefault="003367EB" w:rsidP="003367EB">
            <w:pPr>
              <w:jc w:val="center"/>
              <w:rPr>
                <w:rFonts w:cstheme="minorHAnsi"/>
                <w:szCs w:val="20"/>
              </w:rPr>
            </w:pPr>
          </w:p>
        </w:tc>
        <w:tc>
          <w:tcPr>
            <w:tcW w:w="1170" w:type="dxa"/>
          </w:tcPr>
          <w:p w14:paraId="0190F22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E45513E" w14:textId="77777777" w:rsidTr="00D6639E">
        <w:tc>
          <w:tcPr>
            <w:tcW w:w="1255" w:type="dxa"/>
          </w:tcPr>
          <w:p w14:paraId="014BDAF5" w14:textId="322334BB" w:rsidR="003367EB" w:rsidRDefault="003367EB" w:rsidP="003367EB">
            <w:pPr>
              <w:jc w:val="center"/>
              <w:rPr>
                <w:szCs w:val="20"/>
              </w:rPr>
            </w:pPr>
            <w:r>
              <w:rPr>
                <w:szCs w:val="20"/>
              </w:rPr>
              <w:t>2012</w:t>
            </w:r>
            <w:r w:rsidRPr="00283A38">
              <w:rPr>
                <w:szCs w:val="20"/>
              </w:rPr>
              <w:t>_0</w:t>
            </w:r>
            <w:r>
              <w:rPr>
                <w:szCs w:val="20"/>
              </w:rPr>
              <w:t>6</w:t>
            </w:r>
          </w:p>
        </w:tc>
        <w:tc>
          <w:tcPr>
            <w:tcW w:w="1080" w:type="dxa"/>
          </w:tcPr>
          <w:p w14:paraId="561B9DF1"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C86F9D5" w14:textId="77777777" w:rsidR="003367EB" w:rsidRPr="00487927" w:rsidRDefault="003367EB" w:rsidP="003367EB">
            <w:pPr>
              <w:jc w:val="center"/>
              <w:rPr>
                <w:rFonts w:cstheme="minorHAnsi"/>
                <w:szCs w:val="20"/>
              </w:rPr>
            </w:pPr>
          </w:p>
        </w:tc>
        <w:tc>
          <w:tcPr>
            <w:tcW w:w="1080" w:type="dxa"/>
          </w:tcPr>
          <w:p w14:paraId="612B54D1" w14:textId="77777777" w:rsidR="003367EB" w:rsidRPr="00487927" w:rsidRDefault="003367EB" w:rsidP="003367EB">
            <w:pPr>
              <w:jc w:val="center"/>
              <w:rPr>
                <w:rFonts w:cstheme="minorHAnsi"/>
                <w:szCs w:val="20"/>
              </w:rPr>
            </w:pPr>
          </w:p>
        </w:tc>
        <w:tc>
          <w:tcPr>
            <w:tcW w:w="1080" w:type="dxa"/>
          </w:tcPr>
          <w:p w14:paraId="5661BA41" w14:textId="77777777" w:rsidR="003367EB" w:rsidRPr="00487927" w:rsidRDefault="003367EB" w:rsidP="003367EB">
            <w:pPr>
              <w:jc w:val="center"/>
              <w:rPr>
                <w:rFonts w:cstheme="minorHAnsi"/>
                <w:szCs w:val="20"/>
              </w:rPr>
            </w:pPr>
          </w:p>
        </w:tc>
        <w:tc>
          <w:tcPr>
            <w:tcW w:w="1080" w:type="dxa"/>
          </w:tcPr>
          <w:p w14:paraId="7E3331C4" w14:textId="77777777" w:rsidR="003367EB" w:rsidRPr="00487927" w:rsidRDefault="003367EB" w:rsidP="003367EB">
            <w:pPr>
              <w:jc w:val="center"/>
              <w:rPr>
                <w:rFonts w:cstheme="minorHAnsi"/>
                <w:szCs w:val="20"/>
              </w:rPr>
            </w:pPr>
          </w:p>
        </w:tc>
        <w:tc>
          <w:tcPr>
            <w:tcW w:w="1080" w:type="dxa"/>
          </w:tcPr>
          <w:p w14:paraId="0D092A76" w14:textId="77777777" w:rsidR="003367EB" w:rsidRPr="00487927" w:rsidRDefault="003367EB" w:rsidP="003367EB">
            <w:pPr>
              <w:jc w:val="center"/>
              <w:rPr>
                <w:rFonts w:cstheme="minorHAnsi"/>
                <w:szCs w:val="20"/>
              </w:rPr>
            </w:pPr>
          </w:p>
        </w:tc>
        <w:tc>
          <w:tcPr>
            <w:tcW w:w="1170" w:type="dxa"/>
          </w:tcPr>
          <w:p w14:paraId="33AEA6E4"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F17AD29" w14:textId="77777777" w:rsidTr="00D6639E">
        <w:tc>
          <w:tcPr>
            <w:tcW w:w="1255" w:type="dxa"/>
          </w:tcPr>
          <w:p w14:paraId="3168E04A" w14:textId="30FBA67A" w:rsidR="003367EB" w:rsidRPr="00283A38" w:rsidRDefault="003367EB" w:rsidP="003367EB">
            <w:pPr>
              <w:jc w:val="center"/>
              <w:rPr>
                <w:szCs w:val="20"/>
              </w:rPr>
            </w:pPr>
            <w:r>
              <w:rPr>
                <w:szCs w:val="20"/>
              </w:rPr>
              <w:t>2012</w:t>
            </w:r>
            <w:r w:rsidRPr="00283A38">
              <w:rPr>
                <w:szCs w:val="20"/>
              </w:rPr>
              <w:t>_0</w:t>
            </w:r>
            <w:r>
              <w:rPr>
                <w:szCs w:val="20"/>
              </w:rPr>
              <w:t>7</w:t>
            </w:r>
          </w:p>
        </w:tc>
        <w:tc>
          <w:tcPr>
            <w:tcW w:w="1080" w:type="dxa"/>
          </w:tcPr>
          <w:p w14:paraId="1F71378C" w14:textId="77777777" w:rsidR="003367EB" w:rsidRPr="00487927" w:rsidRDefault="003367EB" w:rsidP="003367EB">
            <w:pPr>
              <w:jc w:val="center"/>
              <w:rPr>
                <w:rFonts w:cstheme="minorHAnsi"/>
                <w:szCs w:val="20"/>
              </w:rPr>
            </w:pPr>
            <w:r w:rsidRPr="00283A38">
              <w:rPr>
                <w:rFonts w:cstheme="minorHAnsi"/>
                <w:szCs w:val="20"/>
              </w:rPr>
              <w:t>•</w:t>
            </w:r>
          </w:p>
        </w:tc>
        <w:tc>
          <w:tcPr>
            <w:tcW w:w="1080" w:type="dxa"/>
          </w:tcPr>
          <w:p w14:paraId="556CC655" w14:textId="77777777" w:rsidR="003367EB" w:rsidRPr="00487927" w:rsidRDefault="003367EB" w:rsidP="003367EB">
            <w:pPr>
              <w:jc w:val="center"/>
              <w:rPr>
                <w:rFonts w:cstheme="minorHAnsi"/>
                <w:szCs w:val="20"/>
              </w:rPr>
            </w:pPr>
          </w:p>
        </w:tc>
        <w:tc>
          <w:tcPr>
            <w:tcW w:w="1080" w:type="dxa"/>
          </w:tcPr>
          <w:p w14:paraId="490187DD" w14:textId="77777777" w:rsidR="003367EB" w:rsidRPr="00487927" w:rsidRDefault="003367EB" w:rsidP="003367EB">
            <w:pPr>
              <w:jc w:val="center"/>
              <w:rPr>
                <w:rFonts w:cstheme="minorHAnsi"/>
                <w:szCs w:val="20"/>
              </w:rPr>
            </w:pPr>
          </w:p>
        </w:tc>
        <w:tc>
          <w:tcPr>
            <w:tcW w:w="1080" w:type="dxa"/>
          </w:tcPr>
          <w:p w14:paraId="5AC61315" w14:textId="77777777" w:rsidR="003367EB" w:rsidRPr="00487927" w:rsidRDefault="003367EB" w:rsidP="003367EB">
            <w:pPr>
              <w:jc w:val="center"/>
              <w:rPr>
                <w:rFonts w:cstheme="minorHAnsi"/>
                <w:szCs w:val="20"/>
              </w:rPr>
            </w:pPr>
          </w:p>
        </w:tc>
        <w:tc>
          <w:tcPr>
            <w:tcW w:w="1080" w:type="dxa"/>
          </w:tcPr>
          <w:p w14:paraId="7BD6F8BF" w14:textId="77777777" w:rsidR="003367EB" w:rsidRPr="00487927" w:rsidRDefault="003367EB" w:rsidP="003367EB">
            <w:pPr>
              <w:jc w:val="center"/>
              <w:rPr>
                <w:rFonts w:cstheme="minorHAnsi"/>
                <w:szCs w:val="20"/>
              </w:rPr>
            </w:pPr>
          </w:p>
        </w:tc>
        <w:tc>
          <w:tcPr>
            <w:tcW w:w="1080" w:type="dxa"/>
          </w:tcPr>
          <w:p w14:paraId="0111BBB7" w14:textId="77777777" w:rsidR="003367EB" w:rsidRPr="00487927" w:rsidRDefault="003367EB" w:rsidP="003367EB">
            <w:pPr>
              <w:jc w:val="center"/>
              <w:rPr>
                <w:rFonts w:cstheme="minorHAnsi"/>
                <w:szCs w:val="20"/>
              </w:rPr>
            </w:pPr>
          </w:p>
        </w:tc>
        <w:tc>
          <w:tcPr>
            <w:tcW w:w="1170" w:type="dxa"/>
          </w:tcPr>
          <w:p w14:paraId="205B0691" w14:textId="77777777" w:rsidR="003367EB" w:rsidRPr="00487927" w:rsidRDefault="003367EB" w:rsidP="003367EB">
            <w:pPr>
              <w:jc w:val="center"/>
              <w:rPr>
                <w:rFonts w:cstheme="minorHAnsi"/>
                <w:szCs w:val="20"/>
              </w:rPr>
            </w:pPr>
            <w:r w:rsidRPr="00283A38">
              <w:rPr>
                <w:rFonts w:cstheme="minorHAnsi"/>
                <w:szCs w:val="20"/>
              </w:rPr>
              <w:t>•</w:t>
            </w:r>
          </w:p>
        </w:tc>
      </w:tr>
      <w:tr w:rsidR="003367EB" w:rsidRPr="00487927" w14:paraId="38D1EEF9" w14:textId="77777777" w:rsidTr="00D6639E">
        <w:tc>
          <w:tcPr>
            <w:tcW w:w="1255" w:type="dxa"/>
          </w:tcPr>
          <w:p w14:paraId="2A5AE3FC" w14:textId="4F00613B" w:rsidR="003367EB" w:rsidRDefault="003367EB" w:rsidP="003367EB">
            <w:pPr>
              <w:jc w:val="center"/>
              <w:rPr>
                <w:szCs w:val="20"/>
              </w:rPr>
            </w:pPr>
            <w:r>
              <w:rPr>
                <w:szCs w:val="20"/>
              </w:rPr>
              <w:t>2013</w:t>
            </w:r>
            <w:r w:rsidRPr="00283A38">
              <w:rPr>
                <w:szCs w:val="20"/>
              </w:rPr>
              <w:t>_0</w:t>
            </w:r>
            <w:r>
              <w:rPr>
                <w:szCs w:val="20"/>
              </w:rPr>
              <w:t>1</w:t>
            </w:r>
          </w:p>
        </w:tc>
        <w:tc>
          <w:tcPr>
            <w:tcW w:w="1080" w:type="dxa"/>
          </w:tcPr>
          <w:p w14:paraId="7BE913D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ABCC8B" w14:textId="77777777" w:rsidR="003367EB" w:rsidRPr="00487927" w:rsidRDefault="003367EB" w:rsidP="003367EB">
            <w:pPr>
              <w:jc w:val="center"/>
              <w:rPr>
                <w:rFonts w:cstheme="minorHAnsi"/>
                <w:szCs w:val="20"/>
              </w:rPr>
            </w:pPr>
          </w:p>
        </w:tc>
        <w:tc>
          <w:tcPr>
            <w:tcW w:w="1080" w:type="dxa"/>
          </w:tcPr>
          <w:p w14:paraId="54D2C072" w14:textId="77777777" w:rsidR="003367EB" w:rsidRPr="00487927" w:rsidRDefault="003367EB" w:rsidP="003367EB">
            <w:pPr>
              <w:jc w:val="center"/>
              <w:rPr>
                <w:rFonts w:cstheme="minorHAnsi"/>
                <w:szCs w:val="20"/>
              </w:rPr>
            </w:pPr>
          </w:p>
        </w:tc>
        <w:tc>
          <w:tcPr>
            <w:tcW w:w="1080" w:type="dxa"/>
          </w:tcPr>
          <w:p w14:paraId="342DA7FC" w14:textId="77777777" w:rsidR="003367EB" w:rsidRPr="00487927" w:rsidRDefault="003367EB" w:rsidP="003367EB">
            <w:pPr>
              <w:jc w:val="center"/>
              <w:rPr>
                <w:rFonts w:cstheme="minorHAnsi"/>
                <w:szCs w:val="20"/>
              </w:rPr>
            </w:pPr>
          </w:p>
        </w:tc>
        <w:tc>
          <w:tcPr>
            <w:tcW w:w="1080" w:type="dxa"/>
          </w:tcPr>
          <w:p w14:paraId="56924ED4" w14:textId="77777777" w:rsidR="003367EB" w:rsidRPr="00487927" w:rsidRDefault="003367EB" w:rsidP="003367EB">
            <w:pPr>
              <w:jc w:val="center"/>
              <w:rPr>
                <w:rFonts w:cstheme="minorHAnsi"/>
                <w:szCs w:val="20"/>
              </w:rPr>
            </w:pPr>
          </w:p>
        </w:tc>
        <w:tc>
          <w:tcPr>
            <w:tcW w:w="1080" w:type="dxa"/>
          </w:tcPr>
          <w:p w14:paraId="45E70484" w14:textId="77777777" w:rsidR="003367EB" w:rsidRPr="00487927" w:rsidRDefault="003367EB" w:rsidP="003367EB">
            <w:pPr>
              <w:jc w:val="center"/>
              <w:rPr>
                <w:rFonts w:cstheme="minorHAnsi"/>
                <w:szCs w:val="20"/>
              </w:rPr>
            </w:pPr>
          </w:p>
        </w:tc>
        <w:tc>
          <w:tcPr>
            <w:tcW w:w="1170" w:type="dxa"/>
          </w:tcPr>
          <w:p w14:paraId="4AA50C3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1E46B50" w14:textId="77777777" w:rsidTr="00D6639E">
        <w:tc>
          <w:tcPr>
            <w:tcW w:w="1255" w:type="dxa"/>
          </w:tcPr>
          <w:p w14:paraId="68C99641" w14:textId="2C994603" w:rsidR="003367EB" w:rsidRDefault="003367EB" w:rsidP="003367EB">
            <w:pPr>
              <w:jc w:val="center"/>
              <w:rPr>
                <w:szCs w:val="20"/>
              </w:rPr>
            </w:pPr>
            <w:r>
              <w:rPr>
                <w:szCs w:val="20"/>
              </w:rPr>
              <w:t>2013</w:t>
            </w:r>
            <w:r w:rsidRPr="00283A38">
              <w:rPr>
                <w:szCs w:val="20"/>
              </w:rPr>
              <w:t>_0</w:t>
            </w:r>
            <w:r>
              <w:rPr>
                <w:szCs w:val="20"/>
              </w:rPr>
              <w:t>2</w:t>
            </w:r>
          </w:p>
        </w:tc>
        <w:tc>
          <w:tcPr>
            <w:tcW w:w="1080" w:type="dxa"/>
          </w:tcPr>
          <w:p w14:paraId="1896269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3541732" w14:textId="77777777" w:rsidR="003367EB" w:rsidRPr="00487927" w:rsidRDefault="003367EB" w:rsidP="003367EB">
            <w:pPr>
              <w:jc w:val="center"/>
              <w:rPr>
                <w:rFonts w:cstheme="minorHAnsi"/>
                <w:szCs w:val="20"/>
              </w:rPr>
            </w:pPr>
          </w:p>
        </w:tc>
        <w:tc>
          <w:tcPr>
            <w:tcW w:w="1080" w:type="dxa"/>
          </w:tcPr>
          <w:p w14:paraId="5C0AC1EA" w14:textId="77777777" w:rsidR="003367EB" w:rsidRPr="00487927" w:rsidRDefault="003367EB" w:rsidP="003367EB">
            <w:pPr>
              <w:jc w:val="center"/>
              <w:rPr>
                <w:rFonts w:cstheme="minorHAnsi"/>
                <w:szCs w:val="20"/>
              </w:rPr>
            </w:pPr>
          </w:p>
        </w:tc>
        <w:tc>
          <w:tcPr>
            <w:tcW w:w="1080" w:type="dxa"/>
          </w:tcPr>
          <w:p w14:paraId="23BE054D" w14:textId="77777777" w:rsidR="003367EB" w:rsidRPr="00487927" w:rsidRDefault="003367EB" w:rsidP="003367EB">
            <w:pPr>
              <w:jc w:val="center"/>
              <w:rPr>
                <w:rFonts w:cstheme="minorHAnsi"/>
                <w:szCs w:val="20"/>
              </w:rPr>
            </w:pPr>
          </w:p>
        </w:tc>
        <w:tc>
          <w:tcPr>
            <w:tcW w:w="1080" w:type="dxa"/>
          </w:tcPr>
          <w:p w14:paraId="4BDE25E7" w14:textId="77777777" w:rsidR="003367EB" w:rsidRPr="00487927" w:rsidRDefault="003367EB" w:rsidP="003367EB">
            <w:pPr>
              <w:jc w:val="center"/>
              <w:rPr>
                <w:rFonts w:cstheme="minorHAnsi"/>
                <w:szCs w:val="20"/>
              </w:rPr>
            </w:pPr>
          </w:p>
        </w:tc>
        <w:tc>
          <w:tcPr>
            <w:tcW w:w="1080" w:type="dxa"/>
          </w:tcPr>
          <w:p w14:paraId="2460DAF9" w14:textId="77777777" w:rsidR="003367EB" w:rsidRPr="00487927" w:rsidRDefault="003367EB" w:rsidP="003367EB">
            <w:pPr>
              <w:jc w:val="center"/>
              <w:rPr>
                <w:rFonts w:cstheme="minorHAnsi"/>
                <w:szCs w:val="20"/>
              </w:rPr>
            </w:pPr>
          </w:p>
        </w:tc>
        <w:tc>
          <w:tcPr>
            <w:tcW w:w="1170" w:type="dxa"/>
          </w:tcPr>
          <w:p w14:paraId="32BD43F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7E00AD4" w14:textId="77777777" w:rsidTr="00D6639E">
        <w:tc>
          <w:tcPr>
            <w:tcW w:w="1255" w:type="dxa"/>
          </w:tcPr>
          <w:p w14:paraId="52F5B214" w14:textId="4B0EBF47" w:rsidR="003367EB" w:rsidRDefault="003367EB" w:rsidP="003367EB">
            <w:pPr>
              <w:jc w:val="center"/>
              <w:rPr>
                <w:szCs w:val="20"/>
              </w:rPr>
            </w:pPr>
            <w:r>
              <w:rPr>
                <w:szCs w:val="20"/>
              </w:rPr>
              <w:t>2013</w:t>
            </w:r>
            <w:r w:rsidRPr="00283A38">
              <w:rPr>
                <w:szCs w:val="20"/>
              </w:rPr>
              <w:t>_0</w:t>
            </w:r>
            <w:r>
              <w:rPr>
                <w:szCs w:val="20"/>
              </w:rPr>
              <w:t>3</w:t>
            </w:r>
          </w:p>
        </w:tc>
        <w:tc>
          <w:tcPr>
            <w:tcW w:w="1080" w:type="dxa"/>
          </w:tcPr>
          <w:p w14:paraId="36BD9730"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25DD1D3" w14:textId="77777777" w:rsidR="003367EB" w:rsidRPr="00487927" w:rsidRDefault="003367EB" w:rsidP="003367EB">
            <w:pPr>
              <w:jc w:val="center"/>
              <w:rPr>
                <w:rFonts w:cstheme="minorHAnsi"/>
                <w:szCs w:val="20"/>
              </w:rPr>
            </w:pPr>
          </w:p>
        </w:tc>
        <w:tc>
          <w:tcPr>
            <w:tcW w:w="1080" w:type="dxa"/>
          </w:tcPr>
          <w:p w14:paraId="044746C6" w14:textId="77777777" w:rsidR="003367EB" w:rsidRPr="00487927" w:rsidRDefault="003367EB" w:rsidP="003367EB">
            <w:pPr>
              <w:jc w:val="center"/>
              <w:rPr>
                <w:rFonts w:cstheme="minorHAnsi"/>
                <w:szCs w:val="20"/>
              </w:rPr>
            </w:pPr>
          </w:p>
        </w:tc>
        <w:tc>
          <w:tcPr>
            <w:tcW w:w="1080" w:type="dxa"/>
          </w:tcPr>
          <w:p w14:paraId="3D72D978" w14:textId="77777777" w:rsidR="003367EB" w:rsidRPr="00487927" w:rsidRDefault="003367EB" w:rsidP="003367EB">
            <w:pPr>
              <w:jc w:val="center"/>
              <w:rPr>
                <w:rFonts w:cstheme="minorHAnsi"/>
                <w:szCs w:val="20"/>
              </w:rPr>
            </w:pPr>
          </w:p>
        </w:tc>
        <w:tc>
          <w:tcPr>
            <w:tcW w:w="1080" w:type="dxa"/>
          </w:tcPr>
          <w:p w14:paraId="7A0DABA1" w14:textId="77777777" w:rsidR="003367EB" w:rsidRPr="00487927" w:rsidRDefault="003367EB" w:rsidP="003367EB">
            <w:pPr>
              <w:jc w:val="center"/>
              <w:rPr>
                <w:rFonts w:cstheme="minorHAnsi"/>
                <w:szCs w:val="20"/>
              </w:rPr>
            </w:pPr>
          </w:p>
        </w:tc>
        <w:tc>
          <w:tcPr>
            <w:tcW w:w="1080" w:type="dxa"/>
          </w:tcPr>
          <w:p w14:paraId="797E33EC" w14:textId="77777777" w:rsidR="003367EB" w:rsidRPr="00487927" w:rsidRDefault="003367EB" w:rsidP="003367EB">
            <w:pPr>
              <w:jc w:val="center"/>
              <w:rPr>
                <w:rFonts w:cstheme="minorHAnsi"/>
                <w:szCs w:val="20"/>
              </w:rPr>
            </w:pPr>
          </w:p>
        </w:tc>
        <w:tc>
          <w:tcPr>
            <w:tcW w:w="1170" w:type="dxa"/>
          </w:tcPr>
          <w:p w14:paraId="799AEF6C"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571E0B7" w14:textId="77777777" w:rsidTr="00D6639E">
        <w:tc>
          <w:tcPr>
            <w:tcW w:w="1255" w:type="dxa"/>
          </w:tcPr>
          <w:p w14:paraId="790C45F2" w14:textId="0B71FCCA" w:rsidR="003367EB" w:rsidRDefault="003367EB" w:rsidP="003367EB">
            <w:pPr>
              <w:jc w:val="center"/>
              <w:rPr>
                <w:szCs w:val="20"/>
              </w:rPr>
            </w:pPr>
            <w:r>
              <w:rPr>
                <w:szCs w:val="20"/>
              </w:rPr>
              <w:t>2014</w:t>
            </w:r>
            <w:r w:rsidRPr="00283A38">
              <w:rPr>
                <w:szCs w:val="20"/>
              </w:rPr>
              <w:t>_0</w:t>
            </w:r>
            <w:r>
              <w:rPr>
                <w:szCs w:val="20"/>
              </w:rPr>
              <w:t>1</w:t>
            </w:r>
          </w:p>
        </w:tc>
        <w:tc>
          <w:tcPr>
            <w:tcW w:w="1080" w:type="dxa"/>
          </w:tcPr>
          <w:p w14:paraId="66E45A6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16E4889" w14:textId="77777777" w:rsidR="003367EB" w:rsidRPr="00487927" w:rsidRDefault="003367EB" w:rsidP="003367EB">
            <w:pPr>
              <w:jc w:val="center"/>
              <w:rPr>
                <w:rFonts w:cstheme="minorHAnsi"/>
                <w:szCs w:val="20"/>
              </w:rPr>
            </w:pPr>
          </w:p>
        </w:tc>
        <w:tc>
          <w:tcPr>
            <w:tcW w:w="1080" w:type="dxa"/>
          </w:tcPr>
          <w:p w14:paraId="5EE1A568" w14:textId="77777777" w:rsidR="003367EB" w:rsidRPr="00487927" w:rsidRDefault="003367EB" w:rsidP="003367EB">
            <w:pPr>
              <w:jc w:val="center"/>
              <w:rPr>
                <w:rFonts w:cstheme="minorHAnsi"/>
                <w:szCs w:val="20"/>
              </w:rPr>
            </w:pPr>
          </w:p>
        </w:tc>
        <w:tc>
          <w:tcPr>
            <w:tcW w:w="1080" w:type="dxa"/>
          </w:tcPr>
          <w:p w14:paraId="1193675E" w14:textId="77777777" w:rsidR="003367EB" w:rsidRPr="00487927" w:rsidRDefault="003367EB" w:rsidP="003367EB">
            <w:pPr>
              <w:jc w:val="center"/>
              <w:rPr>
                <w:rFonts w:cstheme="minorHAnsi"/>
                <w:szCs w:val="20"/>
              </w:rPr>
            </w:pPr>
          </w:p>
        </w:tc>
        <w:tc>
          <w:tcPr>
            <w:tcW w:w="1080" w:type="dxa"/>
          </w:tcPr>
          <w:p w14:paraId="5EF139CB" w14:textId="77777777" w:rsidR="003367EB" w:rsidRPr="00487927" w:rsidRDefault="003367EB" w:rsidP="003367EB">
            <w:pPr>
              <w:jc w:val="center"/>
              <w:rPr>
                <w:rFonts w:cstheme="minorHAnsi"/>
                <w:szCs w:val="20"/>
              </w:rPr>
            </w:pPr>
          </w:p>
        </w:tc>
        <w:tc>
          <w:tcPr>
            <w:tcW w:w="1080" w:type="dxa"/>
          </w:tcPr>
          <w:p w14:paraId="674306DF" w14:textId="77777777" w:rsidR="003367EB" w:rsidRPr="00487927" w:rsidRDefault="003367EB" w:rsidP="003367EB">
            <w:pPr>
              <w:jc w:val="center"/>
              <w:rPr>
                <w:rFonts w:cstheme="minorHAnsi"/>
                <w:szCs w:val="20"/>
              </w:rPr>
            </w:pPr>
          </w:p>
        </w:tc>
        <w:tc>
          <w:tcPr>
            <w:tcW w:w="1170" w:type="dxa"/>
          </w:tcPr>
          <w:p w14:paraId="116B88F5"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39F6BC6F" w14:textId="77777777" w:rsidTr="00D6639E">
        <w:tc>
          <w:tcPr>
            <w:tcW w:w="1255" w:type="dxa"/>
          </w:tcPr>
          <w:p w14:paraId="5CC6B1C8" w14:textId="661071BB" w:rsidR="003367EB" w:rsidRDefault="003367EB" w:rsidP="003367EB">
            <w:pPr>
              <w:jc w:val="center"/>
              <w:rPr>
                <w:szCs w:val="20"/>
              </w:rPr>
            </w:pPr>
            <w:r>
              <w:rPr>
                <w:szCs w:val="20"/>
              </w:rPr>
              <w:t>2014</w:t>
            </w:r>
            <w:r w:rsidRPr="00283A38">
              <w:rPr>
                <w:szCs w:val="20"/>
              </w:rPr>
              <w:t>_0</w:t>
            </w:r>
            <w:r>
              <w:rPr>
                <w:szCs w:val="20"/>
              </w:rPr>
              <w:t>2</w:t>
            </w:r>
          </w:p>
        </w:tc>
        <w:tc>
          <w:tcPr>
            <w:tcW w:w="1080" w:type="dxa"/>
          </w:tcPr>
          <w:p w14:paraId="4D9F35AC"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FDAF687" w14:textId="77777777" w:rsidR="003367EB" w:rsidRPr="00487927" w:rsidRDefault="003367EB" w:rsidP="003367EB">
            <w:pPr>
              <w:jc w:val="center"/>
              <w:rPr>
                <w:rFonts w:cstheme="minorHAnsi"/>
                <w:szCs w:val="20"/>
              </w:rPr>
            </w:pPr>
          </w:p>
        </w:tc>
        <w:tc>
          <w:tcPr>
            <w:tcW w:w="1080" w:type="dxa"/>
          </w:tcPr>
          <w:p w14:paraId="3E307A3A" w14:textId="77777777" w:rsidR="003367EB" w:rsidRPr="00487927" w:rsidRDefault="003367EB" w:rsidP="003367EB">
            <w:pPr>
              <w:jc w:val="center"/>
              <w:rPr>
                <w:rFonts w:cstheme="minorHAnsi"/>
                <w:szCs w:val="20"/>
              </w:rPr>
            </w:pPr>
          </w:p>
        </w:tc>
        <w:tc>
          <w:tcPr>
            <w:tcW w:w="1080" w:type="dxa"/>
          </w:tcPr>
          <w:p w14:paraId="64CDCD2C" w14:textId="77777777" w:rsidR="003367EB" w:rsidRPr="00487927" w:rsidRDefault="003367EB" w:rsidP="003367EB">
            <w:pPr>
              <w:jc w:val="center"/>
              <w:rPr>
                <w:rFonts w:cstheme="minorHAnsi"/>
                <w:szCs w:val="20"/>
              </w:rPr>
            </w:pPr>
          </w:p>
        </w:tc>
        <w:tc>
          <w:tcPr>
            <w:tcW w:w="1080" w:type="dxa"/>
          </w:tcPr>
          <w:p w14:paraId="4645037A" w14:textId="77777777" w:rsidR="003367EB" w:rsidRPr="00487927" w:rsidRDefault="003367EB" w:rsidP="003367EB">
            <w:pPr>
              <w:jc w:val="center"/>
              <w:rPr>
                <w:rFonts w:cstheme="minorHAnsi"/>
                <w:szCs w:val="20"/>
              </w:rPr>
            </w:pPr>
          </w:p>
        </w:tc>
        <w:tc>
          <w:tcPr>
            <w:tcW w:w="1080" w:type="dxa"/>
          </w:tcPr>
          <w:p w14:paraId="60A327C6" w14:textId="77777777" w:rsidR="003367EB" w:rsidRPr="00487927" w:rsidRDefault="003367EB" w:rsidP="003367EB">
            <w:pPr>
              <w:jc w:val="center"/>
              <w:rPr>
                <w:rFonts w:cstheme="minorHAnsi"/>
                <w:szCs w:val="20"/>
              </w:rPr>
            </w:pPr>
          </w:p>
        </w:tc>
        <w:tc>
          <w:tcPr>
            <w:tcW w:w="1170" w:type="dxa"/>
          </w:tcPr>
          <w:p w14:paraId="6E39C991"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64D3A556" w14:textId="77777777" w:rsidTr="00D6639E">
        <w:tc>
          <w:tcPr>
            <w:tcW w:w="1255" w:type="dxa"/>
          </w:tcPr>
          <w:p w14:paraId="49A7B26F" w14:textId="0B59CF6C" w:rsidR="003367EB" w:rsidRDefault="003367EB" w:rsidP="003367EB">
            <w:pPr>
              <w:jc w:val="center"/>
              <w:rPr>
                <w:szCs w:val="20"/>
              </w:rPr>
            </w:pPr>
            <w:r>
              <w:rPr>
                <w:szCs w:val="20"/>
              </w:rPr>
              <w:t>2015</w:t>
            </w:r>
            <w:r w:rsidRPr="00283A38">
              <w:rPr>
                <w:szCs w:val="20"/>
              </w:rPr>
              <w:t>_0</w:t>
            </w:r>
            <w:r>
              <w:rPr>
                <w:szCs w:val="20"/>
              </w:rPr>
              <w:t>1</w:t>
            </w:r>
          </w:p>
        </w:tc>
        <w:tc>
          <w:tcPr>
            <w:tcW w:w="1080" w:type="dxa"/>
          </w:tcPr>
          <w:p w14:paraId="41752A6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46E9C38F" w14:textId="77777777" w:rsidR="003367EB" w:rsidRPr="00487927" w:rsidRDefault="003367EB" w:rsidP="003367EB">
            <w:pPr>
              <w:jc w:val="center"/>
              <w:rPr>
                <w:rFonts w:cstheme="minorHAnsi"/>
                <w:szCs w:val="20"/>
              </w:rPr>
            </w:pPr>
          </w:p>
        </w:tc>
        <w:tc>
          <w:tcPr>
            <w:tcW w:w="1080" w:type="dxa"/>
          </w:tcPr>
          <w:p w14:paraId="1100199F" w14:textId="77777777" w:rsidR="003367EB" w:rsidRPr="00487927" w:rsidRDefault="003367EB" w:rsidP="003367EB">
            <w:pPr>
              <w:jc w:val="center"/>
              <w:rPr>
                <w:rFonts w:cstheme="minorHAnsi"/>
                <w:szCs w:val="20"/>
              </w:rPr>
            </w:pPr>
          </w:p>
        </w:tc>
        <w:tc>
          <w:tcPr>
            <w:tcW w:w="1080" w:type="dxa"/>
          </w:tcPr>
          <w:p w14:paraId="4BE3A5FA" w14:textId="77777777" w:rsidR="003367EB" w:rsidRPr="00487927" w:rsidRDefault="003367EB" w:rsidP="003367EB">
            <w:pPr>
              <w:jc w:val="center"/>
              <w:rPr>
                <w:rFonts w:cstheme="minorHAnsi"/>
                <w:szCs w:val="20"/>
              </w:rPr>
            </w:pPr>
          </w:p>
        </w:tc>
        <w:tc>
          <w:tcPr>
            <w:tcW w:w="1080" w:type="dxa"/>
          </w:tcPr>
          <w:p w14:paraId="77635104" w14:textId="77777777" w:rsidR="003367EB" w:rsidRPr="00487927" w:rsidRDefault="003367EB" w:rsidP="003367EB">
            <w:pPr>
              <w:jc w:val="center"/>
              <w:rPr>
                <w:rFonts w:cstheme="minorHAnsi"/>
                <w:szCs w:val="20"/>
              </w:rPr>
            </w:pPr>
          </w:p>
        </w:tc>
        <w:tc>
          <w:tcPr>
            <w:tcW w:w="1080" w:type="dxa"/>
          </w:tcPr>
          <w:p w14:paraId="3828078E" w14:textId="77777777" w:rsidR="003367EB" w:rsidRPr="00487927" w:rsidRDefault="003367EB" w:rsidP="003367EB">
            <w:pPr>
              <w:jc w:val="center"/>
              <w:rPr>
                <w:rFonts w:cstheme="minorHAnsi"/>
                <w:szCs w:val="20"/>
              </w:rPr>
            </w:pPr>
          </w:p>
        </w:tc>
        <w:tc>
          <w:tcPr>
            <w:tcW w:w="1170" w:type="dxa"/>
          </w:tcPr>
          <w:p w14:paraId="72B6AB3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877B60A" w14:textId="77777777" w:rsidTr="00D6639E">
        <w:tc>
          <w:tcPr>
            <w:tcW w:w="1255" w:type="dxa"/>
          </w:tcPr>
          <w:p w14:paraId="267AC95B" w14:textId="20FF961B" w:rsidR="003367EB" w:rsidRDefault="003367EB" w:rsidP="003367EB">
            <w:pPr>
              <w:jc w:val="center"/>
              <w:rPr>
                <w:szCs w:val="20"/>
              </w:rPr>
            </w:pPr>
            <w:r>
              <w:rPr>
                <w:szCs w:val="20"/>
              </w:rPr>
              <w:t>2015</w:t>
            </w:r>
            <w:r w:rsidRPr="00283A38">
              <w:rPr>
                <w:szCs w:val="20"/>
              </w:rPr>
              <w:t>_0</w:t>
            </w:r>
            <w:r>
              <w:rPr>
                <w:szCs w:val="20"/>
              </w:rPr>
              <w:t>2</w:t>
            </w:r>
          </w:p>
        </w:tc>
        <w:tc>
          <w:tcPr>
            <w:tcW w:w="1080" w:type="dxa"/>
          </w:tcPr>
          <w:p w14:paraId="4F8B7E3A"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5764C91" w14:textId="77777777" w:rsidR="003367EB" w:rsidRPr="00487927" w:rsidRDefault="003367EB" w:rsidP="003367EB">
            <w:pPr>
              <w:jc w:val="center"/>
              <w:rPr>
                <w:rFonts w:cstheme="minorHAnsi"/>
                <w:szCs w:val="20"/>
              </w:rPr>
            </w:pPr>
          </w:p>
        </w:tc>
        <w:tc>
          <w:tcPr>
            <w:tcW w:w="1080" w:type="dxa"/>
          </w:tcPr>
          <w:p w14:paraId="166413D2" w14:textId="77777777" w:rsidR="003367EB" w:rsidRPr="00487927" w:rsidRDefault="003367EB" w:rsidP="003367EB">
            <w:pPr>
              <w:jc w:val="center"/>
              <w:rPr>
                <w:rFonts w:cstheme="minorHAnsi"/>
                <w:szCs w:val="20"/>
              </w:rPr>
            </w:pPr>
          </w:p>
        </w:tc>
        <w:tc>
          <w:tcPr>
            <w:tcW w:w="1080" w:type="dxa"/>
          </w:tcPr>
          <w:p w14:paraId="18591B29" w14:textId="77777777" w:rsidR="003367EB" w:rsidRPr="00487927" w:rsidRDefault="003367EB" w:rsidP="003367EB">
            <w:pPr>
              <w:jc w:val="center"/>
              <w:rPr>
                <w:rFonts w:cstheme="minorHAnsi"/>
                <w:szCs w:val="20"/>
              </w:rPr>
            </w:pPr>
          </w:p>
        </w:tc>
        <w:tc>
          <w:tcPr>
            <w:tcW w:w="1080" w:type="dxa"/>
          </w:tcPr>
          <w:p w14:paraId="2D73AC64" w14:textId="77777777" w:rsidR="003367EB" w:rsidRPr="00487927" w:rsidRDefault="003367EB" w:rsidP="003367EB">
            <w:pPr>
              <w:jc w:val="center"/>
              <w:rPr>
                <w:rFonts w:cstheme="minorHAnsi"/>
                <w:szCs w:val="20"/>
              </w:rPr>
            </w:pPr>
          </w:p>
        </w:tc>
        <w:tc>
          <w:tcPr>
            <w:tcW w:w="1080" w:type="dxa"/>
          </w:tcPr>
          <w:p w14:paraId="49A95085" w14:textId="77777777" w:rsidR="003367EB" w:rsidRPr="00487927" w:rsidRDefault="003367EB" w:rsidP="003367EB">
            <w:pPr>
              <w:jc w:val="center"/>
              <w:rPr>
                <w:rFonts w:cstheme="minorHAnsi"/>
                <w:szCs w:val="20"/>
              </w:rPr>
            </w:pPr>
          </w:p>
        </w:tc>
        <w:tc>
          <w:tcPr>
            <w:tcW w:w="1170" w:type="dxa"/>
          </w:tcPr>
          <w:p w14:paraId="7F82D022"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2229D63" w14:textId="77777777" w:rsidTr="00D6639E">
        <w:tc>
          <w:tcPr>
            <w:tcW w:w="1255" w:type="dxa"/>
          </w:tcPr>
          <w:p w14:paraId="038F8A0F" w14:textId="3689F558" w:rsidR="003367EB" w:rsidRDefault="003367EB" w:rsidP="003367EB">
            <w:pPr>
              <w:jc w:val="center"/>
              <w:rPr>
                <w:szCs w:val="20"/>
              </w:rPr>
            </w:pPr>
            <w:r>
              <w:rPr>
                <w:szCs w:val="20"/>
              </w:rPr>
              <w:t>2015</w:t>
            </w:r>
            <w:r w:rsidRPr="00283A38">
              <w:rPr>
                <w:szCs w:val="20"/>
              </w:rPr>
              <w:t>_0</w:t>
            </w:r>
            <w:r>
              <w:rPr>
                <w:szCs w:val="20"/>
              </w:rPr>
              <w:t>3</w:t>
            </w:r>
          </w:p>
        </w:tc>
        <w:tc>
          <w:tcPr>
            <w:tcW w:w="1080" w:type="dxa"/>
          </w:tcPr>
          <w:p w14:paraId="34B00E8F"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612B44C3" w14:textId="77777777" w:rsidR="003367EB" w:rsidRPr="00487927" w:rsidRDefault="003367EB" w:rsidP="003367EB">
            <w:pPr>
              <w:jc w:val="center"/>
              <w:rPr>
                <w:rFonts w:cstheme="minorHAnsi"/>
                <w:szCs w:val="20"/>
              </w:rPr>
            </w:pPr>
          </w:p>
        </w:tc>
        <w:tc>
          <w:tcPr>
            <w:tcW w:w="1080" w:type="dxa"/>
          </w:tcPr>
          <w:p w14:paraId="53F9CB40" w14:textId="77777777" w:rsidR="003367EB" w:rsidRPr="00487927" w:rsidRDefault="003367EB" w:rsidP="003367EB">
            <w:pPr>
              <w:jc w:val="center"/>
              <w:rPr>
                <w:rFonts w:cstheme="minorHAnsi"/>
                <w:szCs w:val="20"/>
              </w:rPr>
            </w:pPr>
          </w:p>
        </w:tc>
        <w:tc>
          <w:tcPr>
            <w:tcW w:w="1080" w:type="dxa"/>
          </w:tcPr>
          <w:p w14:paraId="30F72AFF" w14:textId="77777777" w:rsidR="003367EB" w:rsidRPr="00487927" w:rsidRDefault="003367EB" w:rsidP="003367EB">
            <w:pPr>
              <w:jc w:val="center"/>
              <w:rPr>
                <w:rFonts w:cstheme="minorHAnsi"/>
                <w:szCs w:val="20"/>
              </w:rPr>
            </w:pPr>
          </w:p>
        </w:tc>
        <w:tc>
          <w:tcPr>
            <w:tcW w:w="1080" w:type="dxa"/>
          </w:tcPr>
          <w:p w14:paraId="15393CD3" w14:textId="77777777" w:rsidR="003367EB" w:rsidRPr="00487927" w:rsidRDefault="003367EB" w:rsidP="003367EB">
            <w:pPr>
              <w:jc w:val="center"/>
              <w:rPr>
                <w:rFonts w:cstheme="minorHAnsi"/>
                <w:szCs w:val="20"/>
              </w:rPr>
            </w:pPr>
          </w:p>
        </w:tc>
        <w:tc>
          <w:tcPr>
            <w:tcW w:w="1080" w:type="dxa"/>
          </w:tcPr>
          <w:p w14:paraId="4FDF295E" w14:textId="77777777" w:rsidR="003367EB" w:rsidRPr="00487927" w:rsidRDefault="003367EB" w:rsidP="003367EB">
            <w:pPr>
              <w:jc w:val="center"/>
              <w:rPr>
                <w:rFonts w:cstheme="minorHAnsi"/>
                <w:szCs w:val="20"/>
              </w:rPr>
            </w:pPr>
          </w:p>
        </w:tc>
        <w:tc>
          <w:tcPr>
            <w:tcW w:w="1170" w:type="dxa"/>
          </w:tcPr>
          <w:p w14:paraId="3F42D643"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774E3C3" w14:textId="77777777" w:rsidTr="00D6639E">
        <w:tc>
          <w:tcPr>
            <w:tcW w:w="1255" w:type="dxa"/>
          </w:tcPr>
          <w:p w14:paraId="04FC98AA" w14:textId="65960A82" w:rsidR="003367EB" w:rsidRDefault="003367EB" w:rsidP="003367EB">
            <w:pPr>
              <w:jc w:val="center"/>
              <w:rPr>
                <w:szCs w:val="20"/>
              </w:rPr>
            </w:pPr>
            <w:r>
              <w:rPr>
                <w:szCs w:val="20"/>
              </w:rPr>
              <w:t>2015</w:t>
            </w:r>
            <w:r w:rsidRPr="00283A38">
              <w:rPr>
                <w:szCs w:val="20"/>
              </w:rPr>
              <w:t>_0</w:t>
            </w:r>
            <w:r>
              <w:rPr>
                <w:szCs w:val="20"/>
              </w:rPr>
              <w:t>4</w:t>
            </w:r>
          </w:p>
        </w:tc>
        <w:tc>
          <w:tcPr>
            <w:tcW w:w="1080" w:type="dxa"/>
          </w:tcPr>
          <w:p w14:paraId="69795FFD"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0646083" w14:textId="77777777" w:rsidR="003367EB" w:rsidRPr="00487927" w:rsidRDefault="003367EB" w:rsidP="003367EB">
            <w:pPr>
              <w:jc w:val="center"/>
              <w:rPr>
                <w:rFonts w:cstheme="minorHAnsi"/>
                <w:szCs w:val="20"/>
              </w:rPr>
            </w:pPr>
          </w:p>
        </w:tc>
        <w:tc>
          <w:tcPr>
            <w:tcW w:w="1080" w:type="dxa"/>
          </w:tcPr>
          <w:p w14:paraId="55D77CEC" w14:textId="77777777" w:rsidR="003367EB" w:rsidRPr="00487927" w:rsidRDefault="003367EB" w:rsidP="003367EB">
            <w:pPr>
              <w:jc w:val="center"/>
              <w:rPr>
                <w:rFonts w:cstheme="minorHAnsi"/>
                <w:szCs w:val="20"/>
              </w:rPr>
            </w:pPr>
          </w:p>
        </w:tc>
        <w:tc>
          <w:tcPr>
            <w:tcW w:w="1080" w:type="dxa"/>
          </w:tcPr>
          <w:p w14:paraId="46E042F9" w14:textId="77777777" w:rsidR="003367EB" w:rsidRPr="00487927" w:rsidRDefault="003367EB" w:rsidP="003367EB">
            <w:pPr>
              <w:jc w:val="center"/>
              <w:rPr>
                <w:rFonts w:cstheme="minorHAnsi"/>
                <w:szCs w:val="20"/>
              </w:rPr>
            </w:pPr>
          </w:p>
        </w:tc>
        <w:tc>
          <w:tcPr>
            <w:tcW w:w="1080" w:type="dxa"/>
          </w:tcPr>
          <w:p w14:paraId="2476311C" w14:textId="77777777" w:rsidR="003367EB" w:rsidRPr="00487927" w:rsidRDefault="003367EB" w:rsidP="003367EB">
            <w:pPr>
              <w:jc w:val="center"/>
              <w:rPr>
                <w:rFonts w:cstheme="minorHAnsi"/>
                <w:szCs w:val="20"/>
              </w:rPr>
            </w:pPr>
          </w:p>
        </w:tc>
        <w:tc>
          <w:tcPr>
            <w:tcW w:w="1080" w:type="dxa"/>
          </w:tcPr>
          <w:p w14:paraId="6546D32A" w14:textId="77777777" w:rsidR="003367EB" w:rsidRPr="00487927" w:rsidRDefault="003367EB" w:rsidP="003367EB">
            <w:pPr>
              <w:jc w:val="center"/>
              <w:rPr>
                <w:rFonts w:cstheme="minorHAnsi"/>
                <w:szCs w:val="20"/>
              </w:rPr>
            </w:pPr>
          </w:p>
        </w:tc>
        <w:tc>
          <w:tcPr>
            <w:tcW w:w="1170" w:type="dxa"/>
          </w:tcPr>
          <w:p w14:paraId="691FE3D9"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41D6F30A" w14:textId="77777777" w:rsidTr="00D6639E">
        <w:tc>
          <w:tcPr>
            <w:tcW w:w="1255" w:type="dxa"/>
          </w:tcPr>
          <w:p w14:paraId="2A5260D8" w14:textId="40F534D7" w:rsidR="003367EB" w:rsidRDefault="003367EB" w:rsidP="003367EB">
            <w:pPr>
              <w:jc w:val="center"/>
              <w:rPr>
                <w:szCs w:val="20"/>
              </w:rPr>
            </w:pPr>
            <w:r>
              <w:rPr>
                <w:szCs w:val="20"/>
              </w:rPr>
              <w:t>2015</w:t>
            </w:r>
            <w:r w:rsidRPr="00283A38">
              <w:rPr>
                <w:szCs w:val="20"/>
              </w:rPr>
              <w:t>_0</w:t>
            </w:r>
            <w:r>
              <w:rPr>
                <w:szCs w:val="20"/>
              </w:rPr>
              <w:t>5</w:t>
            </w:r>
          </w:p>
        </w:tc>
        <w:tc>
          <w:tcPr>
            <w:tcW w:w="1080" w:type="dxa"/>
          </w:tcPr>
          <w:p w14:paraId="355A105E"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5B32AE14" w14:textId="77777777" w:rsidR="003367EB" w:rsidRPr="00487927" w:rsidRDefault="003367EB" w:rsidP="003367EB">
            <w:pPr>
              <w:jc w:val="center"/>
              <w:rPr>
                <w:rFonts w:cstheme="minorHAnsi"/>
                <w:szCs w:val="20"/>
              </w:rPr>
            </w:pPr>
          </w:p>
        </w:tc>
        <w:tc>
          <w:tcPr>
            <w:tcW w:w="1080" w:type="dxa"/>
          </w:tcPr>
          <w:p w14:paraId="424D1D7E" w14:textId="77777777" w:rsidR="003367EB" w:rsidRPr="00487927" w:rsidRDefault="003367EB" w:rsidP="003367EB">
            <w:pPr>
              <w:jc w:val="center"/>
              <w:rPr>
                <w:rFonts w:cstheme="minorHAnsi"/>
                <w:szCs w:val="20"/>
              </w:rPr>
            </w:pPr>
          </w:p>
        </w:tc>
        <w:tc>
          <w:tcPr>
            <w:tcW w:w="1080" w:type="dxa"/>
          </w:tcPr>
          <w:p w14:paraId="237137A7" w14:textId="77777777" w:rsidR="003367EB" w:rsidRPr="00487927" w:rsidRDefault="003367EB" w:rsidP="003367EB">
            <w:pPr>
              <w:jc w:val="center"/>
              <w:rPr>
                <w:rFonts w:cstheme="minorHAnsi"/>
                <w:szCs w:val="20"/>
              </w:rPr>
            </w:pPr>
          </w:p>
        </w:tc>
        <w:tc>
          <w:tcPr>
            <w:tcW w:w="1080" w:type="dxa"/>
          </w:tcPr>
          <w:p w14:paraId="4970C315" w14:textId="77777777" w:rsidR="003367EB" w:rsidRPr="00487927" w:rsidRDefault="003367EB" w:rsidP="003367EB">
            <w:pPr>
              <w:jc w:val="center"/>
              <w:rPr>
                <w:rFonts w:cstheme="minorHAnsi"/>
                <w:szCs w:val="20"/>
              </w:rPr>
            </w:pPr>
          </w:p>
        </w:tc>
        <w:tc>
          <w:tcPr>
            <w:tcW w:w="1080" w:type="dxa"/>
          </w:tcPr>
          <w:p w14:paraId="05F8C610" w14:textId="77777777" w:rsidR="003367EB" w:rsidRPr="00487927" w:rsidRDefault="003367EB" w:rsidP="003367EB">
            <w:pPr>
              <w:jc w:val="center"/>
              <w:rPr>
                <w:rFonts w:cstheme="minorHAnsi"/>
                <w:szCs w:val="20"/>
              </w:rPr>
            </w:pPr>
          </w:p>
        </w:tc>
        <w:tc>
          <w:tcPr>
            <w:tcW w:w="1170" w:type="dxa"/>
          </w:tcPr>
          <w:p w14:paraId="33D3079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521B98F3" w14:textId="77777777" w:rsidTr="00D6639E">
        <w:tc>
          <w:tcPr>
            <w:tcW w:w="1255" w:type="dxa"/>
          </w:tcPr>
          <w:p w14:paraId="6E368F89" w14:textId="7D090D37" w:rsidR="003367EB" w:rsidRDefault="003367EB" w:rsidP="003367EB">
            <w:pPr>
              <w:jc w:val="center"/>
              <w:rPr>
                <w:szCs w:val="20"/>
              </w:rPr>
            </w:pPr>
            <w:r>
              <w:rPr>
                <w:szCs w:val="20"/>
              </w:rPr>
              <w:t>2015</w:t>
            </w:r>
            <w:r w:rsidRPr="00283A38">
              <w:rPr>
                <w:szCs w:val="20"/>
              </w:rPr>
              <w:t>_0</w:t>
            </w:r>
            <w:r>
              <w:rPr>
                <w:szCs w:val="20"/>
              </w:rPr>
              <w:t>6</w:t>
            </w:r>
          </w:p>
        </w:tc>
        <w:tc>
          <w:tcPr>
            <w:tcW w:w="1080" w:type="dxa"/>
          </w:tcPr>
          <w:p w14:paraId="3E2D70D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04F6596" w14:textId="77777777" w:rsidR="003367EB" w:rsidRPr="00487927" w:rsidRDefault="003367EB" w:rsidP="003367EB">
            <w:pPr>
              <w:jc w:val="center"/>
              <w:rPr>
                <w:rFonts w:cstheme="minorHAnsi"/>
                <w:szCs w:val="20"/>
              </w:rPr>
            </w:pPr>
          </w:p>
        </w:tc>
        <w:tc>
          <w:tcPr>
            <w:tcW w:w="1080" w:type="dxa"/>
          </w:tcPr>
          <w:p w14:paraId="30F91824" w14:textId="77777777" w:rsidR="003367EB" w:rsidRPr="00487927" w:rsidRDefault="003367EB" w:rsidP="003367EB">
            <w:pPr>
              <w:jc w:val="center"/>
              <w:rPr>
                <w:rFonts w:cstheme="minorHAnsi"/>
                <w:szCs w:val="20"/>
              </w:rPr>
            </w:pPr>
          </w:p>
        </w:tc>
        <w:tc>
          <w:tcPr>
            <w:tcW w:w="1080" w:type="dxa"/>
          </w:tcPr>
          <w:p w14:paraId="5F1FDF3D" w14:textId="77777777" w:rsidR="003367EB" w:rsidRPr="00487927" w:rsidRDefault="003367EB" w:rsidP="003367EB">
            <w:pPr>
              <w:jc w:val="center"/>
              <w:rPr>
                <w:rFonts w:cstheme="minorHAnsi"/>
                <w:szCs w:val="20"/>
              </w:rPr>
            </w:pPr>
          </w:p>
        </w:tc>
        <w:tc>
          <w:tcPr>
            <w:tcW w:w="1080" w:type="dxa"/>
          </w:tcPr>
          <w:p w14:paraId="64C40FE8" w14:textId="77777777" w:rsidR="003367EB" w:rsidRPr="00487927" w:rsidRDefault="003367EB" w:rsidP="003367EB">
            <w:pPr>
              <w:jc w:val="center"/>
              <w:rPr>
                <w:rFonts w:cstheme="minorHAnsi"/>
                <w:szCs w:val="20"/>
              </w:rPr>
            </w:pPr>
          </w:p>
        </w:tc>
        <w:tc>
          <w:tcPr>
            <w:tcW w:w="1080" w:type="dxa"/>
          </w:tcPr>
          <w:p w14:paraId="50A334EF" w14:textId="77777777" w:rsidR="003367EB" w:rsidRPr="00487927" w:rsidRDefault="003367EB" w:rsidP="003367EB">
            <w:pPr>
              <w:jc w:val="center"/>
              <w:rPr>
                <w:rFonts w:cstheme="minorHAnsi"/>
                <w:szCs w:val="20"/>
              </w:rPr>
            </w:pPr>
          </w:p>
        </w:tc>
        <w:tc>
          <w:tcPr>
            <w:tcW w:w="1170" w:type="dxa"/>
          </w:tcPr>
          <w:p w14:paraId="2032A61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FB970D2" w14:textId="77777777" w:rsidTr="00D6639E">
        <w:tc>
          <w:tcPr>
            <w:tcW w:w="1255" w:type="dxa"/>
          </w:tcPr>
          <w:p w14:paraId="07C78A22" w14:textId="257A45FF" w:rsidR="003367EB" w:rsidRDefault="003367EB" w:rsidP="003367EB">
            <w:pPr>
              <w:jc w:val="center"/>
              <w:rPr>
                <w:szCs w:val="20"/>
              </w:rPr>
            </w:pPr>
            <w:r>
              <w:rPr>
                <w:szCs w:val="20"/>
              </w:rPr>
              <w:t>2015</w:t>
            </w:r>
            <w:r w:rsidRPr="00283A38">
              <w:rPr>
                <w:szCs w:val="20"/>
              </w:rPr>
              <w:t>_0</w:t>
            </w:r>
            <w:r>
              <w:rPr>
                <w:szCs w:val="20"/>
              </w:rPr>
              <w:t>7</w:t>
            </w:r>
          </w:p>
        </w:tc>
        <w:tc>
          <w:tcPr>
            <w:tcW w:w="1080" w:type="dxa"/>
          </w:tcPr>
          <w:p w14:paraId="0D0AE464"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75E87FFB" w14:textId="77777777" w:rsidR="003367EB" w:rsidRPr="00487927" w:rsidRDefault="003367EB" w:rsidP="003367EB">
            <w:pPr>
              <w:jc w:val="center"/>
              <w:rPr>
                <w:rFonts w:cstheme="minorHAnsi"/>
                <w:szCs w:val="20"/>
              </w:rPr>
            </w:pPr>
          </w:p>
        </w:tc>
        <w:tc>
          <w:tcPr>
            <w:tcW w:w="1080" w:type="dxa"/>
          </w:tcPr>
          <w:p w14:paraId="7382AE1A" w14:textId="77777777" w:rsidR="003367EB" w:rsidRPr="00487927" w:rsidRDefault="003367EB" w:rsidP="003367EB">
            <w:pPr>
              <w:jc w:val="center"/>
              <w:rPr>
                <w:rFonts w:cstheme="minorHAnsi"/>
                <w:szCs w:val="20"/>
              </w:rPr>
            </w:pPr>
          </w:p>
        </w:tc>
        <w:tc>
          <w:tcPr>
            <w:tcW w:w="1080" w:type="dxa"/>
          </w:tcPr>
          <w:p w14:paraId="775E0744" w14:textId="77777777" w:rsidR="003367EB" w:rsidRPr="00487927" w:rsidRDefault="003367EB" w:rsidP="003367EB">
            <w:pPr>
              <w:jc w:val="center"/>
              <w:rPr>
                <w:rFonts w:cstheme="minorHAnsi"/>
                <w:szCs w:val="20"/>
              </w:rPr>
            </w:pPr>
          </w:p>
        </w:tc>
        <w:tc>
          <w:tcPr>
            <w:tcW w:w="1080" w:type="dxa"/>
          </w:tcPr>
          <w:p w14:paraId="6D49A43A" w14:textId="77777777" w:rsidR="003367EB" w:rsidRPr="00487927" w:rsidRDefault="003367EB" w:rsidP="003367EB">
            <w:pPr>
              <w:jc w:val="center"/>
              <w:rPr>
                <w:rFonts w:cstheme="minorHAnsi"/>
                <w:szCs w:val="20"/>
              </w:rPr>
            </w:pPr>
          </w:p>
        </w:tc>
        <w:tc>
          <w:tcPr>
            <w:tcW w:w="1080" w:type="dxa"/>
          </w:tcPr>
          <w:p w14:paraId="3D2E2DE5" w14:textId="77777777" w:rsidR="003367EB" w:rsidRPr="00487927" w:rsidRDefault="003367EB" w:rsidP="003367EB">
            <w:pPr>
              <w:jc w:val="center"/>
              <w:rPr>
                <w:rFonts w:cstheme="minorHAnsi"/>
                <w:szCs w:val="20"/>
              </w:rPr>
            </w:pPr>
          </w:p>
        </w:tc>
        <w:tc>
          <w:tcPr>
            <w:tcW w:w="1170" w:type="dxa"/>
          </w:tcPr>
          <w:p w14:paraId="2FA38887"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07D9349" w14:textId="77777777" w:rsidTr="00D6639E">
        <w:tc>
          <w:tcPr>
            <w:tcW w:w="1255" w:type="dxa"/>
          </w:tcPr>
          <w:p w14:paraId="7829F097" w14:textId="38967533" w:rsidR="003367EB" w:rsidRDefault="003367EB" w:rsidP="003367EB">
            <w:pPr>
              <w:jc w:val="center"/>
              <w:rPr>
                <w:szCs w:val="20"/>
              </w:rPr>
            </w:pPr>
            <w:r>
              <w:rPr>
                <w:szCs w:val="20"/>
              </w:rPr>
              <w:t>2016</w:t>
            </w:r>
            <w:r w:rsidRPr="00283A38">
              <w:rPr>
                <w:szCs w:val="20"/>
              </w:rPr>
              <w:t>_0</w:t>
            </w:r>
            <w:r>
              <w:rPr>
                <w:szCs w:val="20"/>
              </w:rPr>
              <w:t>1</w:t>
            </w:r>
          </w:p>
        </w:tc>
        <w:tc>
          <w:tcPr>
            <w:tcW w:w="1080" w:type="dxa"/>
          </w:tcPr>
          <w:p w14:paraId="7BFFDBEB"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21A4CB5F" w14:textId="77777777" w:rsidR="003367EB" w:rsidRPr="00487927" w:rsidRDefault="003367EB" w:rsidP="003367EB">
            <w:pPr>
              <w:jc w:val="center"/>
              <w:rPr>
                <w:rFonts w:cstheme="minorHAnsi"/>
                <w:szCs w:val="20"/>
              </w:rPr>
            </w:pPr>
          </w:p>
        </w:tc>
        <w:tc>
          <w:tcPr>
            <w:tcW w:w="1080" w:type="dxa"/>
          </w:tcPr>
          <w:p w14:paraId="4A1ABEDF" w14:textId="77777777" w:rsidR="003367EB" w:rsidRPr="00487927" w:rsidRDefault="003367EB" w:rsidP="003367EB">
            <w:pPr>
              <w:jc w:val="center"/>
              <w:rPr>
                <w:rFonts w:cstheme="minorHAnsi"/>
                <w:szCs w:val="20"/>
              </w:rPr>
            </w:pPr>
          </w:p>
        </w:tc>
        <w:tc>
          <w:tcPr>
            <w:tcW w:w="1080" w:type="dxa"/>
          </w:tcPr>
          <w:p w14:paraId="7F195629" w14:textId="77777777" w:rsidR="003367EB" w:rsidRPr="00487927" w:rsidRDefault="003367EB" w:rsidP="003367EB">
            <w:pPr>
              <w:jc w:val="center"/>
              <w:rPr>
                <w:rFonts w:cstheme="minorHAnsi"/>
                <w:szCs w:val="20"/>
              </w:rPr>
            </w:pPr>
          </w:p>
        </w:tc>
        <w:tc>
          <w:tcPr>
            <w:tcW w:w="1080" w:type="dxa"/>
          </w:tcPr>
          <w:p w14:paraId="0A0B6B58" w14:textId="77777777" w:rsidR="003367EB" w:rsidRPr="00487927" w:rsidRDefault="003367EB" w:rsidP="003367EB">
            <w:pPr>
              <w:jc w:val="center"/>
              <w:rPr>
                <w:rFonts w:cstheme="minorHAnsi"/>
                <w:szCs w:val="20"/>
              </w:rPr>
            </w:pPr>
          </w:p>
        </w:tc>
        <w:tc>
          <w:tcPr>
            <w:tcW w:w="1080" w:type="dxa"/>
          </w:tcPr>
          <w:p w14:paraId="7321B99A" w14:textId="77777777" w:rsidR="003367EB" w:rsidRPr="00487927" w:rsidRDefault="003367EB" w:rsidP="003367EB">
            <w:pPr>
              <w:jc w:val="center"/>
              <w:rPr>
                <w:rFonts w:cstheme="minorHAnsi"/>
                <w:szCs w:val="20"/>
              </w:rPr>
            </w:pPr>
          </w:p>
        </w:tc>
        <w:tc>
          <w:tcPr>
            <w:tcW w:w="1170" w:type="dxa"/>
          </w:tcPr>
          <w:p w14:paraId="6FDA3058"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038FF3E5" w14:textId="77777777" w:rsidTr="00D6639E">
        <w:tc>
          <w:tcPr>
            <w:tcW w:w="1255" w:type="dxa"/>
          </w:tcPr>
          <w:p w14:paraId="5153778B" w14:textId="3733375D" w:rsidR="003367EB" w:rsidRDefault="003367EB" w:rsidP="003367EB">
            <w:pPr>
              <w:jc w:val="center"/>
              <w:rPr>
                <w:szCs w:val="20"/>
              </w:rPr>
            </w:pPr>
            <w:r>
              <w:rPr>
                <w:szCs w:val="20"/>
              </w:rPr>
              <w:t>2017</w:t>
            </w:r>
            <w:r w:rsidRPr="00283A38">
              <w:rPr>
                <w:szCs w:val="20"/>
              </w:rPr>
              <w:t>_0</w:t>
            </w:r>
            <w:r>
              <w:rPr>
                <w:szCs w:val="20"/>
              </w:rPr>
              <w:t>1</w:t>
            </w:r>
          </w:p>
        </w:tc>
        <w:tc>
          <w:tcPr>
            <w:tcW w:w="1080" w:type="dxa"/>
          </w:tcPr>
          <w:p w14:paraId="0A1DE0F2" w14:textId="77777777" w:rsidR="003367EB" w:rsidRPr="00283A38" w:rsidRDefault="003367EB" w:rsidP="003367EB">
            <w:pPr>
              <w:jc w:val="center"/>
              <w:rPr>
                <w:rFonts w:cstheme="minorHAnsi"/>
                <w:szCs w:val="20"/>
              </w:rPr>
            </w:pPr>
            <w:r w:rsidRPr="00283A38">
              <w:rPr>
                <w:rFonts w:cstheme="minorHAnsi"/>
                <w:szCs w:val="20"/>
              </w:rPr>
              <w:t>•</w:t>
            </w:r>
          </w:p>
        </w:tc>
        <w:tc>
          <w:tcPr>
            <w:tcW w:w="1080" w:type="dxa"/>
          </w:tcPr>
          <w:p w14:paraId="374B6866" w14:textId="77777777" w:rsidR="003367EB" w:rsidRPr="00487927" w:rsidRDefault="003367EB" w:rsidP="003367EB">
            <w:pPr>
              <w:jc w:val="center"/>
              <w:rPr>
                <w:rFonts w:cstheme="minorHAnsi"/>
                <w:szCs w:val="20"/>
              </w:rPr>
            </w:pPr>
          </w:p>
        </w:tc>
        <w:tc>
          <w:tcPr>
            <w:tcW w:w="1080" w:type="dxa"/>
          </w:tcPr>
          <w:p w14:paraId="62F0EBA4" w14:textId="77777777" w:rsidR="003367EB" w:rsidRPr="00487927" w:rsidRDefault="003367EB" w:rsidP="003367EB">
            <w:pPr>
              <w:jc w:val="center"/>
              <w:rPr>
                <w:rFonts w:cstheme="minorHAnsi"/>
                <w:szCs w:val="20"/>
              </w:rPr>
            </w:pPr>
          </w:p>
        </w:tc>
        <w:tc>
          <w:tcPr>
            <w:tcW w:w="1080" w:type="dxa"/>
          </w:tcPr>
          <w:p w14:paraId="4F8CE392" w14:textId="77777777" w:rsidR="003367EB" w:rsidRPr="00487927" w:rsidRDefault="003367EB" w:rsidP="003367EB">
            <w:pPr>
              <w:jc w:val="center"/>
              <w:rPr>
                <w:rFonts w:cstheme="minorHAnsi"/>
                <w:szCs w:val="20"/>
              </w:rPr>
            </w:pPr>
          </w:p>
        </w:tc>
        <w:tc>
          <w:tcPr>
            <w:tcW w:w="1080" w:type="dxa"/>
          </w:tcPr>
          <w:p w14:paraId="6B032E94" w14:textId="77777777" w:rsidR="003367EB" w:rsidRPr="00487927" w:rsidRDefault="003367EB" w:rsidP="003367EB">
            <w:pPr>
              <w:jc w:val="center"/>
              <w:rPr>
                <w:rFonts w:cstheme="minorHAnsi"/>
                <w:szCs w:val="20"/>
              </w:rPr>
            </w:pPr>
          </w:p>
        </w:tc>
        <w:tc>
          <w:tcPr>
            <w:tcW w:w="1080" w:type="dxa"/>
          </w:tcPr>
          <w:p w14:paraId="741EDC19" w14:textId="77777777" w:rsidR="003367EB" w:rsidRPr="00487927" w:rsidRDefault="003367EB" w:rsidP="003367EB">
            <w:pPr>
              <w:jc w:val="center"/>
              <w:rPr>
                <w:rFonts w:cstheme="minorHAnsi"/>
                <w:szCs w:val="20"/>
              </w:rPr>
            </w:pPr>
          </w:p>
        </w:tc>
        <w:tc>
          <w:tcPr>
            <w:tcW w:w="1170" w:type="dxa"/>
          </w:tcPr>
          <w:p w14:paraId="5EEEA07E" w14:textId="77777777" w:rsidR="003367EB" w:rsidRPr="00283A38" w:rsidRDefault="003367EB" w:rsidP="003367EB">
            <w:pPr>
              <w:jc w:val="center"/>
              <w:rPr>
                <w:rFonts w:cstheme="minorHAnsi"/>
                <w:szCs w:val="20"/>
              </w:rPr>
            </w:pPr>
            <w:r w:rsidRPr="00283A38">
              <w:rPr>
                <w:rFonts w:cstheme="minorHAnsi"/>
                <w:szCs w:val="20"/>
              </w:rPr>
              <w:t>•</w:t>
            </w:r>
          </w:p>
        </w:tc>
      </w:tr>
      <w:tr w:rsidR="003367EB" w:rsidRPr="00487927" w14:paraId="24C37AEA" w14:textId="77777777" w:rsidTr="00D6639E">
        <w:tc>
          <w:tcPr>
            <w:tcW w:w="1255" w:type="dxa"/>
          </w:tcPr>
          <w:p w14:paraId="4D984E51" w14:textId="77777777" w:rsidR="003367EB" w:rsidRDefault="003367EB" w:rsidP="003367EB">
            <w:pPr>
              <w:jc w:val="center"/>
              <w:rPr>
                <w:szCs w:val="20"/>
              </w:rPr>
            </w:pPr>
          </w:p>
        </w:tc>
        <w:tc>
          <w:tcPr>
            <w:tcW w:w="1080" w:type="dxa"/>
          </w:tcPr>
          <w:p w14:paraId="67015D14" w14:textId="77777777" w:rsidR="003367EB" w:rsidRPr="00283A38" w:rsidRDefault="003367EB" w:rsidP="003367EB">
            <w:pPr>
              <w:jc w:val="center"/>
              <w:rPr>
                <w:rFonts w:cstheme="minorHAnsi"/>
                <w:szCs w:val="20"/>
              </w:rPr>
            </w:pPr>
          </w:p>
        </w:tc>
        <w:tc>
          <w:tcPr>
            <w:tcW w:w="1080" w:type="dxa"/>
          </w:tcPr>
          <w:p w14:paraId="3A5CB86F" w14:textId="77777777" w:rsidR="003367EB" w:rsidRPr="00487927" w:rsidRDefault="003367EB" w:rsidP="003367EB">
            <w:pPr>
              <w:jc w:val="center"/>
              <w:rPr>
                <w:rFonts w:cstheme="minorHAnsi"/>
                <w:szCs w:val="20"/>
              </w:rPr>
            </w:pPr>
          </w:p>
        </w:tc>
        <w:tc>
          <w:tcPr>
            <w:tcW w:w="1080" w:type="dxa"/>
          </w:tcPr>
          <w:p w14:paraId="121C50F2" w14:textId="77777777" w:rsidR="003367EB" w:rsidRPr="00487927" w:rsidRDefault="003367EB" w:rsidP="003367EB">
            <w:pPr>
              <w:jc w:val="center"/>
              <w:rPr>
                <w:rFonts w:cstheme="minorHAnsi"/>
                <w:szCs w:val="20"/>
              </w:rPr>
            </w:pPr>
          </w:p>
        </w:tc>
        <w:tc>
          <w:tcPr>
            <w:tcW w:w="1080" w:type="dxa"/>
          </w:tcPr>
          <w:p w14:paraId="635A067D" w14:textId="77777777" w:rsidR="003367EB" w:rsidRPr="00487927" w:rsidRDefault="003367EB" w:rsidP="003367EB">
            <w:pPr>
              <w:jc w:val="center"/>
              <w:rPr>
                <w:rFonts w:cstheme="minorHAnsi"/>
                <w:szCs w:val="20"/>
              </w:rPr>
            </w:pPr>
          </w:p>
        </w:tc>
        <w:tc>
          <w:tcPr>
            <w:tcW w:w="1080" w:type="dxa"/>
          </w:tcPr>
          <w:p w14:paraId="0FB7DA8E" w14:textId="77777777" w:rsidR="003367EB" w:rsidRPr="00487927" w:rsidRDefault="003367EB" w:rsidP="003367EB">
            <w:pPr>
              <w:jc w:val="center"/>
              <w:rPr>
                <w:rFonts w:cstheme="minorHAnsi"/>
                <w:szCs w:val="20"/>
              </w:rPr>
            </w:pPr>
          </w:p>
        </w:tc>
        <w:tc>
          <w:tcPr>
            <w:tcW w:w="1080" w:type="dxa"/>
          </w:tcPr>
          <w:p w14:paraId="1B4837B4" w14:textId="77777777" w:rsidR="003367EB" w:rsidRPr="00487927" w:rsidRDefault="003367EB" w:rsidP="003367EB">
            <w:pPr>
              <w:jc w:val="center"/>
              <w:rPr>
                <w:rFonts w:cstheme="minorHAnsi"/>
                <w:szCs w:val="20"/>
              </w:rPr>
            </w:pPr>
          </w:p>
        </w:tc>
        <w:tc>
          <w:tcPr>
            <w:tcW w:w="1170" w:type="dxa"/>
          </w:tcPr>
          <w:p w14:paraId="3C8DBE1F" w14:textId="77777777" w:rsidR="003367EB" w:rsidRPr="00283A38" w:rsidRDefault="003367EB" w:rsidP="003367EB">
            <w:pPr>
              <w:jc w:val="center"/>
              <w:rPr>
                <w:rFonts w:cstheme="minorHAnsi"/>
                <w:szCs w:val="20"/>
              </w:rPr>
            </w:pPr>
          </w:p>
        </w:tc>
      </w:tr>
    </w:tbl>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8905" w:type="dxa"/>
        <w:tblLayout w:type="fixed"/>
        <w:tblLook w:val="04A0" w:firstRow="1" w:lastRow="0" w:firstColumn="1" w:lastColumn="0" w:noHBand="0" w:noVBand="1"/>
      </w:tblPr>
      <w:tblGrid>
        <w:gridCol w:w="1255"/>
        <w:gridCol w:w="1080"/>
        <w:gridCol w:w="1080"/>
        <w:gridCol w:w="1080"/>
        <w:gridCol w:w="1080"/>
        <w:gridCol w:w="1080"/>
        <w:gridCol w:w="1080"/>
        <w:gridCol w:w="1170"/>
      </w:tblGrid>
      <w:tr w:rsidR="002077FA" w:rsidRPr="00487927" w14:paraId="6C45D2F0" w14:textId="3A0015A0" w:rsidTr="002077FA">
        <w:tc>
          <w:tcPr>
            <w:tcW w:w="1255" w:type="dxa"/>
            <w:vMerge w:val="restart"/>
            <w:shd w:val="clear" w:color="auto" w:fill="D9D9D9" w:themeFill="background1" w:themeFillShade="D9"/>
          </w:tcPr>
          <w:p w14:paraId="3ECD2BE8" w14:textId="77777777" w:rsidR="002077FA" w:rsidRDefault="002077FA" w:rsidP="00B21708">
            <w:pPr>
              <w:jc w:val="center"/>
              <w:rPr>
                <w:rFonts w:cstheme="minorHAnsi"/>
                <w:b/>
                <w:szCs w:val="20"/>
              </w:rPr>
            </w:pPr>
            <w:r>
              <w:rPr>
                <w:rFonts w:cstheme="minorHAnsi"/>
                <w:b/>
                <w:szCs w:val="20"/>
              </w:rPr>
              <w:t>Test</w:t>
            </w:r>
          </w:p>
          <w:p w14:paraId="4B8CA6F5" w14:textId="601A2657" w:rsidR="002077FA" w:rsidRDefault="002077FA" w:rsidP="00B21708">
            <w:pPr>
              <w:jc w:val="center"/>
              <w:rPr>
                <w:rFonts w:cstheme="minorHAnsi"/>
                <w:b/>
                <w:szCs w:val="20"/>
              </w:rPr>
            </w:pPr>
            <w:r>
              <w:rPr>
                <w:rFonts w:cstheme="minorHAnsi"/>
                <w:b/>
                <w:szCs w:val="20"/>
              </w:rPr>
              <w:t>Case</w:t>
            </w:r>
          </w:p>
        </w:tc>
        <w:tc>
          <w:tcPr>
            <w:tcW w:w="7650" w:type="dxa"/>
            <w:gridSpan w:val="7"/>
            <w:shd w:val="clear" w:color="auto" w:fill="D9D9D9" w:themeFill="background1" w:themeFillShade="D9"/>
          </w:tcPr>
          <w:p w14:paraId="304A5D23" w14:textId="59974B28" w:rsidR="002077FA" w:rsidRDefault="002077FA" w:rsidP="006A1B90">
            <w:pPr>
              <w:jc w:val="center"/>
              <w:rPr>
                <w:rFonts w:cstheme="minorHAnsi"/>
                <w:b/>
                <w:szCs w:val="20"/>
              </w:rPr>
            </w:pPr>
            <w:r>
              <w:rPr>
                <w:rFonts w:cstheme="minorHAnsi"/>
                <w:b/>
                <w:szCs w:val="20"/>
              </w:rPr>
              <w:t>Suites and Extensions Supported</w:t>
            </w:r>
          </w:p>
        </w:tc>
      </w:tr>
      <w:tr w:rsidR="002077FA" w:rsidRPr="00487927" w14:paraId="4CD4FE56" w14:textId="2FE3E287" w:rsidTr="002077FA">
        <w:tc>
          <w:tcPr>
            <w:tcW w:w="1255" w:type="dxa"/>
            <w:vMerge/>
            <w:shd w:val="clear" w:color="auto" w:fill="D9D9D9" w:themeFill="background1" w:themeFillShade="D9"/>
          </w:tcPr>
          <w:p w14:paraId="1C8C1BBC" w14:textId="75BBC04C" w:rsidR="002077FA" w:rsidRPr="00487927" w:rsidRDefault="002077FA" w:rsidP="00B21708">
            <w:pPr>
              <w:jc w:val="center"/>
              <w:rPr>
                <w:rFonts w:cstheme="minorHAnsi"/>
                <w:b/>
                <w:szCs w:val="20"/>
              </w:rPr>
            </w:pPr>
          </w:p>
        </w:tc>
        <w:tc>
          <w:tcPr>
            <w:tcW w:w="1080" w:type="dxa"/>
            <w:shd w:val="clear" w:color="auto" w:fill="D9D9D9" w:themeFill="background1" w:themeFillShade="D9"/>
          </w:tcPr>
          <w:p w14:paraId="0BCE476C" w14:textId="6D7CCD88" w:rsidR="002077FA" w:rsidRDefault="002077FA" w:rsidP="00B21708">
            <w:pPr>
              <w:jc w:val="center"/>
              <w:rPr>
                <w:rFonts w:cstheme="minorHAnsi"/>
                <w:b/>
                <w:szCs w:val="20"/>
              </w:rPr>
            </w:pPr>
            <w:r>
              <w:rPr>
                <w:rFonts w:cstheme="minorHAnsi"/>
                <w:b/>
                <w:szCs w:val="20"/>
              </w:rPr>
              <w:t>Suite 1</w:t>
            </w:r>
          </w:p>
          <w:p w14:paraId="37405E0C" w14:textId="0F109FC7" w:rsidR="002077FA" w:rsidRPr="00487927" w:rsidRDefault="002077FA"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2077FA" w:rsidRDefault="002077FA" w:rsidP="00B21708">
            <w:pPr>
              <w:jc w:val="center"/>
              <w:rPr>
                <w:rFonts w:cstheme="minorHAnsi"/>
                <w:b/>
                <w:szCs w:val="20"/>
              </w:rPr>
            </w:pPr>
            <w:r>
              <w:rPr>
                <w:rFonts w:cstheme="minorHAnsi"/>
                <w:b/>
                <w:szCs w:val="20"/>
              </w:rPr>
              <w:t>Suite 2</w:t>
            </w:r>
          </w:p>
          <w:p w14:paraId="4610BC7C" w14:textId="7C800592" w:rsidR="002077FA" w:rsidRPr="00487927" w:rsidRDefault="002077FA"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2077FA" w:rsidRDefault="002077FA" w:rsidP="00B21708">
            <w:pPr>
              <w:jc w:val="center"/>
              <w:rPr>
                <w:rFonts w:cstheme="minorHAnsi"/>
                <w:b/>
                <w:szCs w:val="20"/>
              </w:rPr>
            </w:pPr>
            <w:r>
              <w:rPr>
                <w:rFonts w:cstheme="minorHAnsi"/>
                <w:b/>
                <w:szCs w:val="20"/>
              </w:rPr>
              <w:t>Suite 3</w:t>
            </w:r>
          </w:p>
          <w:p w14:paraId="33A93EC2" w14:textId="3070D2F4" w:rsidR="002077FA" w:rsidRPr="00487927" w:rsidRDefault="002077FA"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2077FA" w:rsidRDefault="002077FA" w:rsidP="00B21708">
            <w:pPr>
              <w:jc w:val="center"/>
              <w:rPr>
                <w:rFonts w:cstheme="minorHAnsi"/>
                <w:b/>
                <w:szCs w:val="20"/>
              </w:rPr>
            </w:pPr>
            <w:r>
              <w:rPr>
                <w:rFonts w:cstheme="minorHAnsi"/>
                <w:b/>
                <w:szCs w:val="20"/>
              </w:rPr>
              <w:t>Suite 4</w:t>
            </w:r>
          </w:p>
          <w:p w14:paraId="7FAF10AC" w14:textId="46CBA9CB" w:rsidR="002077FA" w:rsidRPr="00487927" w:rsidRDefault="002077FA"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2077FA" w:rsidRDefault="002077FA" w:rsidP="00B21708">
            <w:pPr>
              <w:jc w:val="center"/>
              <w:rPr>
                <w:rFonts w:cstheme="minorHAnsi"/>
                <w:b/>
                <w:szCs w:val="20"/>
              </w:rPr>
            </w:pPr>
            <w:r>
              <w:rPr>
                <w:rFonts w:cstheme="minorHAnsi"/>
                <w:b/>
                <w:szCs w:val="20"/>
              </w:rPr>
              <w:t>Suite 5</w:t>
            </w:r>
          </w:p>
          <w:p w14:paraId="0B1BBBF0" w14:textId="73DEB5DB" w:rsidR="002077FA" w:rsidRPr="00487927" w:rsidRDefault="002077FA"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2077FA" w:rsidRDefault="002077FA" w:rsidP="00B21708">
            <w:pPr>
              <w:jc w:val="center"/>
              <w:rPr>
                <w:rFonts w:cstheme="minorHAnsi"/>
                <w:b/>
                <w:szCs w:val="20"/>
              </w:rPr>
            </w:pPr>
            <w:r>
              <w:rPr>
                <w:rFonts w:cstheme="minorHAnsi"/>
                <w:b/>
                <w:szCs w:val="20"/>
              </w:rPr>
              <w:t>Suite 6</w:t>
            </w:r>
          </w:p>
          <w:p w14:paraId="4205A654" w14:textId="677F924D" w:rsidR="002077FA" w:rsidRPr="00487927" w:rsidRDefault="002077FA" w:rsidP="00B21708">
            <w:pPr>
              <w:jc w:val="center"/>
              <w:rPr>
                <w:rFonts w:cstheme="minorHAnsi"/>
                <w:b/>
                <w:szCs w:val="20"/>
              </w:rPr>
            </w:pPr>
            <w:r w:rsidRPr="00487927">
              <w:rPr>
                <w:rFonts w:cstheme="minorHAnsi"/>
                <w:b/>
                <w:szCs w:val="20"/>
              </w:rPr>
              <w:t>XXM</w:t>
            </w:r>
          </w:p>
        </w:tc>
        <w:tc>
          <w:tcPr>
            <w:tcW w:w="1170" w:type="dxa"/>
            <w:shd w:val="clear" w:color="auto" w:fill="D9D9D9" w:themeFill="background1" w:themeFillShade="D9"/>
          </w:tcPr>
          <w:p w14:paraId="174C5072" w14:textId="77777777" w:rsidR="002077FA" w:rsidRDefault="002077FA" w:rsidP="00B21708">
            <w:pPr>
              <w:jc w:val="center"/>
              <w:rPr>
                <w:rFonts w:cstheme="minorHAnsi"/>
                <w:b/>
                <w:szCs w:val="20"/>
              </w:rPr>
            </w:pPr>
            <w:r>
              <w:rPr>
                <w:rFonts w:cstheme="minorHAnsi"/>
                <w:b/>
                <w:szCs w:val="20"/>
              </w:rPr>
              <w:t>Suite 7</w:t>
            </w:r>
          </w:p>
          <w:p w14:paraId="54763493" w14:textId="44C5BD43" w:rsidR="002077FA" w:rsidRDefault="002077FA" w:rsidP="00B21708">
            <w:pPr>
              <w:jc w:val="center"/>
              <w:rPr>
                <w:rFonts w:cstheme="minorHAnsi"/>
                <w:b/>
                <w:szCs w:val="20"/>
              </w:rPr>
            </w:pPr>
            <w:r>
              <w:rPr>
                <w:rFonts w:cstheme="minorHAnsi"/>
                <w:b/>
                <w:szCs w:val="20"/>
              </w:rPr>
              <w:t>BXX</w:t>
            </w:r>
          </w:p>
        </w:tc>
      </w:tr>
      <w:tr w:rsidR="002077FA" w:rsidRPr="00487927" w14:paraId="7C9DFDFC" w14:textId="55CBDBF2" w:rsidTr="002077FA">
        <w:tc>
          <w:tcPr>
            <w:tcW w:w="1255" w:type="dxa"/>
            <w:shd w:val="clear" w:color="auto" w:fill="D6E3BC" w:themeFill="accent3" w:themeFillTint="66"/>
          </w:tcPr>
          <w:p w14:paraId="7DB2AB95" w14:textId="449E15EC" w:rsidR="002077FA" w:rsidRPr="007B756C" w:rsidRDefault="002077FA" w:rsidP="00B21708">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4A6D622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15C1351"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245DE26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0C2F99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2EEA300"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67EFFBDB"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08C1A603" w14:textId="77777777" w:rsidR="002077FA" w:rsidRPr="00487927" w:rsidRDefault="002077FA" w:rsidP="00B21708">
            <w:pPr>
              <w:jc w:val="center"/>
              <w:rPr>
                <w:rFonts w:cstheme="minorHAnsi"/>
                <w:szCs w:val="20"/>
              </w:rPr>
            </w:pPr>
          </w:p>
        </w:tc>
      </w:tr>
      <w:tr w:rsidR="002077FA" w:rsidRPr="00487927" w14:paraId="0631966E" w14:textId="080A856E" w:rsidTr="002077FA">
        <w:tc>
          <w:tcPr>
            <w:tcW w:w="1255" w:type="dxa"/>
          </w:tcPr>
          <w:p w14:paraId="6F8315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2D43005" w14:textId="3B64D3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293F22E" w14:textId="24CC73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BCF41A" w14:textId="396E0D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42E098" w14:textId="7A1F81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AF0A9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6AD7341" w14:textId="77777777" w:rsidR="002077FA" w:rsidRPr="00487927" w:rsidRDefault="002077FA" w:rsidP="00B21708">
            <w:pPr>
              <w:jc w:val="center"/>
              <w:rPr>
                <w:rFonts w:cstheme="minorHAnsi"/>
                <w:szCs w:val="20"/>
              </w:rPr>
            </w:pPr>
          </w:p>
        </w:tc>
      </w:tr>
      <w:tr w:rsidR="002077FA" w:rsidRPr="00487927" w14:paraId="358A72E9" w14:textId="172B3120" w:rsidTr="002077FA">
        <w:tc>
          <w:tcPr>
            <w:tcW w:w="1255" w:type="dxa"/>
          </w:tcPr>
          <w:p w14:paraId="2D6B711B"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DEDCD9" w14:textId="39A269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C1DF0A" w14:textId="5268F6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6057B7" w14:textId="4E06939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CB219C" w14:textId="5CED51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D5410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08480D" w14:textId="77777777" w:rsidR="002077FA" w:rsidRPr="00487927" w:rsidRDefault="002077FA" w:rsidP="00B21708">
            <w:pPr>
              <w:jc w:val="center"/>
              <w:rPr>
                <w:rFonts w:cstheme="minorHAnsi"/>
                <w:szCs w:val="20"/>
              </w:rPr>
            </w:pPr>
          </w:p>
        </w:tc>
      </w:tr>
      <w:tr w:rsidR="002077FA" w:rsidRPr="00487927" w14:paraId="5BE6106D" w14:textId="2BC11A1A" w:rsidTr="002077FA">
        <w:tc>
          <w:tcPr>
            <w:tcW w:w="1255" w:type="dxa"/>
          </w:tcPr>
          <w:p w14:paraId="5A9A362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1BA82A" w14:textId="02B69E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75C40A" w14:textId="1FC66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32442C" w14:textId="6D583A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0F5016" w14:textId="6611C7F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804D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A132932" w14:textId="77777777" w:rsidR="002077FA" w:rsidRPr="00487927" w:rsidRDefault="002077FA" w:rsidP="00B21708">
            <w:pPr>
              <w:jc w:val="center"/>
              <w:rPr>
                <w:rFonts w:cstheme="minorHAnsi"/>
                <w:szCs w:val="20"/>
              </w:rPr>
            </w:pPr>
          </w:p>
        </w:tc>
      </w:tr>
      <w:tr w:rsidR="002077FA" w:rsidRPr="00487927" w14:paraId="3575AF82" w14:textId="3C201D29" w:rsidTr="002077FA">
        <w:tc>
          <w:tcPr>
            <w:tcW w:w="1255" w:type="dxa"/>
          </w:tcPr>
          <w:p w14:paraId="471733E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02EE308" w14:textId="4AB1F7B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67B6A4" w14:textId="1A8881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62CDAC" w14:textId="6CDB7B1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1C89A01" w14:textId="4A6E313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C8C1A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70B7800" w14:textId="77777777" w:rsidR="002077FA" w:rsidRPr="00487927" w:rsidRDefault="002077FA" w:rsidP="00B21708">
            <w:pPr>
              <w:jc w:val="center"/>
              <w:rPr>
                <w:rFonts w:cstheme="minorHAnsi"/>
                <w:szCs w:val="20"/>
              </w:rPr>
            </w:pPr>
          </w:p>
        </w:tc>
      </w:tr>
      <w:tr w:rsidR="002077FA" w:rsidRPr="00487927" w14:paraId="1CD09026" w14:textId="4E076420" w:rsidTr="002077FA">
        <w:tc>
          <w:tcPr>
            <w:tcW w:w="1255" w:type="dxa"/>
          </w:tcPr>
          <w:p w14:paraId="7255325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78D5FF" w14:textId="750411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F8E59C" w14:textId="01D932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E196F8B" w14:textId="3B0DD4F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BB67FDD" w14:textId="6978E5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540E2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90E73" w14:textId="77777777" w:rsidR="002077FA" w:rsidRPr="00487927" w:rsidRDefault="002077FA" w:rsidP="00B21708">
            <w:pPr>
              <w:jc w:val="center"/>
              <w:rPr>
                <w:rFonts w:cstheme="minorHAnsi"/>
                <w:szCs w:val="20"/>
              </w:rPr>
            </w:pPr>
          </w:p>
        </w:tc>
      </w:tr>
      <w:tr w:rsidR="002077FA" w:rsidRPr="00487927" w14:paraId="77EDD7DF" w14:textId="66CBF7B0" w:rsidTr="002077FA">
        <w:tc>
          <w:tcPr>
            <w:tcW w:w="1255" w:type="dxa"/>
          </w:tcPr>
          <w:p w14:paraId="342B888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21650F" w14:textId="737651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F1E049" w14:textId="047D8E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658E4A" w14:textId="1CB080D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EA4E6" w14:textId="10D90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78EB1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9EA17B2" w14:textId="77777777" w:rsidR="002077FA" w:rsidRPr="00487927" w:rsidRDefault="002077FA" w:rsidP="00B21708">
            <w:pPr>
              <w:jc w:val="center"/>
              <w:rPr>
                <w:rFonts w:cstheme="minorHAnsi"/>
                <w:szCs w:val="20"/>
              </w:rPr>
            </w:pPr>
          </w:p>
        </w:tc>
      </w:tr>
      <w:tr w:rsidR="002077FA" w:rsidRPr="00487927" w14:paraId="120FFE25" w14:textId="649BCBB2" w:rsidTr="002077FA">
        <w:tc>
          <w:tcPr>
            <w:tcW w:w="1255" w:type="dxa"/>
          </w:tcPr>
          <w:p w14:paraId="7CA7906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5B3920" w14:textId="0D41A79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F573957" w14:textId="5FBF64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B03809" w14:textId="3A4C9CC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AB5093" w14:textId="0310AC5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03EE9F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2692B" w14:textId="77777777" w:rsidR="002077FA" w:rsidRPr="00487927" w:rsidRDefault="002077FA" w:rsidP="00B21708">
            <w:pPr>
              <w:jc w:val="center"/>
              <w:rPr>
                <w:rFonts w:cstheme="minorHAnsi"/>
                <w:szCs w:val="20"/>
              </w:rPr>
            </w:pPr>
          </w:p>
        </w:tc>
      </w:tr>
      <w:tr w:rsidR="002077FA" w:rsidRPr="00487927" w14:paraId="157197AB" w14:textId="53E979FA" w:rsidTr="002077FA">
        <w:tc>
          <w:tcPr>
            <w:tcW w:w="1255" w:type="dxa"/>
            <w:shd w:val="clear" w:color="auto" w:fill="D6E3BC" w:themeFill="accent3" w:themeFillTint="66"/>
          </w:tcPr>
          <w:p w14:paraId="2B683E60" w14:textId="6EDBCBB6" w:rsidR="002077FA" w:rsidRPr="007B756C" w:rsidRDefault="002077FA" w:rsidP="00B21708">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592DB108"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48ED56A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422EB5C"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5AAC1152"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6215C05" w14:textId="77777777" w:rsidR="002077FA" w:rsidRPr="00487927" w:rsidRDefault="002077FA" w:rsidP="00B21708">
            <w:pPr>
              <w:jc w:val="center"/>
              <w:rPr>
                <w:rFonts w:cstheme="minorHAnsi"/>
                <w:szCs w:val="20"/>
              </w:rPr>
            </w:pPr>
          </w:p>
        </w:tc>
        <w:tc>
          <w:tcPr>
            <w:tcW w:w="1080" w:type="dxa"/>
            <w:shd w:val="clear" w:color="auto" w:fill="D6E3BC" w:themeFill="accent3" w:themeFillTint="66"/>
          </w:tcPr>
          <w:p w14:paraId="18D3EE81" w14:textId="77777777" w:rsidR="002077FA" w:rsidRPr="00487927" w:rsidRDefault="002077FA" w:rsidP="00B21708">
            <w:pPr>
              <w:jc w:val="center"/>
              <w:rPr>
                <w:rFonts w:cstheme="minorHAnsi"/>
                <w:szCs w:val="20"/>
              </w:rPr>
            </w:pPr>
          </w:p>
        </w:tc>
        <w:tc>
          <w:tcPr>
            <w:tcW w:w="1170" w:type="dxa"/>
            <w:shd w:val="clear" w:color="auto" w:fill="D6E3BC" w:themeFill="accent3" w:themeFillTint="66"/>
          </w:tcPr>
          <w:p w14:paraId="3EF9401D" w14:textId="77777777" w:rsidR="002077FA" w:rsidRPr="00487927" w:rsidRDefault="002077FA" w:rsidP="00B21708">
            <w:pPr>
              <w:jc w:val="center"/>
              <w:rPr>
                <w:rFonts w:cstheme="minorHAnsi"/>
                <w:szCs w:val="20"/>
              </w:rPr>
            </w:pPr>
          </w:p>
        </w:tc>
      </w:tr>
      <w:tr w:rsidR="002077FA" w:rsidRPr="00487927" w14:paraId="104E613A" w14:textId="7B1D7FA2" w:rsidTr="002077FA">
        <w:tc>
          <w:tcPr>
            <w:tcW w:w="1255" w:type="dxa"/>
          </w:tcPr>
          <w:p w14:paraId="2BB7662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D5AF6B" w14:textId="3FB054D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E346CAB" w14:textId="709FB3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E3052C" w14:textId="74EEC2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B774E2" w14:textId="3110D5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0BFA3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5B667A8" w14:textId="77777777" w:rsidR="002077FA" w:rsidRPr="00487927" w:rsidRDefault="002077FA" w:rsidP="00B21708">
            <w:pPr>
              <w:jc w:val="center"/>
              <w:rPr>
                <w:rFonts w:cstheme="minorHAnsi"/>
                <w:szCs w:val="20"/>
              </w:rPr>
            </w:pPr>
          </w:p>
        </w:tc>
      </w:tr>
      <w:tr w:rsidR="002077FA" w:rsidRPr="00487927" w14:paraId="269ACB21" w14:textId="31B370F9" w:rsidTr="002077FA">
        <w:tc>
          <w:tcPr>
            <w:tcW w:w="1255" w:type="dxa"/>
          </w:tcPr>
          <w:p w14:paraId="2577155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79816A" w14:textId="192180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E4489D" w14:textId="39B598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115B02" w14:textId="06A9C76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466BA2B" w14:textId="394A5E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400C4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C01CB3C" w14:textId="77777777" w:rsidR="002077FA" w:rsidRPr="00487927" w:rsidRDefault="002077FA" w:rsidP="00B21708">
            <w:pPr>
              <w:jc w:val="center"/>
              <w:rPr>
                <w:rFonts w:cstheme="minorHAnsi"/>
                <w:szCs w:val="20"/>
              </w:rPr>
            </w:pPr>
          </w:p>
        </w:tc>
      </w:tr>
      <w:tr w:rsidR="002077FA" w:rsidRPr="00487927" w14:paraId="372A9E13" w14:textId="7BDEA146" w:rsidTr="002077FA">
        <w:tc>
          <w:tcPr>
            <w:tcW w:w="1255" w:type="dxa"/>
          </w:tcPr>
          <w:p w14:paraId="34B36B2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237456" w14:textId="79A4B8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9472E1" w14:textId="06B0FB0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7B23012" w14:textId="3A52A45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330307" w14:textId="35DD592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07D9B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6DDEA86" w14:textId="77777777" w:rsidR="002077FA" w:rsidRPr="00487927" w:rsidRDefault="002077FA" w:rsidP="00B21708">
            <w:pPr>
              <w:jc w:val="center"/>
              <w:rPr>
                <w:rFonts w:cstheme="minorHAnsi"/>
                <w:szCs w:val="20"/>
              </w:rPr>
            </w:pPr>
          </w:p>
        </w:tc>
      </w:tr>
      <w:tr w:rsidR="002077FA" w:rsidRPr="00487927" w14:paraId="4D984BF8" w14:textId="2A7AE655" w:rsidTr="002077FA">
        <w:tc>
          <w:tcPr>
            <w:tcW w:w="1255" w:type="dxa"/>
          </w:tcPr>
          <w:p w14:paraId="40DF341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DE1B97" w14:textId="715208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B86987" w14:textId="4E9A0A4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3013388" w14:textId="0F7757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CD54366" w14:textId="59EAE28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878E3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7E30194" w14:textId="77777777" w:rsidR="002077FA" w:rsidRPr="00487927" w:rsidRDefault="002077FA" w:rsidP="00B21708">
            <w:pPr>
              <w:jc w:val="center"/>
              <w:rPr>
                <w:rFonts w:cstheme="minorHAnsi"/>
                <w:szCs w:val="20"/>
              </w:rPr>
            </w:pPr>
          </w:p>
        </w:tc>
      </w:tr>
      <w:tr w:rsidR="002077FA" w:rsidRPr="00487927" w14:paraId="6E81C638" w14:textId="6AC0552B" w:rsidTr="002077FA">
        <w:tc>
          <w:tcPr>
            <w:tcW w:w="1255" w:type="dxa"/>
          </w:tcPr>
          <w:p w14:paraId="3786EBB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0DB368" w14:textId="5FD4E7E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530AD31" w14:textId="06888F5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B0ADB8A" w14:textId="706E38C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A87425" w14:textId="00229DC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CA7B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F903A9E" w14:textId="77777777" w:rsidR="002077FA" w:rsidRPr="00487927" w:rsidRDefault="002077FA" w:rsidP="00B21708">
            <w:pPr>
              <w:jc w:val="center"/>
              <w:rPr>
                <w:rFonts w:cstheme="minorHAnsi"/>
                <w:szCs w:val="20"/>
              </w:rPr>
            </w:pPr>
          </w:p>
        </w:tc>
      </w:tr>
      <w:tr w:rsidR="002077FA" w:rsidRPr="00487927" w14:paraId="58630850" w14:textId="0B25C41A" w:rsidTr="002077FA">
        <w:tc>
          <w:tcPr>
            <w:tcW w:w="1255" w:type="dxa"/>
          </w:tcPr>
          <w:p w14:paraId="363699F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BCFA62" w14:textId="6D8485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D467B89" w14:textId="3FEF14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5CBA78" w14:textId="4F8587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DE6C26" w14:textId="7A9522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E7D2E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E0C0EF" w14:textId="77777777" w:rsidR="002077FA" w:rsidRPr="00487927" w:rsidRDefault="002077FA" w:rsidP="00B21708">
            <w:pPr>
              <w:jc w:val="center"/>
              <w:rPr>
                <w:rFonts w:cstheme="minorHAnsi"/>
                <w:szCs w:val="20"/>
              </w:rPr>
            </w:pPr>
          </w:p>
        </w:tc>
      </w:tr>
      <w:tr w:rsidR="002077FA" w:rsidRPr="00487927" w14:paraId="4CFDDBB9" w14:textId="43566019" w:rsidTr="002077FA">
        <w:tc>
          <w:tcPr>
            <w:tcW w:w="1255" w:type="dxa"/>
          </w:tcPr>
          <w:p w14:paraId="4C7473C6"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A8A57B6" w14:textId="179348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D49185" w14:textId="51F653A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44B10C6" w14:textId="50B11B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53A05C" w14:textId="6E6A6F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B3BA89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3B17FAA" w14:textId="77777777" w:rsidR="002077FA" w:rsidRPr="00487927" w:rsidRDefault="002077FA" w:rsidP="00B21708">
            <w:pPr>
              <w:jc w:val="center"/>
              <w:rPr>
                <w:rFonts w:cstheme="minorHAnsi"/>
                <w:szCs w:val="20"/>
              </w:rPr>
            </w:pPr>
          </w:p>
        </w:tc>
      </w:tr>
      <w:tr w:rsidR="002077FA" w:rsidRPr="00487927" w14:paraId="475546BE" w14:textId="2B7B7BC5" w:rsidTr="002077FA">
        <w:tc>
          <w:tcPr>
            <w:tcW w:w="1255" w:type="dxa"/>
          </w:tcPr>
          <w:p w14:paraId="597C898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B51B26" w14:textId="01AF5FA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013D60" w14:textId="71F4033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E576F12" w14:textId="356D936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3DF3421" w14:textId="4ECF360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DFC016"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B47F455" w14:textId="77777777" w:rsidR="002077FA" w:rsidRPr="00487927" w:rsidRDefault="002077FA" w:rsidP="00B21708">
            <w:pPr>
              <w:jc w:val="center"/>
              <w:rPr>
                <w:rFonts w:cstheme="minorHAnsi"/>
                <w:szCs w:val="20"/>
              </w:rPr>
            </w:pPr>
          </w:p>
        </w:tc>
      </w:tr>
      <w:tr w:rsidR="002077FA" w:rsidRPr="00487927" w14:paraId="611F10A7" w14:textId="52752A75" w:rsidTr="002077FA">
        <w:tc>
          <w:tcPr>
            <w:tcW w:w="1255" w:type="dxa"/>
          </w:tcPr>
          <w:p w14:paraId="5E8602E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29625B" w14:textId="69C5B07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753DF4" w14:textId="392CFF4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35FA8D" w14:textId="47BD87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AF1720" w14:textId="7B4CF3E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16E6D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73EAB294" w14:textId="77777777" w:rsidR="002077FA" w:rsidRPr="00487927" w:rsidRDefault="002077FA" w:rsidP="00B21708">
            <w:pPr>
              <w:jc w:val="center"/>
              <w:rPr>
                <w:rFonts w:cstheme="minorHAnsi"/>
                <w:szCs w:val="20"/>
              </w:rPr>
            </w:pPr>
          </w:p>
        </w:tc>
      </w:tr>
      <w:tr w:rsidR="002077FA" w:rsidRPr="00487927" w14:paraId="2FF82FC3" w14:textId="0DD1BD12" w:rsidTr="002077FA">
        <w:tc>
          <w:tcPr>
            <w:tcW w:w="1255" w:type="dxa"/>
          </w:tcPr>
          <w:p w14:paraId="55D7253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BB1C8D" w14:textId="4C0110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02CDB24" w14:textId="0E49D8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1B81D0" w14:textId="4D13717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A430CD6" w14:textId="7BD9C3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504F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424F2532" w14:textId="77777777" w:rsidR="002077FA" w:rsidRPr="00487927" w:rsidRDefault="002077FA" w:rsidP="00B21708">
            <w:pPr>
              <w:jc w:val="center"/>
              <w:rPr>
                <w:rFonts w:cstheme="minorHAnsi"/>
                <w:szCs w:val="20"/>
              </w:rPr>
            </w:pPr>
          </w:p>
        </w:tc>
      </w:tr>
      <w:tr w:rsidR="002077FA" w:rsidRPr="00487927" w14:paraId="528E9C2E" w14:textId="7152B7D8" w:rsidTr="002077FA">
        <w:tc>
          <w:tcPr>
            <w:tcW w:w="1255" w:type="dxa"/>
          </w:tcPr>
          <w:p w14:paraId="3AB5B647"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81E9376" w14:textId="1A76B49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E25ED" w14:textId="41F9F57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E0C1D0" w14:textId="7DF41C0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C159E" w14:textId="764FF1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2A642F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D63BAA7" w14:textId="77777777" w:rsidR="002077FA" w:rsidRPr="00487927" w:rsidRDefault="002077FA" w:rsidP="00B21708">
            <w:pPr>
              <w:jc w:val="center"/>
              <w:rPr>
                <w:rFonts w:cstheme="minorHAnsi"/>
                <w:szCs w:val="20"/>
              </w:rPr>
            </w:pPr>
          </w:p>
        </w:tc>
      </w:tr>
      <w:tr w:rsidR="002077FA" w:rsidRPr="00487927" w14:paraId="4435C65F" w14:textId="45FC62C6" w:rsidTr="002077FA">
        <w:tc>
          <w:tcPr>
            <w:tcW w:w="1255" w:type="dxa"/>
          </w:tcPr>
          <w:p w14:paraId="76E13CE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E9C79A" w14:textId="7394096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5F8F49" w14:textId="032405B1" w:rsidR="002077FA" w:rsidRPr="00487927" w:rsidRDefault="002077FA" w:rsidP="00B21708">
            <w:pPr>
              <w:jc w:val="center"/>
              <w:rPr>
                <w:rFonts w:cstheme="minorHAnsi"/>
                <w:szCs w:val="20"/>
              </w:rPr>
            </w:pPr>
          </w:p>
        </w:tc>
        <w:tc>
          <w:tcPr>
            <w:tcW w:w="1080" w:type="dxa"/>
          </w:tcPr>
          <w:p w14:paraId="7238D130" w14:textId="680F3541" w:rsidR="002077FA" w:rsidRPr="00487927" w:rsidRDefault="002077FA" w:rsidP="00B21708">
            <w:pPr>
              <w:jc w:val="center"/>
              <w:rPr>
                <w:rFonts w:cstheme="minorHAnsi"/>
                <w:szCs w:val="20"/>
              </w:rPr>
            </w:pPr>
          </w:p>
        </w:tc>
        <w:tc>
          <w:tcPr>
            <w:tcW w:w="1080" w:type="dxa"/>
          </w:tcPr>
          <w:p w14:paraId="589B3197" w14:textId="10784D4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CA551B" w14:textId="1B752F3A" w:rsidR="002077FA" w:rsidRPr="00487927" w:rsidRDefault="002077FA" w:rsidP="00B21708">
            <w:pPr>
              <w:jc w:val="center"/>
              <w:rPr>
                <w:rFonts w:cstheme="minorHAnsi"/>
                <w:szCs w:val="20"/>
              </w:rPr>
            </w:pPr>
          </w:p>
        </w:tc>
        <w:tc>
          <w:tcPr>
            <w:tcW w:w="1170" w:type="dxa"/>
          </w:tcPr>
          <w:p w14:paraId="7E66120E" w14:textId="77777777" w:rsidR="002077FA" w:rsidRPr="00487927" w:rsidRDefault="002077FA" w:rsidP="00B21708">
            <w:pPr>
              <w:jc w:val="center"/>
              <w:rPr>
                <w:rFonts w:cstheme="minorHAnsi"/>
                <w:szCs w:val="20"/>
              </w:rPr>
            </w:pPr>
          </w:p>
        </w:tc>
      </w:tr>
      <w:tr w:rsidR="002077FA" w:rsidRPr="00487927" w14:paraId="437DC047" w14:textId="2CCF91E8" w:rsidTr="002077FA">
        <w:tc>
          <w:tcPr>
            <w:tcW w:w="1255" w:type="dxa"/>
          </w:tcPr>
          <w:p w14:paraId="7196B94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4DDF8F" w14:textId="19C5CF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D35FC8A" w14:textId="12ADCA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14FDA2" w14:textId="79BFFAB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C864EFC" w14:textId="08BE141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90F1D0"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21D3DA2" w14:textId="77777777" w:rsidR="002077FA" w:rsidRPr="00487927" w:rsidRDefault="002077FA" w:rsidP="00B21708">
            <w:pPr>
              <w:jc w:val="center"/>
              <w:rPr>
                <w:rFonts w:cstheme="minorHAnsi"/>
                <w:szCs w:val="20"/>
              </w:rPr>
            </w:pPr>
          </w:p>
        </w:tc>
      </w:tr>
      <w:tr w:rsidR="002077FA" w:rsidRPr="00487927" w14:paraId="0168F58A" w14:textId="26D24D37" w:rsidTr="002077FA">
        <w:tc>
          <w:tcPr>
            <w:tcW w:w="1255" w:type="dxa"/>
          </w:tcPr>
          <w:p w14:paraId="685B8F6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B98FA3F" w14:textId="6F7F9E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C59813" w14:textId="304D728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849C26" w14:textId="550186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C51395" w14:textId="63531CC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18D2D05"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E8F6E4" w14:textId="77777777" w:rsidR="002077FA" w:rsidRPr="00487927" w:rsidRDefault="002077FA" w:rsidP="00B21708">
            <w:pPr>
              <w:jc w:val="center"/>
              <w:rPr>
                <w:rFonts w:cstheme="minorHAnsi"/>
                <w:szCs w:val="20"/>
              </w:rPr>
            </w:pPr>
          </w:p>
        </w:tc>
      </w:tr>
      <w:tr w:rsidR="002077FA" w:rsidRPr="00487927" w14:paraId="61574DC3" w14:textId="405486B5" w:rsidTr="002077FA">
        <w:tc>
          <w:tcPr>
            <w:tcW w:w="1255" w:type="dxa"/>
          </w:tcPr>
          <w:p w14:paraId="199FEAEA"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03DC24" w14:textId="459AB78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28B6DDC" w14:textId="1BB5FBD4" w:rsidR="002077FA" w:rsidRPr="00487927" w:rsidRDefault="002077FA" w:rsidP="00B21708">
            <w:pPr>
              <w:jc w:val="center"/>
              <w:rPr>
                <w:rFonts w:cstheme="minorHAnsi"/>
                <w:szCs w:val="20"/>
              </w:rPr>
            </w:pPr>
          </w:p>
        </w:tc>
        <w:tc>
          <w:tcPr>
            <w:tcW w:w="1080" w:type="dxa"/>
          </w:tcPr>
          <w:p w14:paraId="14D26B8C" w14:textId="31A13B81" w:rsidR="002077FA" w:rsidRPr="00487927" w:rsidRDefault="002077FA" w:rsidP="00B21708">
            <w:pPr>
              <w:jc w:val="center"/>
              <w:rPr>
                <w:rFonts w:cstheme="minorHAnsi"/>
                <w:szCs w:val="20"/>
              </w:rPr>
            </w:pPr>
          </w:p>
        </w:tc>
        <w:tc>
          <w:tcPr>
            <w:tcW w:w="1080" w:type="dxa"/>
          </w:tcPr>
          <w:p w14:paraId="5A210F58" w14:textId="28670FB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567AA3" w14:textId="55FC6FF0" w:rsidR="002077FA" w:rsidRPr="00487927" w:rsidRDefault="002077FA" w:rsidP="00B21708">
            <w:pPr>
              <w:jc w:val="center"/>
              <w:rPr>
                <w:rFonts w:cstheme="minorHAnsi"/>
                <w:szCs w:val="20"/>
              </w:rPr>
            </w:pPr>
          </w:p>
        </w:tc>
        <w:tc>
          <w:tcPr>
            <w:tcW w:w="1170" w:type="dxa"/>
          </w:tcPr>
          <w:p w14:paraId="05C0AD97" w14:textId="77777777" w:rsidR="002077FA" w:rsidRPr="00487927" w:rsidRDefault="002077FA" w:rsidP="00B21708">
            <w:pPr>
              <w:jc w:val="center"/>
              <w:rPr>
                <w:rFonts w:cstheme="minorHAnsi"/>
                <w:szCs w:val="20"/>
              </w:rPr>
            </w:pPr>
          </w:p>
        </w:tc>
      </w:tr>
      <w:tr w:rsidR="002077FA" w:rsidRPr="00487927" w14:paraId="0060F223" w14:textId="4BD0398B" w:rsidTr="002077FA">
        <w:tc>
          <w:tcPr>
            <w:tcW w:w="1255" w:type="dxa"/>
          </w:tcPr>
          <w:p w14:paraId="1F754C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1FF543D" w14:textId="4E34786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9846F7D" w14:textId="2F8ABD86" w:rsidR="002077FA" w:rsidRPr="00487927" w:rsidRDefault="002077FA" w:rsidP="00B21708">
            <w:pPr>
              <w:jc w:val="center"/>
              <w:rPr>
                <w:rFonts w:cstheme="minorHAnsi"/>
                <w:szCs w:val="20"/>
              </w:rPr>
            </w:pPr>
          </w:p>
        </w:tc>
        <w:tc>
          <w:tcPr>
            <w:tcW w:w="1080" w:type="dxa"/>
          </w:tcPr>
          <w:p w14:paraId="7EC63DBF" w14:textId="11749623" w:rsidR="002077FA" w:rsidRPr="00487927" w:rsidRDefault="002077FA" w:rsidP="00B21708">
            <w:pPr>
              <w:jc w:val="center"/>
              <w:rPr>
                <w:rFonts w:cstheme="minorHAnsi"/>
                <w:szCs w:val="20"/>
              </w:rPr>
            </w:pPr>
          </w:p>
        </w:tc>
        <w:tc>
          <w:tcPr>
            <w:tcW w:w="1080" w:type="dxa"/>
          </w:tcPr>
          <w:p w14:paraId="6B4F9ACC" w14:textId="677496B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7F28103" w14:textId="505F291F" w:rsidR="002077FA" w:rsidRPr="00487927" w:rsidRDefault="002077FA" w:rsidP="00B21708">
            <w:pPr>
              <w:jc w:val="center"/>
              <w:rPr>
                <w:rFonts w:cstheme="minorHAnsi"/>
                <w:szCs w:val="20"/>
              </w:rPr>
            </w:pPr>
          </w:p>
        </w:tc>
        <w:tc>
          <w:tcPr>
            <w:tcW w:w="1170" w:type="dxa"/>
          </w:tcPr>
          <w:p w14:paraId="0E3C7279" w14:textId="77777777" w:rsidR="002077FA" w:rsidRPr="00487927" w:rsidRDefault="002077FA" w:rsidP="00B21708">
            <w:pPr>
              <w:jc w:val="center"/>
              <w:rPr>
                <w:rFonts w:cstheme="minorHAnsi"/>
                <w:szCs w:val="20"/>
              </w:rPr>
            </w:pPr>
          </w:p>
        </w:tc>
      </w:tr>
      <w:tr w:rsidR="002077FA" w:rsidRPr="00487927" w14:paraId="13E48B46" w14:textId="400051CA" w:rsidTr="002077FA">
        <w:tc>
          <w:tcPr>
            <w:tcW w:w="1255" w:type="dxa"/>
          </w:tcPr>
          <w:p w14:paraId="6CEB13A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15D376C" w14:textId="5FC1BF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27F74BE" w14:textId="6BF054F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C0457C7" w14:textId="538D3E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023F098" w14:textId="163BB7B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DD1C033"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74E974F" w14:textId="77777777" w:rsidR="002077FA" w:rsidRPr="00487927" w:rsidRDefault="002077FA" w:rsidP="00B21708">
            <w:pPr>
              <w:jc w:val="center"/>
              <w:rPr>
                <w:rFonts w:cstheme="minorHAnsi"/>
                <w:szCs w:val="20"/>
              </w:rPr>
            </w:pPr>
          </w:p>
        </w:tc>
      </w:tr>
      <w:tr w:rsidR="002077FA" w:rsidRPr="00487927" w14:paraId="77EF2B04" w14:textId="4D0FA53D" w:rsidTr="002077FA">
        <w:tc>
          <w:tcPr>
            <w:tcW w:w="1255" w:type="dxa"/>
          </w:tcPr>
          <w:p w14:paraId="53C8B05D"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22BF51" w14:textId="0B6A687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A59FCB0" w14:textId="7DF8D99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8FD74B5" w14:textId="6CA77B5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1276F8" w14:textId="1DA834C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C6ADB31"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C42F272" w14:textId="77777777" w:rsidR="002077FA" w:rsidRPr="00487927" w:rsidRDefault="002077FA" w:rsidP="00B21708">
            <w:pPr>
              <w:jc w:val="center"/>
              <w:rPr>
                <w:rFonts w:cstheme="minorHAnsi"/>
                <w:szCs w:val="20"/>
              </w:rPr>
            </w:pPr>
          </w:p>
        </w:tc>
      </w:tr>
      <w:tr w:rsidR="002077FA" w:rsidRPr="00487927" w14:paraId="208BDD68" w14:textId="5F5BDEB9" w:rsidTr="002077FA">
        <w:tc>
          <w:tcPr>
            <w:tcW w:w="1255" w:type="dxa"/>
          </w:tcPr>
          <w:p w14:paraId="7B9F0A2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5482F6" w14:textId="74031F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92C932B" w14:textId="4EC0E09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066D95" w14:textId="70340AA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830CB4C" w14:textId="0E73295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2F3D15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27C3AD8" w14:textId="77777777" w:rsidR="002077FA" w:rsidRPr="00487927" w:rsidRDefault="002077FA" w:rsidP="00B21708">
            <w:pPr>
              <w:jc w:val="center"/>
              <w:rPr>
                <w:rFonts w:cstheme="minorHAnsi"/>
                <w:szCs w:val="20"/>
              </w:rPr>
            </w:pPr>
          </w:p>
        </w:tc>
      </w:tr>
      <w:tr w:rsidR="002077FA" w:rsidRPr="00487927" w14:paraId="52254FFE" w14:textId="52EA4FED" w:rsidTr="002077FA">
        <w:tc>
          <w:tcPr>
            <w:tcW w:w="1255" w:type="dxa"/>
          </w:tcPr>
          <w:p w14:paraId="0C65866D" w14:textId="77777777" w:rsidR="002077FA" w:rsidRPr="00487927" w:rsidRDefault="002077FA"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064C53D" w14:textId="77777777" w:rsidR="002077FA" w:rsidRPr="00487927" w:rsidRDefault="002077FA" w:rsidP="000767FE">
            <w:pPr>
              <w:jc w:val="center"/>
              <w:rPr>
                <w:rFonts w:cstheme="minorHAnsi"/>
                <w:szCs w:val="20"/>
              </w:rPr>
            </w:pPr>
          </w:p>
        </w:tc>
        <w:tc>
          <w:tcPr>
            <w:tcW w:w="1080" w:type="dxa"/>
          </w:tcPr>
          <w:p w14:paraId="64EFBA75" w14:textId="77777777" w:rsidR="002077FA" w:rsidRPr="00487927" w:rsidRDefault="002077FA" w:rsidP="000767FE">
            <w:pPr>
              <w:jc w:val="center"/>
              <w:rPr>
                <w:rFonts w:cstheme="minorHAnsi"/>
                <w:szCs w:val="20"/>
              </w:rPr>
            </w:pPr>
          </w:p>
        </w:tc>
        <w:tc>
          <w:tcPr>
            <w:tcW w:w="1080" w:type="dxa"/>
          </w:tcPr>
          <w:p w14:paraId="5BD0F9BD" w14:textId="77777777" w:rsidR="002077FA" w:rsidRPr="00487927" w:rsidRDefault="002077FA" w:rsidP="000767FE">
            <w:pPr>
              <w:jc w:val="center"/>
              <w:rPr>
                <w:rFonts w:cstheme="minorHAnsi"/>
                <w:szCs w:val="20"/>
              </w:rPr>
            </w:pPr>
            <w:r w:rsidRPr="00487927">
              <w:rPr>
                <w:rFonts w:cstheme="minorHAnsi"/>
                <w:szCs w:val="20"/>
              </w:rPr>
              <w:t>•</w:t>
            </w:r>
          </w:p>
        </w:tc>
        <w:tc>
          <w:tcPr>
            <w:tcW w:w="1080" w:type="dxa"/>
          </w:tcPr>
          <w:p w14:paraId="7B099C53" w14:textId="77777777" w:rsidR="002077FA" w:rsidRPr="00487927" w:rsidRDefault="002077FA" w:rsidP="000767FE">
            <w:pPr>
              <w:jc w:val="center"/>
              <w:rPr>
                <w:rFonts w:cstheme="minorHAnsi"/>
                <w:szCs w:val="20"/>
              </w:rPr>
            </w:pPr>
          </w:p>
        </w:tc>
        <w:tc>
          <w:tcPr>
            <w:tcW w:w="1080" w:type="dxa"/>
          </w:tcPr>
          <w:p w14:paraId="3ABF2619" w14:textId="77777777" w:rsidR="002077FA" w:rsidRPr="00487927" w:rsidRDefault="002077FA" w:rsidP="000767FE">
            <w:pPr>
              <w:jc w:val="center"/>
              <w:rPr>
                <w:rFonts w:cstheme="minorHAnsi"/>
                <w:szCs w:val="20"/>
              </w:rPr>
            </w:pPr>
          </w:p>
        </w:tc>
        <w:tc>
          <w:tcPr>
            <w:tcW w:w="1170" w:type="dxa"/>
          </w:tcPr>
          <w:p w14:paraId="020920AD" w14:textId="77777777" w:rsidR="002077FA" w:rsidRPr="00487927" w:rsidRDefault="002077FA" w:rsidP="000767FE">
            <w:pPr>
              <w:jc w:val="center"/>
              <w:rPr>
                <w:rFonts w:cstheme="minorHAnsi"/>
                <w:szCs w:val="20"/>
              </w:rPr>
            </w:pPr>
          </w:p>
        </w:tc>
      </w:tr>
      <w:tr w:rsidR="002077FA" w:rsidRPr="00487927" w14:paraId="778FEBDE" w14:textId="33373DB4" w:rsidTr="002077FA">
        <w:tc>
          <w:tcPr>
            <w:tcW w:w="1255" w:type="dxa"/>
          </w:tcPr>
          <w:p w14:paraId="39DD9800" w14:textId="77777777" w:rsidR="002077FA" w:rsidRPr="00487927" w:rsidRDefault="002077FA" w:rsidP="00B21708">
            <w:pPr>
              <w:jc w:val="center"/>
              <w:rPr>
                <w:rFonts w:cstheme="minorHAnsi"/>
                <w:szCs w:val="20"/>
              </w:rPr>
            </w:pPr>
            <w:r>
              <w:rPr>
                <w:rFonts w:cstheme="minorHAnsi"/>
                <w:szCs w:val="20"/>
              </w:rPr>
              <w:t>0410_03</w:t>
            </w:r>
          </w:p>
        </w:tc>
        <w:tc>
          <w:tcPr>
            <w:tcW w:w="1080" w:type="dxa"/>
          </w:tcPr>
          <w:p w14:paraId="02137ECF" w14:textId="60C8E52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1D09FA" w14:textId="0DBC0B8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91DEF4" w14:textId="587577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A0BF8E" w14:textId="1788A1B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614645B" w14:textId="58A6F20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75ADB2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6946E65A" w14:textId="77777777" w:rsidR="002077FA" w:rsidRPr="00487927" w:rsidRDefault="002077FA" w:rsidP="00B21708">
            <w:pPr>
              <w:jc w:val="center"/>
              <w:rPr>
                <w:rFonts w:cstheme="minorHAnsi"/>
                <w:szCs w:val="20"/>
              </w:rPr>
            </w:pPr>
          </w:p>
        </w:tc>
      </w:tr>
      <w:tr w:rsidR="002077FA" w:rsidRPr="00487927" w14:paraId="2973C770" w14:textId="5FFFF1DF" w:rsidTr="002077FA">
        <w:tc>
          <w:tcPr>
            <w:tcW w:w="1255" w:type="dxa"/>
          </w:tcPr>
          <w:p w14:paraId="2352C9F2" w14:textId="6AF2BC83" w:rsidR="002077FA" w:rsidRPr="00487927" w:rsidRDefault="002077FA" w:rsidP="005475A9">
            <w:pPr>
              <w:jc w:val="center"/>
              <w:rPr>
                <w:rFonts w:cstheme="minorHAnsi"/>
                <w:szCs w:val="20"/>
              </w:rPr>
            </w:pPr>
            <w:r>
              <w:rPr>
                <w:rFonts w:cstheme="minorHAnsi"/>
                <w:szCs w:val="20"/>
              </w:rPr>
              <w:t>0410_04</w:t>
            </w:r>
          </w:p>
        </w:tc>
        <w:tc>
          <w:tcPr>
            <w:tcW w:w="1080" w:type="dxa"/>
          </w:tcPr>
          <w:p w14:paraId="122A7436" w14:textId="0A0C7D5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1A07C8" w14:textId="25BE575E" w:rsidR="002077FA" w:rsidRPr="00487927" w:rsidRDefault="002077FA" w:rsidP="00B21708">
            <w:pPr>
              <w:jc w:val="center"/>
              <w:rPr>
                <w:rFonts w:cstheme="minorHAnsi"/>
                <w:szCs w:val="20"/>
              </w:rPr>
            </w:pPr>
          </w:p>
        </w:tc>
        <w:tc>
          <w:tcPr>
            <w:tcW w:w="1080" w:type="dxa"/>
          </w:tcPr>
          <w:p w14:paraId="75D2A1CF" w14:textId="77777777" w:rsidR="002077FA" w:rsidRPr="00487927" w:rsidRDefault="002077FA" w:rsidP="00B21708">
            <w:pPr>
              <w:jc w:val="center"/>
              <w:rPr>
                <w:rFonts w:cstheme="minorHAnsi"/>
                <w:szCs w:val="20"/>
              </w:rPr>
            </w:pPr>
          </w:p>
        </w:tc>
        <w:tc>
          <w:tcPr>
            <w:tcW w:w="1080" w:type="dxa"/>
          </w:tcPr>
          <w:p w14:paraId="49623E8A" w14:textId="75FDF6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3A94658" w14:textId="1F66E4BF" w:rsidR="002077FA" w:rsidRPr="00487927" w:rsidRDefault="002077FA" w:rsidP="00B21708">
            <w:pPr>
              <w:jc w:val="center"/>
              <w:rPr>
                <w:rFonts w:cstheme="minorHAnsi"/>
                <w:szCs w:val="20"/>
              </w:rPr>
            </w:pPr>
          </w:p>
        </w:tc>
        <w:tc>
          <w:tcPr>
            <w:tcW w:w="1080" w:type="dxa"/>
          </w:tcPr>
          <w:p w14:paraId="5FFC6AC5" w14:textId="77777777" w:rsidR="002077FA" w:rsidRPr="00487927" w:rsidRDefault="002077FA" w:rsidP="00B21708">
            <w:pPr>
              <w:jc w:val="center"/>
              <w:rPr>
                <w:rFonts w:cstheme="minorHAnsi"/>
                <w:szCs w:val="20"/>
              </w:rPr>
            </w:pPr>
          </w:p>
        </w:tc>
        <w:tc>
          <w:tcPr>
            <w:tcW w:w="1170" w:type="dxa"/>
          </w:tcPr>
          <w:p w14:paraId="78EED66B" w14:textId="77777777" w:rsidR="002077FA" w:rsidRPr="00487927" w:rsidRDefault="002077FA" w:rsidP="00B21708">
            <w:pPr>
              <w:jc w:val="center"/>
              <w:rPr>
                <w:rFonts w:cstheme="minorHAnsi"/>
                <w:szCs w:val="20"/>
              </w:rPr>
            </w:pPr>
          </w:p>
        </w:tc>
      </w:tr>
      <w:tr w:rsidR="002077FA" w:rsidRPr="00487927" w14:paraId="246CF68A" w14:textId="7DA4C1FA" w:rsidTr="002077FA">
        <w:tc>
          <w:tcPr>
            <w:tcW w:w="1255" w:type="dxa"/>
          </w:tcPr>
          <w:p w14:paraId="4221D7B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75C822F" w14:textId="01B904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88F873" w14:textId="2D6E620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963EED7" w14:textId="2AF2E1E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FB1998" w14:textId="5906151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11B1DD"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4B27E72" w14:textId="77777777" w:rsidR="002077FA" w:rsidRPr="00487927" w:rsidRDefault="002077FA" w:rsidP="00B21708">
            <w:pPr>
              <w:jc w:val="center"/>
              <w:rPr>
                <w:rFonts w:cstheme="minorHAnsi"/>
                <w:szCs w:val="20"/>
              </w:rPr>
            </w:pPr>
          </w:p>
        </w:tc>
      </w:tr>
      <w:tr w:rsidR="002077FA" w:rsidRPr="00487927" w14:paraId="6A33AFDC" w14:textId="3EA9A12C" w:rsidTr="002077FA">
        <w:tc>
          <w:tcPr>
            <w:tcW w:w="1255" w:type="dxa"/>
          </w:tcPr>
          <w:p w14:paraId="0C21C378"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65482A0" w14:textId="6D7F5C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D382196" w14:textId="7EB42C1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C2CCBA" w14:textId="42D05DD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23F828" w14:textId="69CEA5F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5F41409"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0C98F2F3" w14:textId="77777777" w:rsidR="002077FA" w:rsidRPr="00487927" w:rsidRDefault="002077FA" w:rsidP="00B21708">
            <w:pPr>
              <w:jc w:val="center"/>
              <w:rPr>
                <w:rFonts w:cstheme="minorHAnsi"/>
                <w:szCs w:val="20"/>
              </w:rPr>
            </w:pPr>
          </w:p>
        </w:tc>
      </w:tr>
      <w:tr w:rsidR="002077FA" w:rsidRPr="00487927" w14:paraId="533417F3" w14:textId="62ACFF36" w:rsidTr="002077FA">
        <w:tc>
          <w:tcPr>
            <w:tcW w:w="1255" w:type="dxa"/>
          </w:tcPr>
          <w:p w14:paraId="69170CE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4581307" w14:textId="2BC9721E" w:rsidR="002077FA" w:rsidRPr="00487927" w:rsidRDefault="002077FA" w:rsidP="00B21708">
            <w:pPr>
              <w:jc w:val="center"/>
              <w:rPr>
                <w:rFonts w:cstheme="minorHAnsi"/>
                <w:szCs w:val="20"/>
              </w:rPr>
            </w:pPr>
          </w:p>
        </w:tc>
        <w:tc>
          <w:tcPr>
            <w:tcW w:w="1080" w:type="dxa"/>
          </w:tcPr>
          <w:p w14:paraId="42CDDE78" w14:textId="77777777" w:rsidR="002077FA" w:rsidRPr="00487927" w:rsidRDefault="002077FA" w:rsidP="00B21708">
            <w:pPr>
              <w:jc w:val="center"/>
              <w:rPr>
                <w:rFonts w:cstheme="minorHAnsi"/>
                <w:szCs w:val="20"/>
              </w:rPr>
            </w:pPr>
          </w:p>
        </w:tc>
        <w:tc>
          <w:tcPr>
            <w:tcW w:w="1080" w:type="dxa"/>
          </w:tcPr>
          <w:p w14:paraId="506A94A3" w14:textId="4EADBB0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1DEC418" w14:textId="4734D20A" w:rsidR="002077FA" w:rsidRPr="00487927" w:rsidRDefault="002077FA" w:rsidP="00B21708">
            <w:pPr>
              <w:jc w:val="center"/>
              <w:rPr>
                <w:rFonts w:cstheme="minorHAnsi"/>
                <w:szCs w:val="20"/>
              </w:rPr>
            </w:pPr>
          </w:p>
        </w:tc>
        <w:tc>
          <w:tcPr>
            <w:tcW w:w="1080" w:type="dxa"/>
          </w:tcPr>
          <w:p w14:paraId="4A158A4F" w14:textId="77777777" w:rsidR="002077FA" w:rsidRPr="00487927" w:rsidRDefault="002077FA" w:rsidP="00B21708">
            <w:pPr>
              <w:jc w:val="center"/>
              <w:rPr>
                <w:rFonts w:cstheme="minorHAnsi"/>
                <w:szCs w:val="20"/>
              </w:rPr>
            </w:pPr>
          </w:p>
        </w:tc>
        <w:tc>
          <w:tcPr>
            <w:tcW w:w="1170" w:type="dxa"/>
          </w:tcPr>
          <w:p w14:paraId="21C79788" w14:textId="77777777" w:rsidR="002077FA" w:rsidRPr="00487927" w:rsidRDefault="002077FA" w:rsidP="00B21708">
            <w:pPr>
              <w:jc w:val="center"/>
              <w:rPr>
                <w:rFonts w:cstheme="minorHAnsi"/>
                <w:szCs w:val="20"/>
              </w:rPr>
            </w:pPr>
          </w:p>
        </w:tc>
      </w:tr>
      <w:tr w:rsidR="002077FA" w:rsidRPr="00487927" w14:paraId="21CE8BA4" w14:textId="010CF8E1" w:rsidTr="002077FA">
        <w:tc>
          <w:tcPr>
            <w:tcW w:w="1255" w:type="dxa"/>
          </w:tcPr>
          <w:p w14:paraId="2219C29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14A7145" w14:textId="2A455092" w:rsidR="002077FA" w:rsidRPr="00487927" w:rsidRDefault="002077FA" w:rsidP="00B21708">
            <w:pPr>
              <w:jc w:val="center"/>
              <w:rPr>
                <w:rFonts w:cstheme="minorHAnsi"/>
                <w:szCs w:val="20"/>
              </w:rPr>
            </w:pPr>
          </w:p>
        </w:tc>
        <w:tc>
          <w:tcPr>
            <w:tcW w:w="1080" w:type="dxa"/>
          </w:tcPr>
          <w:p w14:paraId="1B6CA384" w14:textId="77777777" w:rsidR="002077FA" w:rsidRPr="00487927" w:rsidRDefault="002077FA" w:rsidP="00B21708">
            <w:pPr>
              <w:jc w:val="center"/>
              <w:rPr>
                <w:rFonts w:cstheme="minorHAnsi"/>
                <w:szCs w:val="20"/>
              </w:rPr>
            </w:pPr>
          </w:p>
        </w:tc>
        <w:tc>
          <w:tcPr>
            <w:tcW w:w="1080" w:type="dxa"/>
          </w:tcPr>
          <w:p w14:paraId="3E105587" w14:textId="79EDE4C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FE8452D" w14:textId="23D5043D" w:rsidR="002077FA" w:rsidRPr="00487927" w:rsidRDefault="002077FA" w:rsidP="00B21708">
            <w:pPr>
              <w:jc w:val="center"/>
              <w:rPr>
                <w:rFonts w:cstheme="minorHAnsi"/>
                <w:szCs w:val="20"/>
              </w:rPr>
            </w:pPr>
          </w:p>
        </w:tc>
        <w:tc>
          <w:tcPr>
            <w:tcW w:w="1080" w:type="dxa"/>
          </w:tcPr>
          <w:p w14:paraId="7CB29268" w14:textId="77777777" w:rsidR="002077FA" w:rsidRPr="00487927" w:rsidRDefault="002077FA" w:rsidP="00B21708">
            <w:pPr>
              <w:jc w:val="center"/>
              <w:rPr>
                <w:rFonts w:cstheme="minorHAnsi"/>
                <w:szCs w:val="20"/>
              </w:rPr>
            </w:pPr>
          </w:p>
        </w:tc>
        <w:tc>
          <w:tcPr>
            <w:tcW w:w="1170" w:type="dxa"/>
          </w:tcPr>
          <w:p w14:paraId="69B47341" w14:textId="77777777" w:rsidR="002077FA" w:rsidRPr="00487927" w:rsidRDefault="002077FA" w:rsidP="00B21708">
            <w:pPr>
              <w:jc w:val="center"/>
              <w:rPr>
                <w:rFonts w:cstheme="minorHAnsi"/>
                <w:szCs w:val="20"/>
              </w:rPr>
            </w:pPr>
          </w:p>
        </w:tc>
      </w:tr>
      <w:tr w:rsidR="002077FA" w:rsidRPr="00487927" w14:paraId="3D9496B8" w14:textId="4AB66233" w:rsidTr="002077FA">
        <w:tc>
          <w:tcPr>
            <w:tcW w:w="1255" w:type="dxa"/>
          </w:tcPr>
          <w:p w14:paraId="42B0496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FBFA82" w14:textId="25EA84B4" w:rsidR="002077FA" w:rsidRPr="00487927" w:rsidRDefault="002077FA" w:rsidP="00B21708">
            <w:pPr>
              <w:jc w:val="center"/>
              <w:rPr>
                <w:rFonts w:cstheme="minorHAnsi"/>
                <w:szCs w:val="20"/>
              </w:rPr>
            </w:pPr>
          </w:p>
        </w:tc>
        <w:tc>
          <w:tcPr>
            <w:tcW w:w="1080" w:type="dxa"/>
          </w:tcPr>
          <w:p w14:paraId="243BDBB3" w14:textId="77777777" w:rsidR="002077FA" w:rsidRPr="00487927" w:rsidRDefault="002077FA" w:rsidP="00B21708">
            <w:pPr>
              <w:jc w:val="center"/>
              <w:rPr>
                <w:rFonts w:cstheme="minorHAnsi"/>
                <w:szCs w:val="20"/>
              </w:rPr>
            </w:pPr>
          </w:p>
        </w:tc>
        <w:tc>
          <w:tcPr>
            <w:tcW w:w="1080" w:type="dxa"/>
          </w:tcPr>
          <w:p w14:paraId="1262E06D" w14:textId="366E4DD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0C63921" w14:textId="13ADECD2" w:rsidR="002077FA" w:rsidRPr="00487927" w:rsidRDefault="002077FA" w:rsidP="00B21708">
            <w:pPr>
              <w:jc w:val="center"/>
              <w:rPr>
                <w:rFonts w:cstheme="minorHAnsi"/>
                <w:szCs w:val="20"/>
              </w:rPr>
            </w:pPr>
          </w:p>
        </w:tc>
        <w:tc>
          <w:tcPr>
            <w:tcW w:w="1080" w:type="dxa"/>
          </w:tcPr>
          <w:p w14:paraId="4F8A49AE" w14:textId="77777777" w:rsidR="002077FA" w:rsidRPr="00487927" w:rsidRDefault="002077FA" w:rsidP="00B21708">
            <w:pPr>
              <w:jc w:val="center"/>
              <w:rPr>
                <w:rFonts w:cstheme="minorHAnsi"/>
                <w:szCs w:val="20"/>
              </w:rPr>
            </w:pPr>
          </w:p>
        </w:tc>
        <w:tc>
          <w:tcPr>
            <w:tcW w:w="1170" w:type="dxa"/>
          </w:tcPr>
          <w:p w14:paraId="51E21ECF" w14:textId="77777777" w:rsidR="002077FA" w:rsidRPr="00487927" w:rsidRDefault="002077FA" w:rsidP="00B21708">
            <w:pPr>
              <w:jc w:val="center"/>
              <w:rPr>
                <w:rFonts w:cstheme="minorHAnsi"/>
                <w:szCs w:val="20"/>
              </w:rPr>
            </w:pPr>
          </w:p>
        </w:tc>
      </w:tr>
      <w:tr w:rsidR="002077FA" w:rsidRPr="00487927" w14:paraId="747442C3" w14:textId="6AC4D4B2" w:rsidTr="002077FA">
        <w:tc>
          <w:tcPr>
            <w:tcW w:w="1255" w:type="dxa"/>
          </w:tcPr>
          <w:p w14:paraId="4AE4960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E5B4B40" w14:textId="440530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91538B" w14:textId="672B221B" w:rsidR="002077FA" w:rsidRPr="00487927" w:rsidRDefault="002077FA" w:rsidP="00B21708">
            <w:pPr>
              <w:jc w:val="center"/>
              <w:rPr>
                <w:rFonts w:cstheme="minorHAnsi"/>
                <w:szCs w:val="20"/>
              </w:rPr>
            </w:pPr>
          </w:p>
        </w:tc>
        <w:tc>
          <w:tcPr>
            <w:tcW w:w="1080" w:type="dxa"/>
          </w:tcPr>
          <w:p w14:paraId="52DFB07B" w14:textId="7EED7C4E" w:rsidR="002077FA" w:rsidRPr="00487927" w:rsidRDefault="002077FA" w:rsidP="00B21708">
            <w:pPr>
              <w:jc w:val="center"/>
              <w:rPr>
                <w:rFonts w:cstheme="minorHAnsi"/>
                <w:szCs w:val="20"/>
              </w:rPr>
            </w:pPr>
          </w:p>
        </w:tc>
        <w:tc>
          <w:tcPr>
            <w:tcW w:w="1080" w:type="dxa"/>
          </w:tcPr>
          <w:p w14:paraId="4F62BA81" w14:textId="7648688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999C20E" w14:textId="2A861CA6" w:rsidR="002077FA" w:rsidRPr="00487927" w:rsidRDefault="002077FA" w:rsidP="00B21708">
            <w:pPr>
              <w:jc w:val="center"/>
              <w:rPr>
                <w:rFonts w:cstheme="minorHAnsi"/>
                <w:szCs w:val="20"/>
              </w:rPr>
            </w:pPr>
          </w:p>
        </w:tc>
        <w:tc>
          <w:tcPr>
            <w:tcW w:w="1170" w:type="dxa"/>
          </w:tcPr>
          <w:p w14:paraId="1C20A747" w14:textId="77777777" w:rsidR="002077FA" w:rsidRPr="00487927" w:rsidRDefault="002077FA" w:rsidP="00B21708">
            <w:pPr>
              <w:jc w:val="center"/>
              <w:rPr>
                <w:rFonts w:cstheme="minorHAnsi"/>
                <w:szCs w:val="20"/>
              </w:rPr>
            </w:pPr>
          </w:p>
        </w:tc>
      </w:tr>
      <w:tr w:rsidR="002077FA" w:rsidRPr="00487927" w14:paraId="570F502E" w14:textId="2BBE16F3" w:rsidTr="002077FA">
        <w:tc>
          <w:tcPr>
            <w:tcW w:w="1255" w:type="dxa"/>
          </w:tcPr>
          <w:p w14:paraId="53FEFCE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3A0A4D" w14:textId="5C7D3B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F2B60A1" w14:textId="5816C15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43CF6D" w14:textId="5FFEB4E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AA35FD" w14:textId="6A822EA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DE61B3A"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6833F0C" w14:textId="77777777" w:rsidR="002077FA" w:rsidRPr="00487927" w:rsidRDefault="002077FA" w:rsidP="00B21708">
            <w:pPr>
              <w:jc w:val="center"/>
              <w:rPr>
                <w:rFonts w:cstheme="minorHAnsi"/>
                <w:szCs w:val="20"/>
              </w:rPr>
            </w:pPr>
          </w:p>
        </w:tc>
      </w:tr>
      <w:tr w:rsidR="002077FA" w:rsidRPr="00487927" w14:paraId="0011CE97" w14:textId="64166FDF" w:rsidTr="002077FA">
        <w:tc>
          <w:tcPr>
            <w:tcW w:w="1255" w:type="dxa"/>
          </w:tcPr>
          <w:p w14:paraId="0D5A25FF"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6706CF2" w14:textId="41EC03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C5A9D2" w14:textId="31BD09C3" w:rsidR="002077FA" w:rsidRPr="00487927" w:rsidRDefault="002077FA" w:rsidP="00B21708">
            <w:pPr>
              <w:jc w:val="center"/>
              <w:rPr>
                <w:rFonts w:cstheme="minorHAnsi"/>
                <w:szCs w:val="20"/>
              </w:rPr>
            </w:pPr>
          </w:p>
        </w:tc>
        <w:tc>
          <w:tcPr>
            <w:tcW w:w="1080" w:type="dxa"/>
          </w:tcPr>
          <w:p w14:paraId="51F9AB74" w14:textId="35B29A2E" w:rsidR="002077FA" w:rsidRPr="00487927" w:rsidRDefault="002077FA" w:rsidP="00B21708">
            <w:pPr>
              <w:jc w:val="center"/>
              <w:rPr>
                <w:rFonts w:cstheme="minorHAnsi"/>
                <w:szCs w:val="20"/>
              </w:rPr>
            </w:pPr>
          </w:p>
        </w:tc>
        <w:tc>
          <w:tcPr>
            <w:tcW w:w="1080" w:type="dxa"/>
          </w:tcPr>
          <w:p w14:paraId="32105A6E" w14:textId="0779428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69F19F" w14:textId="0439E650" w:rsidR="002077FA" w:rsidRPr="00487927" w:rsidRDefault="002077FA" w:rsidP="00B21708">
            <w:pPr>
              <w:jc w:val="center"/>
              <w:rPr>
                <w:rFonts w:cstheme="minorHAnsi"/>
                <w:szCs w:val="20"/>
              </w:rPr>
            </w:pPr>
          </w:p>
        </w:tc>
        <w:tc>
          <w:tcPr>
            <w:tcW w:w="1170" w:type="dxa"/>
          </w:tcPr>
          <w:p w14:paraId="4BCEA6E9" w14:textId="77777777" w:rsidR="002077FA" w:rsidRPr="00487927" w:rsidRDefault="002077FA" w:rsidP="00B21708">
            <w:pPr>
              <w:jc w:val="center"/>
              <w:rPr>
                <w:rFonts w:cstheme="minorHAnsi"/>
                <w:szCs w:val="20"/>
              </w:rPr>
            </w:pPr>
          </w:p>
        </w:tc>
      </w:tr>
      <w:tr w:rsidR="002077FA" w:rsidRPr="00487927" w14:paraId="48C87199" w14:textId="51E61DDF" w:rsidTr="002077FA">
        <w:tc>
          <w:tcPr>
            <w:tcW w:w="1255" w:type="dxa"/>
          </w:tcPr>
          <w:p w14:paraId="2339387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53733B2" w14:textId="6A7725E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3A4B12" w14:textId="77777777" w:rsidR="002077FA" w:rsidRPr="00487927" w:rsidRDefault="002077FA" w:rsidP="00B21708">
            <w:pPr>
              <w:jc w:val="center"/>
              <w:rPr>
                <w:rFonts w:cstheme="minorHAnsi"/>
                <w:szCs w:val="20"/>
              </w:rPr>
            </w:pPr>
          </w:p>
        </w:tc>
        <w:tc>
          <w:tcPr>
            <w:tcW w:w="1080" w:type="dxa"/>
          </w:tcPr>
          <w:p w14:paraId="35C63169" w14:textId="69EDDA3A" w:rsidR="002077FA" w:rsidRPr="00487927" w:rsidRDefault="002077FA" w:rsidP="00B21708">
            <w:pPr>
              <w:jc w:val="center"/>
              <w:rPr>
                <w:rFonts w:cstheme="minorHAnsi"/>
                <w:szCs w:val="20"/>
              </w:rPr>
            </w:pPr>
          </w:p>
        </w:tc>
        <w:tc>
          <w:tcPr>
            <w:tcW w:w="1080" w:type="dxa"/>
          </w:tcPr>
          <w:p w14:paraId="11C71C0B" w14:textId="7233516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8B8673" w14:textId="77777777" w:rsidR="002077FA" w:rsidRPr="00487927" w:rsidRDefault="002077FA" w:rsidP="00B21708">
            <w:pPr>
              <w:jc w:val="center"/>
              <w:rPr>
                <w:rFonts w:cstheme="minorHAnsi"/>
                <w:szCs w:val="20"/>
              </w:rPr>
            </w:pPr>
          </w:p>
        </w:tc>
        <w:tc>
          <w:tcPr>
            <w:tcW w:w="1170" w:type="dxa"/>
          </w:tcPr>
          <w:p w14:paraId="0414DD11" w14:textId="77777777" w:rsidR="002077FA" w:rsidRPr="00487927" w:rsidRDefault="002077FA" w:rsidP="00B21708">
            <w:pPr>
              <w:jc w:val="center"/>
              <w:rPr>
                <w:rFonts w:cstheme="minorHAnsi"/>
                <w:szCs w:val="20"/>
              </w:rPr>
            </w:pPr>
          </w:p>
        </w:tc>
      </w:tr>
      <w:tr w:rsidR="002077FA" w:rsidRPr="00487927" w14:paraId="75282983" w14:textId="2F717B9E" w:rsidTr="002077FA">
        <w:tc>
          <w:tcPr>
            <w:tcW w:w="1255" w:type="dxa"/>
          </w:tcPr>
          <w:p w14:paraId="273078E5"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99ABAF1" w14:textId="5BF0515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2783DA" w14:textId="77777777" w:rsidR="002077FA" w:rsidRPr="00487927" w:rsidRDefault="002077FA" w:rsidP="00B21708">
            <w:pPr>
              <w:jc w:val="center"/>
              <w:rPr>
                <w:rFonts w:cstheme="minorHAnsi"/>
                <w:szCs w:val="20"/>
              </w:rPr>
            </w:pPr>
          </w:p>
        </w:tc>
        <w:tc>
          <w:tcPr>
            <w:tcW w:w="1080" w:type="dxa"/>
          </w:tcPr>
          <w:p w14:paraId="4B00C04A" w14:textId="64D9C3CD" w:rsidR="002077FA" w:rsidRPr="00487927" w:rsidRDefault="002077FA" w:rsidP="00B21708">
            <w:pPr>
              <w:jc w:val="center"/>
              <w:rPr>
                <w:rFonts w:cstheme="minorHAnsi"/>
                <w:szCs w:val="20"/>
              </w:rPr>
            </w:pPr>
          </w:p>
        </w:tc>
        <w:tc>
          <w:tcPr>
            <w:tcW w:w="1080" w:type="dxa"/>
          </w:tcPr>
          <w:p w14:paraId="1002698C" w14:textId="0F62591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97E9F7" w14:textId="77777777" w:rsidR="002077FA" w:rsidRPr="00487927" w:rsidRDefault="002077FA" w:rsidP="00B21708">
            <w:pPr>
              <w:jc w:val="center"/>
              <w:rPr>
                <w:rFonts w:cstheme="minorHAnsi"/>
                <w:szCs w:val="20"/>
              </w:rPr>
            </w:pPr>
          </w:p>
        </w:tc>
        <w:tc>
          <w:tcPr>
            <w:tcW w:w="1170" w:type="dxa"/>
          </w:tcPr>
          <w:p w14:paraId="2FA016D8" w14:textId="77777777" w:rsidR="002077FA" w:rsidRPr="00487927" w:rsidRDefault="002077FA" w:rsidP="00B21708">
            <w:pPr>
              <w:jc w:val="center"/>
              <w:rPr>
                <w:rFonts w:cstheme="minorHAnsi"/>
                <w:szCs w:val="20"/>
              </w:rPr>
            </w:pPr>
          </w:p>
        </w:tc>
      </w:tr>
      <w:tr w:rsidR="002077FA" w:rsidRPr="00487927" w14:paraId="36D8991B" w14:textId="2B992A05" w:rsidTr="002077FA">
        <w:tc>
          <w:tcPr>
            <w:tcW w:w="1255" w:type="dxa"/>
          </w:tcPr>
          <w:p w14:paraId="32A0A4A9"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2077FA" w:rsidRPr="00487927" w:rsidRDefault="002077FA" w:rsidP="00B21708">
            <w:pPr>
              <w:jc w:val="center"/>
              <w:rPr>
                <w:rFonts w:cstheme="minorHAnsi"/>
                <w:szCs w:val="20"/>
              </w:rPr>
            </w:pPr>
          </w:p>
        </w:tc>
        <w:tc>
          <w:tcPr>
            <w:tcW w:w="1080" w:type="dxa"/>
          </w:tcPr>
          <w:p w14:paraId="57D9A4C2" w14:textId="38FB01E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5AD0D6F" w14:textId="77777777" w:rsidR="002077FA" w:rsidRPr="00487927" w:rsidRDefault="002077FA" w:rsidP="00B21708">
            <w:pPr>
              <w:jc w:val="center"/>
              <w:rPr>
                <w:rFonts w:cstheme="minorHAnsi"/>
                <w:szCs w:val="20"/>
              </w:rPr>
            </w:pPr>
          </w:p>
        </w:tc>
        <w:tc>
          <w:tcPr>
            <w:tcW w:w="1080" w:type="dxa"/>
          </w:tcPr>
          <w:p w14:paraId="32C8AFC2" w14:textId="77777777" w:rsidR="002077FA" w:rsidRPr="00487927" w:rsidRDefault="002077FA" w:rsidP="00B21708">
            <w:pPr>
              <w:jc w:val="center"/>
              <w:rPr>
                <w:rFonts w:cstheme="minorHAnsi"/>
                <w:szCs w:val="20"/>
              </w:rPr>
            </w:pPr>
          </w:p>
        </w:tc>
        <w:tc>
          <w:tcPr>
            <w:tcW w:w="1080" w:type="dxa"/>
          </w:tcPr>
          <w:p w14:paraId="53929D9D" w14:textId="76DDB72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AB56288" w14:textId="77777777" w:rsidR="002077FA" w:rsidRPr="00487927" w:rsidRDefault="002077FA" w:rsidP="00B21708">
            <w:pPr>
              <w:jc w:val="center"/>
              <w:rPr>
                <w:rFonts w:cstheme="minorHAnsi"/>
                <w:szCs w:val="20"/>
              </w:rPr>
            </w:pPr>
          </w:p>
        </w:tc>
        <w:tc>
          <w:tcPr>
            <w:tcW w:w="1170" w:type="dxa"/>
          </w:tcPr>
          <w:p w14:paraId="2DEDDB95" w14:textId="77777777" w:rsidR="002077FA" w:rsidRPr="00487927" w:rsidRDefault="002077FA" w:rsidP="00B21708">
            <w:pPr>
              <w:jc w:val="center"/>
              <w:rPr>
                <w:rFonts w:cstheme="minorHAnsi"/>
                <w:szCs w:val="20"/>
              </w:rPr>
            </w:pPr>
          </w:p>
        </w:tc>
      </w:tr>
      <w:tr w:rsidR="002077FA" w:rsidRPr="00487927" w14:paraId="461DFBA0" w14:textId="190DADD6" w:rsidTr="002077FA">
        <w:tc>
          <w:tcPr>
            <w:tcW w:w="1255" w:type="dxa"/>
          </w:tcPr>
          <w:p w14:paraId="06C7621E"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6F453F07" w:rsidR="002077FA" w:rsidRPr="00487927" w:rsidRDefault="002077FA" w:rsidP="00B21708">
            <w:pPr>
              <w:jc w:val="center"/>
              <w:rPr>
                <w:rFonts w:cstheme="minorHAnsi"/>
                <w:szCs w:val="20"/>
              </w:rPr>
            </w:pPr>
          </w:p>
        </w:tc>
        <w:tc>
          <w:tcPr>
            <w:tcW w:w="1080" w:type="dxa"/>
          </w:tcPr>
          <w:p w14:paraId="2A0BC076" w14:textId="5195772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71260DD" w14:textId="6B5C9A3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AB028A7" w14:textId="0282F73C" w:rsidR="002077FA" w:rsidRPr="00487927" w:rsidRDefault="002077FA" w:rsidP="00B21708">
            <w:pPr>
              <w:jc w:val="center"/>
              <w:rPr>
                <w:rFonts w:cstheme="minorHAnsi"/>
                <w:szCs w:val="20"/>
              </w:rPr>
            </w:pPr>
          </w:p>
        </w:tc>
        <w:tc>
          <w:tcPr>
            <w:tcW w:w="1080" w:type="dxa"/>
          </w:tcPr>
          <w:p w14:paraId="1FE3451D" w14:textId="580B75B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DF1FA2"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3CD2A1E4" w14:textId="77777777" w:rsidR="002077FA" w:rsidRPr="00487927" w:rsidRDefault="002077FA" w:rsidP="00B21708">
            <w:pPr>
              <w:jc w:val="center"/>
              <w:rPr>
                <w:rFonts w:cstheme="minorHAnsi"/>
                <w:szCs w:val="20"/>
              </w:rPr>
            </w:pPr>
          </w:p>
        </w:tc>
      </w:tr>
      <w:tr w:rsidR="002077FA" w:rsidRPr="00487927" w14:paraId="61F79847" w14:textId="779975AD" w:rsidTr="002077FA">
        <w:tc>
          <w:tcPr>
            <w:tcW w:w="1255" w:type="dxa"/>
          </w:tcPr>
          <w:p w14:paraId="69A9B663"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4E8FECF9" w:rsidR="002077FA" w:rsidRPr="00487927" w:rsidRDefault="002077FA" w:rsidP="00B21708">
            <w:pPr>
              <w:jc w:val="center"/>
              <w:rPr>
                <w:rFonts w:cstheme="minorHAnsi"/>
                <w:szCs w:val="20"/>
              </w:rPr>
            </w:pPr>
          </w:p>
        </w:tc>
        <w:tc>
          <w:tcPr>
            <w:tcW w:w="1080" w:type="dxa"/>
          </w:tcPr>
          <w:p w14:paraId="2EC6E8B4" w14:textId="644E9BD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CD66A4E" w14:textId="5A956D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78E63B" w14:textId="7553660D" w:rsidR="002077FA" w:rsidRPr="00487927" w:rsidRDefault="002077FA" w:rsidP="00B21708">
            <w:pPr>
              <w:jc w:val="center"/>
              <w:rPr>
                <w:rFonts w:cstheme="minorHAnsi"/>
                <w:szCs w:val="20"/>
              </w:rPr>
            </w:pPr>
          </w:p>
        </w:tc>
        <w:tc>
          <w:tcPr>
            <w:tcW w:w="1080" w:type="dxa"/>
          </w:tcPr>
          <w:p w14:paraId="1FDA1B15" w14:textId="63145E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D4DB85E"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544637C" w14:textId="77777777" w:rsidR="002077FA" w:rsidRPr="00487927" w:rsidRDefault="002077FA" w:rsidP="00B21708">
            <w:pPr>
              <w:jc w:val="center"/>
              <w:rPr>
                <w:rFonts w:cstheme="minorHAnsi"/>
                <w:szCs w:val="20"/>
              </w:rPr>
            </w:pPr>
          </w:p>
        </w:tc>
      </w:tr>
      <w:tr w:rsidR="002077FA" w:rsidRPr="00487927" w14:paraId="39BC5286" w14:textId="3BA96CC8" w:rsidTr="002077FA">
        <w:tc>
          <w:tcPr>
            <w:tcW w:w="1255" w:type="dxa"/>
          </w:tcPr>
          <w:p w14:paraId="2DECFF3D" w14:textId="77777777" w:rsidR="002077FA" w:rsidRPr="00487927" w:rsidRDefault="002077FA"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808959B" w14:textId="44191376" w:rsidR="002077FA" w:rsidRPr="00487927" w:rsidRDefault="002077FA" w:rsidP="00B21708">
            <w:pPr>
              <w:jc w:val="center"/>
              <w:rPr>
                <w:rFonts w:cstheme="minorHAnsi"/>
                <w:szCs w:val="20"/>
              </w:rPr>
            </w:pPr>
          </w:p>
        </w:tc>
        <w:tc>
          <w:tcPr>
            <w:tcW w:w="1080" w:type="dxa"/>
          </w:tcPr>
          <w:p w14:paraId="3D431576" w14:textId="77777777" w:rsidR="002077FA" w:rsidRPr="00487927" w:rsidRDefault="002077FA" w:rsidP="00B21708">
            <w:pPr>
              <w:jc w:val="center"/>
              <w:rPr>
                <w:rFonts w:cstheme="minorHAnsi"/>
                <w:szCs w:val="20"/>
              </w:rPr>
            </w:pPr>
          </w:p>
        </w:tc>
        <w:tc>
          <w:tcPr>
            <w:tcW w:w="1080" w:type="dxa"/>
          </w:tcPr>
          <w:p w14:paraId="386CDAF8" w14:textId="2240215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C606253" w14:textId="7C252798" w:rsidR="002077FA" w:rsidRPr="00487927" w:rsidRDefault="002077FA" w:rsidP="00B21708">
            <w:pPr>
              <w:jc w:val="center"/>
              <w:rPr>
                <w:rFonts w:cstheme="minorHAnsi"/>
                <w:szCs w:val="20"/>
              </w:rPr>
            </w:pPr>
          </w:p>
        </w:tc>
        <w:tc>
          <w:tcPr>
            <w:tcW w:w="1080" w:type="dxa"/>
          </w:tcPr>
          <w:p w14:paraId="18A916A5" w14:textId="77777777" w:rsidR="002077FA" w:rsidRPr="00487927" w:rsidRDefault="002077FA" w:rsidP="00B21708">
            <w:pPr>
              <w:jc w:val="center"/>
              <w:rPr>
                <w:rFonts w:cstheme="minorHAnsi"/>
                <w:szCs w:val="20"/>
              </w:rPr>
            </w:pPr>
          </w:p>
        </w:tc>
        <w:tc>
          <w:tcPr>
            <w:tcW w:w="1170" w:type="dxa"/>
          </w:tcPr>
          <w:p w14:paraId="6DBEFB3C" w14:textId="77777777" w:rsidR="002077FA" w:rsidRPr="00487927" w:rsidRDefault="002077FA" w:rsidP="00B21708">
            <w:pPr>
              <w:jc w:val="center"/>
              <w:rPr>
                <w:rFonts w:cstheme="minorHAnsi"/>
                <w:szCs w:val="20"/>
              </w:rPr>
            </w:pPr>
          </w:p>
        </w:tc>
      </w:tr>
      <w:tr w:rsidR="002077FA" w:rsidRPr="00487927" w14:paraId="2E759C3F" w14:textId="52B9310B" w:rsidTr="002077FA">
        <w:tc>
          <w:tcPr>
            <w:tcW w:w="1255" w:type="dxa"/>
          </w:tcPr>
          <w:p w14:paraId="164CF38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418_01</w:t>
            </w:r>
          </w:p>
        </w:tc>
        <w:tc>
          <w:tcPr>
            <w:tcW w:w="1080" w:type="dxa"/>
          </w:tcPr>
          <w:p w14:paraId="507221E2" w14:textId="1B7EF5D7" w:rsidR="002077FA" w:rsidRPr="00487927" w:rsidRDefault="002077FA" w:rsidP="00B21708">
            <w:pPr>
              <w:jc w:val="center"/>
              <w:rPr>
                <w:rFonts w:cstheme="minorHAnsi"/>
                <w:szCs w:val="20"/>
              </w:rPr>
            </w:pPr>
          </w:p>
        </w:tc>
        <w:tc>
          <w:tcPr>
            <w:tcW w:w="1080" w:type="dxa"/>
          </w:tcPr>
          <w:p w14:paraId="21262EBF" w14:textId="2263243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7A1C1AD" w14:textId="31A1228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8DAE7A3" w14:textId="70A9FFE9" w:rsidR="002077FA" w:rsidRPr="00487927" w:rsidRDefault="002077FA" w:rsidP="00B21708">
            <w:pPr>
              <w:jc w:val="center"/>
              <w:rPr>
                <w:rFonts w:cstheme="minorHAnsi"/>
                <w:szCs w:val="20"/>
              </w:rPr>
            </w:pPr>
          </w:p>
        </w:tc>
        <w:tc>
          <w:tcPr>
            <w:tcW w:w="1080" w:type="dxa"/>
          </w:tcPr>
          <w:p w14:paraId="50DC2689" w14:textId="4319338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8BF24BF"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59B63C4" w14:textId="77777777" w:rsidR="002077FA" w:rsidRPr="00487927" w:rsidRDefault="002077FA" w:rsidP="00B21708">
            <w:pPr>
              <w:jc w:val="center"/>
              <w:rPr>
                <w:rFonts w:cstheme="minorHAnsi"/>
                <w:szCs w:val="20"/>
              </w:rPr>
            </w:pPr>
          </w:p>
        </w:tc>
      </w:tr>
      <w:tr w:rsidR="002077FA" w:rsidRPr="00487927" w14:paraId="7F366009" w14:textId="554F17D7" w:rsidTr="002077FA">
        <w:tc>
          <w:tcPr>
            <w:tcW w:w="1255" w:type="dxa"/>
          </w:tcPr>
          <w:p w14:paraId="715A769B" w14:textId="77777777" w:rsidR="002077FA" w:rsidRPr="00487927" w:rsidRDefault="002077FA" w:rsidP="00B21708">
            <w:pPr>
              <w:jc w:val="center"/>
              <w:rPr>
                <w:rFonts w:cstheme="minorHAnsi"/>
                <w:szCs w:val="20"/>
              </w:rPr>
            </w:pPr>
            <w:r>
              <w:rPr>
                <w:rFonts w:cstheme="minorHAnsi"/>
                <w:szCs w:val="20"/>
              </w:rPr>
              <w:lastRenderedPageBreak/>
              <w:t>0</w:t>
            </w:r>
            <w:r w:rsidRPr="00487927">
              <w:rPr>
                <w:rFonts w:cstheme="minorHAnsi"/>
                <w:szCs w:val="20"/>
              </w:rPr>
              <w:t>419_01</w:t>
            </w:r>
          </w:p>
        </w:tc>
        <w:tc>
          <w:tcPr>
            <w:tcW w:w="1080" w:type="dxa"/>
          </w:tcPr>
          <w:p w14:paraId="76FE5FB1" w14:textId="43248CB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851D02" w14:textId="458AC041"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40A327E" w14:textId="0DB5F6C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40FAC8" w14:textId="3CD0AB0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BB6A394" w14:textId="40F51C0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8AE340B"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6527170" w14:textId="77777777" w:rsidR="002077FA" w:rsidRPr="00487927" w:rsidRDefault="002077FA" w:rsidP="00B21708">
            <w:pPr>
              <w:jc w:val="center"/>
              <w:rPr>
                <w:rFonts w:cstheme="minorHAnsi"/>
                <w:szCs w:val="20"/>
              </w:rPr>
            </w:pPr>
          </w:p>
        </w:tc>
      </w:tr>
      <w:tr w:rsidR="002077FA" w:rsidRPr="00487927" w14:paraId="0678DF16" w14:textId="33D6C9D4" w:rsidTr="002077FA">
        <w:tc>
          <w:tcPr>
            <w:tcW w:w="1255" w:type="dxa"/>
          </w:tcPr>
          <w:p w14:paraId="1CC3FAD2"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579FE11" w14:textId="17AA0097"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FE7C0B7" w14:textId="18C8D516"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9F80A43" w14:textId="2C3E1D4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414995B" w14:textId="55E1940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4C27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2099252" w14:textId="77777777" w:rsidR="002077FA" w:rsidRPr="00487927" w:rsidRDefault="002077FA" w:rsidP="00B21708">
            <w:pPr>
              <w:jc w:val="center"/>
              <w:rPr>
                <w:rFonts w:cstheme="minorHAnsi"/>
                <w:szCs w:val="20"/>
              </w:rPr>
            </w:pPr>
          </w:p>
        </w:tc>
      </w:tr>
      <w:tr w:rsidR="002077FA" w:rsidRPr="00487927" w14:paraId="39F3891E" w14:textId="543F387E" w:rsidTr="002077FA">
        <w:tc>
          <w:tcPr>
            <w:tcW w:w="1255" w:type="dxa"/>
          </w:tcPr>
          <w:p w14:paraId="6CBAD040"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5D411F2" w14:textId="4CDE072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2B88FD0" w14:textId="6BA36795"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F30BD78" w14:textId="65F6490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3C163EE" w14:textId="4BAE77A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D237454"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18671869" w14:textId="77777777" w:rsidR="002077FA" w:rsidRPr="00487927" w:rsidRDefault="002077FA" w:rsidP="00B21708">
            <w:pPr>
              <w:jc w:val="center"/>
              <w:rPr>
                <w:rFonts w:cstheme="minorHAnsi"/>
                <w:szCs w:val="20"/>
              </w:rPr>
            </w:pPr>
          </w:p>
        </w:tc>
      </w:tr>
      <w:tr w:rsidR="002077FA" w:rsidRPr="00487927" w14:paraId="2C52A894" w14:textId="4620376E" w:rsidTr="002077FA">
        <w:tc>
          <w:tcPr>
            <w:tcW w:w="1255" w:type="dxa"/>
          </w:tcPr>
          <w:p w14:paraId="5CF7CA0C"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90F0F05" w14:textId="2F24D39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358D9D0" w14:textId="34FD2EC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0A83ABA3" w14:textId="4B75D732"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BFF26E" w14:textId="48AC068A" w:rsidR="002077FA" w:rsidRPr="00487927" w:rsidRDefault="002077FA" w:rsidP="00B21708">
            <w:pPr>
              <w:jc w:val="center"/>
              <w:rPr>
                <w:rFonts w:cstheme="minorHAnsi"/>
                <w:szCs w:val="20"/>
              </w:rPr>
            </w:pPr>
            <w:r w:rsidRPr="00487927">
              <w:rPr>
                <w:rFonts w:cstheme="minorHAnsi"/>
                <w:szCs w:val="20"/>
              </w:rPr>
              <w:t>•</w:t>
            </w:r>
          </w:p>
        </w:tc>
        <w:tc>
          <w:tcPr>
            <w:tcW w:w="1080" w:type="dxa"/>
          </w:tcPr>
          <w:p w14:paraId="7BC447F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CFB5525" w14:textId="77777777" w:rsidR="002077FA" w:rsidRPr="00487927" w:rsidRDefault="002077FA" w:rsidP="00B21708">
            <w:pPr>
              <w:jc w:val="center"/>
              <w:rPr>
                <w:rFonts w:cstheme="minorHAnsi"/>
                <w:szCs w:val="20"/>
              </w:rPr>
            </w:pPr>
          </w:p>
        </w:tc>
      </w:tr>
      <w:tr w:rsidR="002077FA" w:rsidRPr="00487927" w14:paraId="55090083" w14:textId="30FE52A5" w:rsidTr="002077FA">
        <w:tc>
          <w:tcPr>
            <w:tcW w:w="1255" w:type="dxa"/>
          </w:tcPr>
          <w:p w14:paraId="60870391"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6A0C6DD" w14:textId="790EEAD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66749C9" w14:textId="1159A3C7" w:rsidR="002077FA" w:rsidRDefault="002077FA" w:rsidP="00B21708">
            <w:pPr>
              <w:jc w:val="center"/>
              <w:rPr>
                <w:rFonts w:cstheme="minorHAnsi"/>
                <w:szCs w:val="20"/>
              </w:rPr>
            </w:pPr>
            <w:r w:rsidRPr="00487927">
              <w:rPr>
                <w:rFonts w:cstheme="minorHAnsi"/>
                <w:szCs w:val="20"/>
              </w:rPr>
              <w:t>•</w:t>
            </w:r>
          </w:p>
        </w:tc>
        <w:tc>
          <w:tcPr>
            <w:tcW w:w="1080" w:type="dxa"/>
          </w:tcPr>
          <w:p w14:paraId="04692D78" w14:textId="02CD806B" w:rsidR="002077FA" w:rsidRDefault="002077FA" w:rsidP="00B21708">
            <w:pPr>
              <w:jc w:val="center"/>
              <w:rPr>
                <w:rFonts w:cstheme="minorHAnsi"/>
                <w:szCs w:val="20"/>
              </w:rPr>
            </w:pPr>
            <w:r w:rsidRPr="00487927">
              <w:rPr>
                <w:rFonts w:cstheme="minorHAnsi"/>
                <w:szCs w:val="20"/>
              </w:rPr>
              <w:t>•</w:t>
            </w:r>
          </w:p>
        </w:tc>
        <w:tc>
          <w:tcPr>
            <w:tcW w:w="1080" w:type="dxa"/>
          </w:tcPr>
          <w:p w14:paraId="50F9E96C" w14:textId="6167084B"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E7CA59C"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7B5547E" w14:textId="77777777" w:rsidR="002077FA" w:rsidRPr="00487927" w:rsidRDefault="002077FA" w:rsidP="00B21708">
            <w:pPr>
              <w:jc w:val="center"/>
              <w:rPr>
                <w:rFonts w:cstheme="minorHAnsi"/>
                <w:szCs w:val="20"/>
              </w:rPr>
            </w:pPr>
          </w:p>
        </w:tc>
      </w:tr>
      <w:tr w:rsidR="002077FA" w:rsidRPr="00487927" w14:paraId="6EBA25F9" w14:textId="7277235D" w:rsidTr="002077FA">
        <w:tc>
          <w:tcPr>
            <w:tcW w:w="1255" w:type="dxa"/>
          </w:tcPr>
          <w:p w14:paraId="503C906E" w14:textId="77777777" w:rsidR="002077FA" w:rsidRPr="00487927" w:rsidRDefault="002077FA" w:rsidP="00B21708">
            <w:pPr>
              <w:jc w:val="center"/>
              <w:rPr>
                <w:rFonts w:cstheme="minorHAnsi"/>
                <w:szCs w:val="20"/>
              </w:rPr>
            </w:pPr>
            <w:r w:rsidRPr="001B418F">
              <w:rPr>
                <w:rFonts w:cstheme="minorHAnsi"/>
                <w:szCs w:val="20"/>
              </w:rPr>
              <w:t>0426_01</w:t>
            </w:r>
          </w:p>
        </w:tc>
        <w:tc>
          <w:tcPr>
            <w:tcW w:w="1080" w:type="dxa"/>
          </w:tcPr>
          <w:p w14:paraId="66C45503" w14:textId="44CB806F" w:rsidR="002077FA" w:rsidRPr="00487927" w:rsidRDefault="002077FA" w:rsidP="00B21708">
            <w:pPr>
              <w:jc w:val="center"/>
              <w:rPr>
                <w:rFonts w:cstheme="minorHAnsi"/>
                <w:szCs w:val="20"/>
              </w:rPr>
            </w:pPr>
          </w:p>
        </w:tc>
        <w:tc>
          <w:tcPr>
            <w:tcW w:w="1080" w:type="dxa"/>
          </w:tcPr>
          <w:p w14:paraId="3E7DB8AF" w14:textId="420C23C0" w:rsidR="002077FA" w:rsidRPr="00487927" w:rsidRDefault="002077FA" w:rsidP="00B21708">
            <w:pPr>
              <w:jc w:val="center"/>
              <w:rPr>
                <w:rFonts w:cstheme="minorHAnsi"/>
                <w:szCs w:val="20"/>
              </w:rPr>
            </w:pPr>
            <w:r w:rsidRPr="00487927">
              <w:rPr>
                <w:rFonts w:cstheme="minorHAnsi"/>
                <w:szCs w:val="20"/>
              </w:rPr>
              <w:t>•</w:t>
            </w:r>
          </w:p>
        </w:tc>
        <w:tc>
          <w:tcPr>
            <w:tcW w:w="1080" w:type="dxa"/>
          </w:tcPr>
          <w:p w14:paraId="22A9A264" w14:textId="2B7F8E7C" w:rsidR="002077FA" w:rsidRPr="00487927" w:rsidRDefault="002077FA" w:rsidP="00B21708">
            <w:pPr>
              <w:jc w:val="center"/>
              <w:rPr>
                <w:rFonts w:cstheme="minorHAnsi"/>
                <w:szCs w:val="20"/>
              </w:rPr>
            </w:pPr>
            <w:r w:rsidRPr="00487927">
              <w:rPr>
                <w:rFonts w:cstheme="minorHAnsi"/>
                <w:szCs w:val="20"/>
              </w:rPr>
              <w:t>•</w:t>
            </w:r>
          </w:p>
        </w:tc>
        <w:tc>
          <w:tcPr>
            <w:tcW w:w="1080" w:type="dxa"/>
          </w:tcPr>
          <w:p w14:paraId="3501D4EF" w14:textId="4E0B06A7" w:rsidR="002077FA" w:rsidRPr="00487927" w:rsidRDefault="002077FA" w:rsidP="00B21708">
            <w:pPr>
              <w:jc w:val="center"/>
              <w:rPr>
                <w:rFonts w:cstheme="minorHAnsi"/>
                <w:szCs w:val="20"/>
              </w:rPr>
            </w:pPr>
          </w:p>
        </w:tc>
        <w:tc>
          <w:tcPr>
            <w:tcW w:w="1080" w:type="dxa"/>
          </w:tcPr>
          <w:p w14:paraId="7822DA8D" w14:textId="5202158E"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C275047"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5F948C76" w14:textId="77777777" w:rsidR="002077FA" w:rsidRPr="00487927" w:rsidRDefault="002077FA" w:rsidP="00B21708">
            <w:pPr>
              <w:jc w:val="center"/>
              <w:rPr>
                <w:rFonts w:cstheme="minorHAnsi"/>
                <w:szCs w:val="20"/>
              </w:rPr>
            </w:pPr>
          </w:p>
        </w:tc>
      </w:tr>
      <w:tr w:rsidR="002077FA" w:rsidRPr="00487927" w14:paraId="1E475946" w14:textId="60DD7770" w:rsidTr="002077FA">
        <w:tc>
          <w:tcPr>
            <w:tcW w:w="1255" w:type="dxa"/>
          </w:tcPr>
          <w:p w14:paraId="0D88A7A4" w14:textId="77777777" w:rsidR="002077FA" w:rsidRPr="00487927" w:rsidRDefault="002077FA"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E9402B0" w14:textId="14FE533F" w:rsidR="002077FA" w:rsidRPr="00487927" w:rsidRDefault="002077FA" w:rsidP="00B21708">
            <w:pPr>
              <w:jc w:val="center"/>
              <w:rPr>
                <w:rFonts w:cstheme="minorHAnsi"/>
                <w:szCs w:val="20"/>
              </w:rPr>
            </w:pPr>
            <w:r w:rsidRPr="00487927">
              <w:rPr>
                <w:rFonts w:cstheme="minorHAnsi"/>
                <w:szCs w:val="20"/>
              </w:rPr>
              <w:t>•</w:t>
            </w:r>
          </w:p>
        </w:tc>
        <w:tc>
          <w:tcPr>
            <w:tcW w:w="1080" w:type="dxa"/>
          </w:tcPr>
          <w:p w14:paraId="638843CA" w14:textId="5789F24D" w:rsidR="002077FA" w:rsidRPr="00487927" w:rsidRDefault="002077FA" w:rsidP="00B21708">
            <w:pPr>
              <w:jc w:val="center"/>
              <w:rPr>
                <w:rFonts w:cstheme="minorHAnsi"/>
                <w:szCs w:val="20"/>
              </w:rPr>
            </w:pPr>
            <w:r w:rsidRPr="00487927">
              <w:rPr>
                <w:rFonts w:cstheme="minorHAnsi"/>
                <w:szCs w:val="20"/>
              </w:rPr>
              <w:t>•</w:t>
            </w:r>
          </w:p>
        </w:tc>
        <w:tc>
          <w:tcPr>
            <w:tcW w:w="1080" w:type="dxa"/>
          </w:tcPr>
          <w:p w14:paraId="5703D873" w14:textId="2506A018" w:rsidR="002077FA" w:rsidRPr="00487927" w:rsidRDefault="002077FA" w:rsidP="00B21708">
            <w:pPr>
              <w:jc w:val="center"/>
              <w:rPr>
                <w:rFonts w:cstheme="minorHAnsi"/>
                <w:szCs w:val="20"/>
              </w:rPr>
            </w:pPr>
            <w:r w:rsidRPr="00487927">
              <w:rPr>
                <w:rFonts w:cstheme="minorHAnsi"/>
                <w:szCs w:val="20"/>
              </w:rPr>
              <w:t>•</w:t>
            </w:r>
          </w:p>
        </w:tc>
        <w:tc>
          <w:tcPr>
            <w:tcW w:w="1080" w:type="dxa"/>
          </w:tcPr>
          <w:p w14:paraId="1F37F80D" w14:textId="2252A154" w:rsidR="002077FA" w:rsidRPr="00487927" w:rsidRDefault="002077FA" w:rsidP="00B21708">
            <w:pPr>
              <w:jc w:val="center"/>
              <w:rPr>
                <w:rFonts w:cstheme="minorHAnsi"/>
                <w:szCs w:val="20"/>
              </w:rPr>
            </w:pPr>
            <w:r w:rsidRPr="00487927">
              <w:rPr>
                <w:rFonts w:cstheme="minorHAnsi"/>
                <w:szCs w:val="20"/>
              </w:rPr>
              <w:t>•</w:t>
            </w:r>
          </w:p>
        </w:tc>
        <w:tc>
          <w:tcPr>
            <w:tcW w:w="1080" w:type="dxa"/>
          </w:tcPr>
          <w:p w14:paraId="4133C398" w14:textId="77777777" w:rsidR="002077FA" w:rsidRPr="00487927" w:rsidRDefault="002077FA" w:rsidP="00B21708">
            <w:pPr>
              <w:jc w:val="center"/>
              <w:rPr>
                <w:rFonts w:cstheme="minorHAnsi"/>
                <w:szCs w:val="20"/>
              </w:rPr>
            </w:pPr>
            <w:r w:rsidRPr="00487927">
              <w:rPr>
                <w:rFonts w:cstheme="minorHAnsi"/>
                <w:szCs w:val="20"/>
              </w:rPr>
              <w:t>•</w:t>
            </w:r>
          </w:p>
        </w:tc>
        <w:tc>
          <w:tcPr>
            <w:tcW w:w="1170" w:type="dxa"/>
          </w:tcPr>
          <w:p w14:paraId="2B3BE519" w14:textId="77777777" w:rsidR="002077FA" w:rsidRPr="00487927" w:rsidRDefault="002077FA" w:rsidP="00B21708">
            <w:pPr>
              <w:jc w:val="center"/>
              <w:rPr>
                <w:rFonts w:cstheme="minorHAnsi"/>
                <w:szCs w:val="20"/>
              </w:rPr>
            </w:pPr>
          </w:p>
        </w:tc>
      </w:tr>
      <w:tr w:rsidR="002077FA" w:rsidRPr="00487927" w14:paraId="344750D6" w14:textId="33D0A8A7" w:rsidTr="002077FA">
        <w:tc>
          <w:tcPr>
            <w:tcW w:w="1255" w:type="dxa"/>
          </w:tcPr>
          <w:p w14:paraId="4CA810E0" w14:textId="771E19D7" w:rsidR="002077FA" w:rsidRPr="00487927" w:rsidRDefault="002077FA" w:rsidP="00791941">
            <w:pPr>
              <w:jc w:val="center"/>
              <w:rPr>
                <w:rFonts w:cstheme="minorHAnsi"/>
                <w:szCs w:val="20"/>
              </w:rPr>
            </w:pPr>
            <w:r>
              <w:rPr>
                <w:rFonts w:cstheme="minorHAnsi"/>
                <w:szCs w:val="20"/>
              </w:rPr>
              <w:t>0428</w:t>
            </w:r>
            <w:r w:rsidRPr="00487927">
              <w:rPr>
                <w:rFonts w:cstheme="minorHAnsi"/>
                <w:szCs w:val="20"/>
              </w:rPr>
              <w:t>_01</w:t>
            </w:r>
          </w:p>
        </w:tc>
        <w:tc>
          <w:tcPr>
            <w:tcW w:w="1080" w:type="dxa"/>
          </w:tcPr>
          <w:p w14:paraId="669C431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13C65113"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3A211494"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21F40F8"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240C1D59" w14:textId="77777777" w:rsidR="002077FA" w:rsidRPr="00487927" w:rsidRDefault="002077FA" w:rsidP="00791941">
            <w:pPr>
              <w:jc w:val="center"/>
              <w:rPr>
                <w:rFonts w:cstheme="minorHAnsi"/>
                <w:szCs w:val="20"/>
              </w:rPr>
            </w:pPr>
            <w:r w:rsidRPr="00487927">
              <w:rPr>
                <w:rFonts w:cstheme="minorHAnsi"/>
                <w:szCs w:val="20"/>
              </w:rPr>
              <w:t>•</w:t>
            </w:r>
          </w:p>
        </w:tc>
        <w:tc>
          <w:tcPr>
            <w:tcW w:w="1080" w:type="dxa"/>
          </w:tcPr>
          <w:p w14:paraId="7FCE9C18" w14:textId="77777777" w:rsidR="002077FA" w:rsidRPr="00487927" w:rsidRDefault="002077FA" w:rsidP="00791941">
            <w:pPr>
              <w:jc w:val="center"/>
              <w:rPr>
                <w:rFonts w:cstheme="minorHAnsi"/>
                <w:szCs w:val="20"/>
              </w:rPr>
            </w:pPr>
            <w:r w:rsidRPr="00487927">
              <w:rPr>
                <w:rFonts w:cstheme="minorHAnsi"/>
                <w:szCs w:val="20"/>
              </w:rPr>
              <w:t>•</w:t>
            </w:r>
          </w:p>
        </w:tc>
        <w:tc>
          <w:tcPr>
            <w:tcW w:w="1170" w:type="dxa"/>
          </w:tcPr>
          <w:p w14:paraId="66E2EDD3" w14:textId="77777777" w:rsidR="002077FA" w:rsidRPr="00487927" w:rsidRDefault="002077FA" w:rsidP="00791941">
            <w:pPr>
              <w:jc w:val="center"/>
              <w:rPr>
                <w:rFonts w:cstheme="minorHAnsi"/>
                <w:szCs w:val="20"/>
              </w:rPr>
            </w:pPr>
          </w:p>
        </w:tc>
      </w:tr>
      <w:tr w:rsidR="002077FA" w:rsidRPr="00487927" w14:paraId="2A3E51A9" w14:textId="2ACAABB8" w:rsidTr="002077FA">
        <w:tc>
          <w:tcPr>
            <w:tcW w:w="1255" w:type="dxa"/>
            <w:shd w:val="clear" w:color="auto" w:fill="D6E3BC" w:themeFill="accent3" w:themeFillTint="66"/>
          </w:tcPr>
          <w:p w14:paraId="471F71F9" w14:textId="378447B1" w:rsidR="002077FA" w:rsidRPr="007B756C" w:rsidRDefault="002077FA" w:rsidP="006A1B90">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1C6449E2"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4E731BAC"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0F974A5"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6CFCABA4"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4519A48" w14:textId="77777777" w:rsidR="002077FA" w:rsidRPr="00487927" w:rsidRDefault="002077FA" w:rsidP="006A1B90">
            <w:pPr>
              <w:jc w:val="center"/>
              <w:rPr>
                <w:rFonts w:cstheme="minorHAnsi"/>
                <w:szCs w:val="20"/>
              </w:rPr>
            </w:pPr>
          </w:p>
        </w:tc>
        <w:tc>
          <w:tcPr>
            <w:tcW w:w="1080" w:type="dxa"/>
            <w:shd w:val="clear" w:color="auto" w:fill="D6E3BC" w:themeFill="accent3" w:themeFillTint="66"/>
          </w:tcPr>
          <w:p w14:paraId="39987E9E" w14:textId="77777777" w:rsidR="002077FA" w:rsidRPr="00487927" w:rsidRDefault="002077FA" w:rsidP="006A1B90">
            <w:pPr>
              <w:jc w:val="center"/>
              <w:rPr>
                <w:rFonts w:cstheme="minorHAnsi"/>
                <w:szCs w:val="20"/>
              </w:rPr>
            </w:pPr>
          </w:p>
        </w:tc>
        <w:tc>
          <w:tcPr>
            <w:tcW w:w="1170" w:type="dxa"/>
            <w:shd w:val="clear" w:color="auto" w:fill="D6E3BC" w:themeFill="accent3" w:themeFillTint="66"/>
          </w:tcPr>
          <w:p w14:paraId="3C2A732F" w14:textId="77777777" w:rsidR="002077FA" w:rsidRPr="00487927" w:rsidRDefault="002077FA" w:rsidP="006A1B90">
            <w:pPr>
              <w:jc w:val="center"/>
              <w:rPr>
                <w:rFonts w:cstheme="minorHAnsi"/>
                <w:szCs w:val="20"/>
              </w:rPr>
            </w:pPr>
          </w:p>
        </w:tc>
      </w:tr>
      <w:tr w:rsidR="002077FA" w:rsidRPr="00487927" w14:paraId="096865ED" w14:textId="43919489" w:rsidTr="002077FA">
        <w:tc>
          <w:tcPr>
            <w:tcW w:w="1255" w:type="dxa"/>
          </w:tcPr>
          <w:p w14:paraId="7219A5E0"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2077FA" w:rsidRPr="00487927" w:rsidRDefault="002077FA" w:rsidP="006A1B90">
            <w:pPr>
              <w:jc w:val="center"/>
              <w:rPr>
                <w:rFonts w:cstheme="minorHAnsi"/>
                <w:szCs w:val="20"/>
              </w:rPr>
            </w:pPr>
          </w:p>
        </w:tc>
        <w:tc>
          <w:tcPr>
            <w:tcW w:w="1080" w:type="dxa"/>
          </w:tcPr>
          <w:p w14:paraId="011D60D5"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F18782F" w14:textId="77777777" w:rsidR="002077FA" w:rsidRPr="00487927" w:rsidRDefault="002077FA" w:rsidP="006A1B90">
            <w:pPr>
              <w:jc w:val="center"/>
              <w:rPr>
                <w:rFonts w:cstheme="minorHAnsi"/>
                <w:szCs w:val="20"/>
              </w:rPr>
            </w:pPr>
          </w:p>
        </w:tc>
        <w:tc>
          <w:tcPr>
            <w:tcW w:w="1080" w:type="dxa"/>
          </w:tcPr>
          <w:p w14:paraId="48C794BE" w14:textId="77777777" w:rsidR="002077FA" w:rsidRPr="00487927" w:rsidRDefault="002077FA" w:rsidP="006A1B90">
            <w:pPr>
              <w:jc w:val="center"/>
              <w:rPr>
                <w:rFonts w:cstheme="minorHAnsi"/>
                <w:szCs w:val="20"/>
              </w:rPr>
            </w:pPr>
          </w:p>
        </w:tc>
        <w:tc>
          <w:tcPr>
            <w:tcW w:w="1080" w:type="dxa"/>
          </w:tcPr>
          <w:p w14:paraId="2BA21105" w14:textId="77777777" w:rsidR="002077FA" w:rsidRPr="00487927" w:rsidRDefault="002077FA" w:rsidP="006A1B90">
            <w:pPr>
              <w:jc w:val="center"/>
              <w:rPr>
                <w:rFonts w:cstheme="minorHAnsi"/>
                <w:szCs w:val="20"/>
              </w:rPr>
            </w:pPr>
          </w:p>
        </w:tc>
        <w:tc>
          <w:tcPr>
            <w:tcW w:w="1080" w:type="dxa"/>
          </w:tcPr>
          <w:p w14:paraId="0373B80C" w14:textId="4B112FED"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2FC2A08" w14:textId="77777777" w:rsidR="002077FA" w:rsidRPr="00487927" w:rsidRDefault="002077FA" w:rsidP="006A1B90">
            <w:pPr>
              <w:jc w:val="center"/>
              <w:rPr>
                <w:rFonts w:cstheme="minorHAnsi"/>
                <w:szCs w:val="20"/>
              </w:rPr>
            </w:pPr>
          </w:p>
        </w:tc>
      </w:tr>
      <w:tr w:rsidR="002077FA" w:rsidRPr="00487927" w14:paraId="3A655401" w14:textId="5EE53BB6" w:rsidTr="002077FA">
        <w:tc>
          <w:tcPr>
            <w:tcW w:w="1255" w:type="dxa"/>
          </w:tcPr>
          <w:p w14:paraId="051AE61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2077FA" w:rsidRPr="00487927" w:rsidRDefault="002077FA" w:rsidP="006A1B90">
            <w:pPr>
              <w:jc w:val="center"/>
              <w:rPr>
                <w:rFonts w:cstheme="minorHAnsi"/>
                <w:szCs w:val="20"/>
              </w:rPr>
            </w:pPr>
          </w:p>
        </w:tc>
        <w:tc>
          <w:tcPr>
            <w:tcW w:w="1080" w:type="dxa"/>
          </w:tcPr>
          <w:p w14:paraId="634308E6"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DB947C8" w14:textId="77777777" w:rsidR="002077FA" w:rsidRPr="00487927" w:rsidRDefault="002077FA" w:rsidP="006A1B90">
            <w:pPr>
              <w:jc w:val="center"/>
              <w:rPr>
                <w:rFonts w:cstheme="minorHAnsi"/>
                <w:szCs w:val="20"/>
              </w:rPr>
            </w:pPr>
          </w:p>
        </w:tc>
        <w:tc>
          <w:tcPr>
            <w:tcW w:w="1080" w:type="dxa"/>
          </w:tcPr>
          <w:p w14:paraId="68039088" w14:textId="77777777" w:rsidR="002077FA" w:rsidRPr="00487927" w:rsidRDefault="002077FA" w:rsidP="006A1B90">
            <w:pPr>
              <w:jc w:val="center"/>
              <w:rPr>
                <w:rFonts w:cstheme="minorHAnsi"/>
                <w:szCs w:val="20"/>
              </w:rPr>
            </w:pPr>
          </w:p>
        </w:tc>
        <w:tc>
          <w:tcPr>
            <w:tcW w:w="1080" w:type="dxa"/>
          </w:tcPr>
          <w:p w14:paraId="6BCC992E" w14:textId="77777777" w:rsidR="002077FA" w:rsidRPr="00487927" w:rsidRDefault="002077FA" w:rsidP="006A1B90">
            <w:pPr>
              <w:jc w:val="center"/>
              <w:rPr>
                <w:rFonts w:cstheme="minorHAnsi"/>
                <w:szCs w:val="20"/>
              </w:rPr>
            </w:pPr>
          </w:p>
        </w:tc>
        <w:tc>
          <w:tcPr>
            <w:tcW w:w="1080" w:type="dxa"/>
          </w:tcPr>
          <w:p w14:paraId="231D6982" w14:textId="52EB0722" w:rsidR="002077FA" w:rsidRPr="00487927" w:rsidRDefault="002077FA" w:rsidP="006A1B90">
            <w:pPr>
              <w:jc w:val="center"/>
              <w:rPr>
                <w:rFonts w:cstheme="minorHAnsi"/>
                <w:szCs w:val="20"/>
              </w:rPr>
            </w:pPr>
          </w:p>
        </w:tc>
        <w:tc>
          <w:tcPr>
            <w:tcW w:w="1170" w:type="dxa"/>
          </w:tcPr>
          <w:p w14:paraId="1B30A7E9" w14:textId="77777777" w:rsidR="002077FA" w:rsidRPr="00487927" w:rsidRDefault="002077FA" w:rsidP="006A1B90">
            <w:pPr>
              <w:jc w:val="center"/>
              <w:rPr>
                <w:rFonts w:cstheme="minorHAnsi"/>
                <w:szCs w:val="20"/>
              </w:rPr>
            </w:pPr>
          </w:p>
        </w:tc>
      </w:tr>
      <w:tr w:rsidR="002077FA" w:rsidRPr="00487927" w14:paraId="6D6BDFD1" w14:textId="34A6539C" w:rsidTr="002077FA">
        <w:tc>
          <w:tcPr>
            <w:tcW w:w="1255" w:type="dxa"/>
          </w:tcPr>
          <w:p w14:paraId="5C54718B"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2077FA" w:rsidRPr="00487927" w:rsidRDefault="002077FA" w:rsidP="006A1B90">
            <w:pPr>
              <w:jc w:val="center"/>
              <w:rPr>
                <w:rFonts w:cstheme="minorHAnsi"/>
                <w:szCs w:val="20"/>
              </w:rPr>
            </w:pPr>
          </w:p>
        </w:tc>
        <w:tc>
          <w:tcPr>
            <w:tcW w:w="1080" w:type="dxa"/>
          </w:tcPr>
          <w:p w14:paraId="1E19BEEE"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CBE6E20" w14:textId="77777777" w:rsidR="002077FA" w:rsidRPr="00487927" w:rsidRDefault="002077FA" w:rsidP="006A1B90">
            <w:pPr>
              <w:jc w:val="center"/>
              <w:rPr>
                <w:rFonts w:cstheme="minorHAnsi"/>
                <w:szCs w:val="20"/>
              </w:rPr>
            </w:pPr>
          </w:p>
        </w:tc>
        <w:tc>
          <w:tcPr>
            <w:tcW w:w="1080" w:type="dxa"/>
          </w:tcPr>
          <w:p w14:paraId="1093AE46" w14:textId="77777777" w:rsidR="002077FA" w:rsidRPr="00487927" w:rsidRDefault="002077FA" w:rsidP="006A1B90">
            <w:pPr>
              <w:jc w:val="center"/>
              <w:rPr>
                <w:rFonts w:cstheme="minorHAnsi"/>
                <w:szCs w:val="20"/>
              </w:rPr>
            </w:pPr>
          </w:p>
        </w:tc>
        <w:tc>
          <w:tcPr>
            <w:tcW w:w="1080" w:type="dxa"/>
          </w:tcPr>
          <w:p w14:paraId="0C917572" w14:textId="77777777" w:rsidR="002077FA" w:rsidRPr="00487927" w:rsidRDefault="002077FA" w:rsidP="006A1B90">
            <w:pPr>
              <w:jc w:val="center"/>
              <w:rPr>
                <w:rFonts w:cstheme="minorHAnsi"/>
                <w:szCs w:val="20"/>
              </w:rPr>
            </w:pPr>
          </w:p>
        </w:tc>
        <w:tc>
          <w:tcPr>
            <w:tcW w:w="1080" w:type="dxa"/>
          </w:tcPr>
          <w:p w14:paraId="43534AD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6BE269D3" w14:textId="77777777" w:rsidR="002077FA" w:rsidRPr="00487927" w:rsidRDefault="002077FA" w:rsidP="006A1B90">
            <w:pPr>
              <w:jc w:val="center"/>
              <w:rPr>
                <w:rFonts w:cstheme="minorHAnsi"/>
                <w:szCs w:val="20"/>
              </w:rPr>
            </w:pPr>
          </w:p>
        </w:tc>
      </w:tr>
      <w:tr w:rsidR="002077FA" w:rsidRPr="00487927" w14:paraId="39C822BB" w14:textId="6802C1E8" w:rsidTr="002077FA">
        <w:tc>
          <w:tcPr>
            <w:tcW w:w="1255" w:type="dxa"/>
          </w:tcPr>
          <w:p w14:paraId="5E764577"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2077FA" w:rsidRPr="00487927" w:rsidRDefault="002077FA" w:rsidP="006A1B90">
            <w:pPr>
              <w:jc w:val="center"/>
              <w:rPr>
                <w:rFonts w:cstheme="minorHAnsi"/>
                <w:szCs w:val="20"/>
              </w:rPr>
            </w:pPr>
          </w:p>
        </w:tc>
        <w:tc>
          <w:tcPr>
            <w:tcW w:w="1080" w:type="dxa"/>
          </w:tcPr>
          <w:p w14:paraId="7EBF0D6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27106CD" w14:textId="77777777" w:rsidR="002077FA" w:rsidRPr="00487927" w:rsidRDefault="002077FA" w:rsidP="006A1B90">
            <w:pPr>
              <w:jc w:val="center"/>
              <w:rPr>
                <w:rFonts w:cstheme="minorHAnsi"/>
                <w:szCs w:val="20"/>
              </w:rPr>
            </w:pPr>
          </w:p>
        </w:tc>
        <w:tc>
          <w:tcPr>
            <w:tcW w:w="1080" w:type="dxa"/>
          </w:tcPr>
          <w:p w14:paraId="451EA1BE" w14:textId="77777777" w:rsidR="002077FA" w:rsidRPr="00487927" w:rsidRDefault="002077FA" w:rsidP="006A1B90">
            <w:pPr>
              <w:jc w:val="center"/>
              <w:rPr>
                <w:rFonts w:cstheme="minorHAnsi"/>
                <w:szCs w:val="20"/>
              </w:rPr>
            </w:pPr>
          </w:p>
        </w:tc>
        <w:tc>
          <w:tcPr>
            <w:tcW w:w="1080" w:type="dxa"/>
          </w:tcPr>
          <w:p w14:paraId="432FC380" w14:textId="77777777" w:rsidR="002077FA" w:rsidRPr="00487927" w:rsidRDefault="002077FA" w:rsidP="006A1B90">
            <w:pPr>
              <w:jc w:val="center"/>
              <w:rPr>
                <w:rFonts w:cstheme="minorHAnsi"/>
                <w:szCs w:val="20"/>
              </w:rPr>
            </w:pPr>
          </w:p>
        </w:tc>
        <w:tc>
          <w:tcPr>
            <w:tcW w:w="1080" w:type="dxa"/>
          </w:tcPr>
          <w:p w14:paraId="1A6BEF4D"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4CD5BDAB" w14:textId="77777777" w:rsidR="002077FA" w:rsidRPr="00487927" w:rsidRDefault="002077FA" w:rsidP="006A1B90">
            <w:pPr>
              <w:jc w:val="center"/>
              <w:rPr>
                <w:rFonts w:cstheme="minorHAnsi"/>
                <w:szCs w:val="20"/>
              </w:rPr>
            </w:pPr>
          </w:p>
        </w:tc>
      </w:tr>
      <w:tr w:rsidR="002077FA" w:rsidRPr="00487927" w14:paraId="70442B6B" w14:textId="3EDA2189" w:rsidTr="002077FA">
        <w:tc>
          <w:tcPr>
            <w:tcW w:w="1255" w:type="dxa"/>
          </w:tcPr>
          <w:p w14:paraId="4DE93DE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2077FA" w:rsidRPr="00487927" w:rsidRDefault="002077FA" w:rsidP="006A1B90">
            <w:pPr>
              <w:jc w:val="center"/>
              <w:rPr>
                <w:rFonts w:cstheme="minorHAnsi"/>
                <w:szCs w:val="20"/>
              </w:rPr>
            </w:pPr>
          </w:p>
        </w:tc>
        <w:tc>
          <w:tcPr>
            <w:tcW w:w="1080" w:type="dxa"/>
          </w:tcPr>
          <w:p w14:paraId="5B74D752"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2C75479F" w14:textId="77777777" w:rsidR="002077FA" w:rsidRPr="00487927" w:rsidRDefault="002077FA" w:rsidP="006A1B90">
            <w:pPr>
              <w:jc w:val="center"/>
              <w:rPr>
                <w:rFonts w:cstheme="minorHAnsi"/>
                <w:szCs w:val="20"/>
              </w:rPr>
            </w:pPr>
          </w:p>
        </w:tc>
        <w:tc>
          <w:tcPr>
            <w:tcW w:w="1080" w:type="dxa"/>
          </w:tcPr>
          <w:p w14:paraId="2A4968A5" w14:textId="77777777" w:rsidR="002077FA" w:rsidRPr="00487927" w:rsidRDefault="002077FA" w:rsidP="006A1B90">
            <w:pPr>
              <w:jc w:val="center"/>
              <w:rPr>
                <w:rFonts w:cstheme="minorHAnsi"/>
                <w:szCs w:val="20"/>
              </w:rPr>
            </w:pPr>
          </w:p>
        </w:tc>
        <w:tc>
          <w:tcPr>
            <w:tcW w:w="1080" w:type="dxa"/>
          </w:tcPr>
          <w:p w14:paraId="5D403929" w14:textId="77777777" w:rsidR="002077FA" w:rsidRPr="00487927" w:rsidRDefault="002077FA" w:rsidP="006A1B90">
            <w:pPr>
              <w:jc w:val="center"/>
              <w:rPr>
                <w:rFonts w:cstheme="minorHAnsi"/>
                <w:szCs w:val="20"/>
              </w:rPr>
            </w:pPr>
          </w:p>
        </w:tc>
        <w:tc>
          <w:tcPr>
            <w:tcW w:w="1080" w:type="dxa"/>
          </w:tcPr>
          <w:p w14:paraId="03DDD515"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51456B7F" w14:textId="77777777" w:rsidR="002077FA" w:rsidRPr="00487927" w:rsidRDefault="002077FA" w:rsidP="006A1B90">
            <w:pPr>
              <w:jc w:val="center"/>
              <w:rPr>
                <w:rFonts w:cstheme="minorHAnsi"/>
                <w:szCs w:val="20"/>
              </w:rPr>
            </w:pPr>
          </w:p>
        </w:tc>
      </w:tr>
      <w:tr w:rsidR="002077FA" w:rsidRPr="00487927" w14:paraId="5448ED9F" w14:textId="6F39C219" w:rsidTr="002077FA">
        <w:tc>
          <w:tcPr>
            <w:tcW w:w="1255" w:type="dxa"/>
          </w:tcPr>
          <w:p w14:paraId="024288D5"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2077FA" w:rsidRPr="00487927" w:rsidRDefault="002077FA" w:rsidP="006A1B90">
            <w:pPr>
              <w:jc w:val="center"/>
              <w:rPr>
                <w:rFonts w:cstheme="minorHAnsi"/>
                <w:szCs w:val="20"/>
              </w:rPr>
            </w:pPr>
          </w:p>
        </w:tc>
        <w:tc>
          <w:tcPr>
            <w:tcW w:w="1080" w:type="dxa"/>
          </w:tcPr>
          <w:p w14:paraId="76C0CE20"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5DB0A233" w14:textId="77777777" w:rsidR="002077FA" w:rsidRPr="00487927" w:rsidRDefault="002077FA" w:rsidP="006A1B90">
            <w:pPr>
              <w:jc w:val="center"/>
              <w:rPr>
                <w:rFonts w:cstheme="minorHAnsi"/>
                <w:szCs w:val="20"/>
              </w:rPr>
            </w:pPr>
          </w:p>
        </w:tc>
        <w:tc>
          <w:tcPr>
            <w:tcW w:w="1080" w:type="dxa"/>
          </w:tcPr>
          <w:p w14:paraId="5C4B730A" w14:textId="77777777" w:rsidR="002077FA" w:rsidRPr="00487927" w:rsidRDefault="002077FA" w:rsidP="006A1B90">
            <w:pPr>
              <w:jc w:val="center"/>
              <w:rPr>
                <w:rFonts w:cstheme="minorHAnsi"/>
                <w:szCs w:val="20"/>
              </w:rPr>
            </w:pPr>
          </w:p>
        </w:tc>
        <w:tc>
          <w:tcPr>
            <w:tcW w:w="1080" w:type="dxa"/>
          </w:tcPr>
          <w:p w14:paraId="558931C7" w14:textId="77777777" w:rsidR="002077FA" w:rsidRPr="00487927" w:rsidRDefault="002077FA" w:rsidP="006A1B90">
            <w:pPr>
              <w:jc w:val="center"/>
              <w:rPr>
                <w:rFonts w:cstheme="minorHAnsi"/>
                <w:szCs w:val="20"/>
              </w:rPr>
            </w:pPr>
          </w:p>
        </w:tc>
        <w:tc>
          <w:tcPr>
            <w:tcW w:w="1080" w:type="dxa"/>
          </w:tcPr>
          <w:p w14:paraId="0B4795C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5D8268E" w14:textId="77777777" w:rsidR="002077FA" w:rsidRPr="00487927" w:rsidRDefault="002077FA" w:rsidP="006A1B90">
            <w:pPr>
              <w:jc w:val="center"/>
              <w:rPr>
                <w:rFonts w:cstheme="minorHAnsi"/>
                <w:szCs w:val="20"/>
              </w:rPr>
            </w:pPr>
          </w:p>
        </w:tc>
      </w:tr>
      <w:tr w:rsidR="002077FA" w:rsidRPr="00487927" w14:paraId="49B5ACA4" w14:textId="204BD79A" w:rsidTr="002077FA">
        <w:tc>
          <w:tcPr>
            <w:tcW w:w="1255" w:type="dxa"/>
          </w:tcPr>
          <w:p w14:paraId="0DBE1022"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2077FA" w:rsidRPr="00487927" w:rsidRDefault="002077FA" w:rsidP="006A1B90">
            <w:pPr>
              <w:jc w:val="center"/>
              <w:rPr>
                <w:rFonts w:cstheme="minorHAnsi"/>
                <w:szCs w:val="20"/>
              </w:rPr>
            </w:pPr>
          </w:p>
        </w:tc>
        <w:tc>
          <w:tcPr>
            <w:tcW w:w="1080" w:type="dxa"/>
          </w:tcPr>
          <w:p w14:paraId="1F6895DB"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A49B5FF" w14:textId="77777777" w:rsidR="002077FA" w:rsidRPr="00487927" w:rsidRDefault="002077FA" w:rsidP="006A1B90">
            <w:pPr>
              <w:jc w:val="center"/>
              <w:rPr>
                <w:rFonts w:cstheme="minorHAnsi"/>
                <w:szCs w:val="20"/>
              </w:rPr>
            </w:pPr>
          </w:p>
        </w:tc>
        <w:tc>
          <w:tcPr>
            <w:tcW w:w="1080" w:type="dxa"/>
          </w:tcPr>
          <w:p w14:paraId="48D7BD65" w14:textId="77777777" w:rsidR="002077FA" w:rsidRPr="00487927" w:rsidRDefault="002077FA" w:rsidP="006A1B90">
            <w:pPr>
              <w:jc w:val="center"/>
              <w:rPr>
                <w:rFonts w:cstheme="minorHAnsi"/>
                <w:szCs w:val="20"/>
              </w:rPr>
            </w:pPr>
          </w:p>
        </w:tc>
        <w:tc>
          <w:tcPr>
            <w:tcW w:w="1080" w:type="dxa"/>
          </w:tcPr>
          <w:p w14:paraId="1789A9A7" w14:textId="77777777" w:rsidR="002077FA" w:rsidRPr="00487927" w:rsidRDefault="002077FA" w:rsidP="006A1B90">
            <w:pPr>
              <w:jc w:val="center"/>
              <w:rPr>
                <w:rFonts w:cstheme="minorHAnsi"/>
                <w:szCs w:val="20"/>
              </w:rPr>
            </w:pPr>
          </w:p>
        </w:tc>
        <w:tc>
          <w:tcPr>
            <w:tcW w:w="1080" w:type="dxa"/>
          </w:tcPr>
          <w:p w14:paraId="173E3CF8"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189AE366" w14:textId="77777777" w:rsidR="002077FA" w:rsidRPr="00487927" w:rsidRDefault="002077FA" w:rsidP="006A1B90">
            <w:pPr>
              <w:jc w:val="center"/>
              <w:rPr>
                <w:rFonts w:cstheme="minorHAnsi"/>
                <w:szCs w:val="20"/>
              </w:rPr>
            </w:pPr>
          </w:p>
        </w:tc>
      </w:tr>
      <w:tr w:rsidR="002077FA" w:rsidRPr="00487927" w14:paraId="190626B3" w14:textId="0912793B" w:rsidTr="002077FA">
        <w:tc>
          <w:tcPr>
            <w:tcW w:w="1255" w:type="dxa"/>
          </w:tcPr>
          <w:p w14:paraId="59ACF268"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2077FA" w:rsidRPr="00487927" w:rsidRDefault="002077FA" w:rsidP="006A1B90">
            <w:pPr>
              <w:jc w:val="center"/>
              <w:rPr>
                <w:rFonts w:cstheme="minorHAnsi"/>
                <w:szCs w:val="20"/>
              </w:rPr>
            </w:pPr>
          </w:p>
        </w:tc>
        <w:tc>
          <w:tcPr>
            <w:tcW w:w="1080" w:type="dxa"/>
          </w:tcPr>
          <w:p w14:paraId="55C273C4"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1FDFFB06" w14:textId="77777777" w:rsidR="002077FA" w:rsidRPr="00487927" w:rsidRDefault="002077FA" w:rsidP="006A1B90">
            <w:pPr>
              <w:jc w:val="center"/>
              <w:rPr>
                <w:rFonts w:cstheme="minorHAnsi"/>
                <w:szCs w:val="20"/>
              </w:rPr>
            </w:pPr>
          </w:p>
        </w:tc>
        <w:tc>
          <w:tcPr>
            <w:tcW w:w="1080" w:type="dxa"/>
          </w:tcPr>
          <w:p w14:paraId="6EADE055" w14:textId="77777777" w:rsidR="002077FA" w:rsidRPr="00487927" w:rsidRDefault="002077FA" w:rsidP="006A1B90">
            <w:pPr>
              <w:jc w:val="center"/>
              <w:rPr>
                <w:rFonts w:cstheme="minorHAnsi"/>
                <w:szCs w:val="20"/>
              </w:rPr>
            </w:pPr>
          </w:p>
        </w:tc>
        <w:tc>
          <w:tcPr>
            <w:tcW w:w="1080" w:type="dxa"/>
          </w:tcPr>
          <w:p w14:paraId="1F83FDD7" w14:textId="77777777" w:rsidR="002077FA" w:rsidRPr="00487927" w:rsidRDefault="002077FA" w:rsidP="006A1B90">
            <w:pPr>
              <w:jc w:val="center"/>
              <w:rPr>
                <w:rFonts w:cstheme="minorHAnsi"/>
                <w:szCs w:val="20"/>
              </w:rPr>
            </w:pPr>
          </w:p>
        </w:tc>
        <w:tc>
          <w:tcPr>
            <w:tcW w:w="1080" w:type="dxa"/>
          </w:tcPr>
          <w:p w14:paraId="25ADD662"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24C17040" w14:textId="77777777" w:rsidR="002077FA" w:rsidRPr="00487927" w:rsidRDefault="002077FA" w:rsidP="006A1B90">
            <w:pPr>
              <w:jc w:val="center"/>
              <w:rPr>
                <w:rFonts w:cstheme="minorHAnsi"/>
                <w:szCs w:val="20"/>
              </w:rPr>
            </w:pPr>
          </w:p>
        </w:tc>
      </w:tr>
      <w:tr w:rsidR="002077FA" w:rsidRPr="00487927" w14:paraId="696C3D22" w14:textId="2BFC1A59" w:rsidTr="002077FA">
        <w:tc>
          <w:tcPr>
            <w:tcW w:w="1255" w:type="dxa"/>
          </w:tcPr>
          <w:p w14:paraId="1C07643E" w14:textId="77777777" w:rsidR="002077FA" w:rsidRPr="00487927" w:rsidRDefault="002077FA"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2077FA" w:rsidRPr="00487927" w:rsidRDefault="002077FA" w:rsidP="006A1B90">
            <w:pPr>
              <w:jc w:val="center"/>
              <w:rPr>
                <w:rFonts w:cstheme="minorHAnsi"/>
                <w:szCs w:val="20"/>
              </w:rPr>
            </w:pPr>
          </w:p>
        </w:tc>
        <w:tc>
          <w:tcPr>
            <w:tcW w:w="1080" w:type="dxa"/>
          </w:tcPr>
          <w:p w14:paraId="47FB0033" w14:textId="77777777" w:rsidR="002077FA" w:rsidRPr="00487927" w:rsidRDefault="002077FA" w:rsidP="006A1B90">
            <w:pPr>
              <w:jc w:val="center"/>
              <w:rPr>
                <w:rFonts w:cstheme="minorHAnsi"/>
                <w:szCs w:val="20"/>
              </w:rPr>
            </w:pPr>
            <w:r w:rsidRPr="00487927">
              <w:rPr>
                <w:rFonts w:cstheme="minorHAnsi"/>
                <w:szCs w:val="20"/>
              </w:rPr>
              <w:t>•</w:t>
            </w:r>
          </w:p>
        </w:tc>
        <w:tc>
          <w:tcPr>
            <w:tcW w:w="1080" w:type="dxa"/>
          </w:tcPr>
          <w:p w14:paraId="034374B4" w14:textId="77777777" w:rsidR="002077FA" w:rsidRPr="00487927" w:rsidRDefault="002077FA" w:rsidP="006A1B90">
            <w:pPr>
              <w:jc w:val="center"/>
              <w:rPr>
                <w:rFonts w:cstheme="minorHAnsi"/>
                <w:szCs w:val="20"/>
              </w:rPr>
            </w:pPr>
          </w:p>
        </w:tc>
        <w:tc>
          <w:tcPr>
            <w:tcW w:w="1080" w:type="dxa"/>
          </w:tcPr>
          <w:p w14:paraId="4DE0DE81" w14:textId="77777777" w:rsidR="002077FA" w:rsidRPr="00487927" w:rsidRDefault="002077FA" w:rsidP="006A1B90">
            <w:pPr>
              <w:jc w:val="center"/>
              <w:rPr>
                <w:rFonts w:cstheme="minorHAnsi"/>
                <w:szCs w:val="20"/>
              </w:rPr>
            </w:pPr>
          </w:p>
        </w:tc>
        <w:tc>
          <w:tcPr>
            <w:tcW w:w="1080" w:type="dxa"/>
          </w:tcPr>
          <w:p w14:paraId="46C4CEC9" w14:textId="77777777" w:rsidR="002077FA" w:rsidRPr="00487927" w:rsidRDefault="002077FA" w:rsidP="006A1B90">
            <w:pPr>
              <w:jc w:val="center"/>
              <w:rPr>
                <w:rFonts w:cstheme="minorHAnsi"/>
                <w:szCs w:val="20"/>
              </w:rPr>
            </w:pPr>
          </w:p>
        </w:tc>
        <w:tc>
          <w:tcPr>
            <w:tcW w:w="1080" w:type="dxa"/>
          </w:tcPr>
          <w:p w14:paraId="073DD049" w14:textId="77777777" w:rsidR="002077FA" w:rsidRPr="00487927" w:rsidRDefault="002077FA" w:rsidP="006A1B90">
            <w:pPr>
              <w:jc w:val="center"/>
              <w:rPr>
                <w:rFonts w:cstheme="minorHAnsi"/>
                <w:szCs w:val="20"/>
              </w:rPr>
            </w:pPr>
            <w:r w:rsidRPr="00487927">
              <w:rPr>
                <w:rFonts w:cstheme="minorHAnsi"/>
                <w:szCs w:val="20"/>
              </w:rPr>
              <w:t>•</w:t>
            </w:r>
          </w:p>
        </w:tc>
        <w:tc>
          <w:tcPr>
            <w:tcW w:w="1170" w:type="dxa"/>
          </w:tcPr>
          <w:p w14:paraId="018B8CAC" w14:textId="77777777" w:rsidR="002077FA" w:rsidRPr="00487927" w:rsidRDefault="002077FA" w:rsidP="006A1B90">
            <w:pPr>
              <w:jc w:val="center"/>
              <w:rPr>
                <w:rFonts w:cstheme="minorHAnsi"/>
                <w:szCs w:val="20"/>
              </w:rPr>
            </w:pPr>
          </w:p>
        </w:tc>
      </w:tr>
      <w:tr w:rsidR="002077FA" w:rsidRPr="00487927" w14:paraId="38F03DFB" w14:textId="61A048C5" w:rsidTr="002077FA">
        <w:tc>
          <w:tcPr>
            <w:tcW w:w="1255" w:type="dxa"/>
          </w:tcPr>
          <w:p w14:paraId="1F320DD0" w14:textId="47A9FB17" w:rsidR="002077FA" w:rsidRDefault="002077FA" w:rsidP="00D465CD">
            <w:pPr>
              <w:jc w:val="center"/>
              <w:rPr>
                <w:rFonts w:cstheme="minorHAnsi"/>
                <w:szCs w:val="20"/>
              </w:rPr>
            </w:pPr>
            <w:r>
              <w:rPr>
                <w:rFonts w:cstheme="minorHAnsi"/>
                <w:szCs w:val="20"/>
              </w:rPr>
              <w:t>0</w:t>
            </w:r>
            <w:r w:rsidRPr="00487927">
              <w:rPr>
                <w:rFonts w:cstheme="minorHAnsi"/>
                <w:szCs w:val="20"/>
              </w:rPr>
              <w:t>604_0</w:t>
            </w:r>
            <w:r>
              <w:rPr>
                <w:rFonts w:cstheme="minorHAnsi"/>
                <w:szCs w:val="20"/>
              </w:rPr>
              <w:t>4</w:t>
            </w:r>
          </w:p>
        </w:tc>
        <w:tc>
          <w:tcPr>
            <w:tcW w:w="1080" w:type="dxa"/>
          </w:tcPr>
          <w:p w14:paraId="5E489677" w14:textId="77777777" w:rsidR="002077FA" w:rsidRPr="00487927" w:rsidRDefault="002077FA" w:rsidP="00D465CD">
            <w:pPr>
              <w:jc w:val="center"/>
              <w:rPr>
                <w:rFonts w:cstheme="minorHAnsi"/>
                <w:szCs w:val="20"/>
              </w:rPr>
            </w:pPr>
          </w:p>
        </w:tc>
        <w:tc>
          <w:tcPr>
            <w:tcW w:w="1080" w:type="dxa"/>
          </w:tcPr>
          <w:p w14:paraId="21C12C06" w14:textId="2DBFFD5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C29F06" w14:textId="77777777" w:rsidR="002077FA" w:rsidRPr="00487927" w:rsidRDefault="002077FA" w:rsidP="00D465CD">
            <w:pPr>
              <w:jc w:val="center"/>
              <w:rPr>
                <w:rFonts w:cstheme="minorHAnsi"/>
                <w:szCs w:val="20"/>
              </w:rPr>
            </w:pPr>
          </w:p>
        </w:tc>
        <w:tc>
          <w:tcPr>
            <w:tcW w:w="1080" w:type="dxa"/>
          </w:tcPr>
          <w:p w14:paraId="675B6F89" w14:textId="77777777" w:rsidR="002077FA" w:rsidRPr="00487927" w:rsidRDefault="002077FA" w:rsidP="00D465CD">
            <w:pPr>
              <w:jc w:val="center"/>
              <w:rPr>
                <w:rFonts w:cstheme="minorHAnsi"/>
                <w:szCs w:val="20"/>
              </w:rPr>
            </w:pPr>
          </w:p>
        </w:tc>
        <w:tc>
          <w:tcPr>
            <w:tcW w:w="1080" w:type="dxa"/>
          </w:tcPr>
          <w:p w14:paraId="39D2CA1D" w14:textId="77777777" w:rsidR="002077FA" w:rsidRPr="00487927" w:rsidRDefault="002077FA" w:rsidP="00D465CD">
            <w:pPr>
              <w:jc w:val="center"/>
              <w:rPr>
                <w:rFonts w:cstheme="minorHAnsi"/>
                <w:szCs w:val="20"/>
              </w:rPr>
            </w:pPr>
          </w:p>
        </w:tc>
        <w:tc>
          <w:tcPr>
            <w:tcW w:w="1080" w:type="dxa"/>
          </w:tcPr>
          <w:p w14:paraId="66A0913A" w14:textId="3966F3B5"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D14A6CD" w14:textId="77777777" w:rsidR="002077FA" w:rsidRPr="00487927" w:rsidRDefault="002077FA" w:rsidP="00D465CD">
            <w:pPr>
              <w:jc w:val="center"/>
              <w:rPr>
                <w:rFonts w:cstheme="minorHAnsi"/>
                <w:szCs w:val="20"/>
              </w:rPr>
            </w:pPr>
          </w:p>
        </w:tc>
      </w:tr>
      <w:tr w:rsidR="002077FA" w:rsidRPr="00487927" w14:paraId="60496609" w14:textId="7C4FE7BA" w:rsidTr="002077FA">
        <w:tc>
          <w:tcPr>
            <w:tcW w:w="1255" w:type="dxa"/>
          </w:tcPr>
          <w:p w14:paraId="78723F8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2077FA" w:rsidRPr="00487927" w:rsidRDefault="002077FA" w:rsidP="00D465CD">
            <w:pPr>
              <w:jc w:val="center"/>
              <w:rPr>
                <w:rFonts w:cstheme="minorHAnsi"/>
                <w:szCs w:val="20"/>
              </w:rPr>
            </w:pPr>
          </w:p>
        </w:tc>
        <w:tc>
          <w:tcPr>
            <w:tcW w:w="1080" w:type="dxa"/>
          </w:tcPr>
          <w:p w14:paraId="4F74B06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9FDDC5" w14:textId="77777777" w:rsidR="002077FA" w:rsidRPr="00487927" w:rsidRDefault="002077FA" w:rsidP="00D465CD">
            <w:pPr>
              <w:jc w:val="center"/>
              <w:rPr>
                <w:rFonts w:cstheme="minorHAnsi"/>
                <w:szCs w:val="20"/>
              </w:rPr>
            </w:pPr>
          </w:p>
        </w:tc>
        <w:tc>
          <w:tcPr>
            <w:tcW w:w="1080" w:type="dxa"/>
          </w:tcPr>
          <w:p w14:paraId="720BA88D" w14:textId="77777777" w:rsidR="002077FA" w:rsidRPr="00487927" w:rsidRDefault="002077FA" w:rsidP="00D465CD">
            <w:pPr>
              <w:jc w:val="center"/>
              <w:rPr>
                <w:rFonts w:cstheme="minorHAnsi"/>
                <w:szCs w:val="20"/>
              </w:rPr>
            </w:pPr>
          </w:p>
        </w:tc>
        <w:tc>
          <w:tcPr>
            <w:tcW w:w="1080" w:type="dxa"/>
          </w:tcPr>
          <w:p w14:paraId="444E2F32" w14:textId="77777777" w:rsidR="002077FA" w:rsidRPr="00487927" w:rsidRDefault="002077FA" w:rsidP="00D465CD">
            <w:pPr>
              <w:jc w:val="center"/>
              <w:rPr>
                <w:rFonts w:cstheme="minorHAnsi"/>
                <w:szCs w:val="20"/>
              </w:rPr>
            </w:pPr>
          </w:p>
        </w:tc>
        <w:tc>
          <w:tcPr>
            <w:tcW w:w="1080" w:type="dxa"/>
          </w:tcPr>
          <w:p w14:paraId="06756251"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079C1EF" w14:textId="77777777" w:rsidR="002077FA" w:rsidRPr="00487927" w:rsidRDefault="002077FA" w:rsidP="00D465CD">
            <w:pPr>
              <w:jc w:val="center"/>
              <w:rPr>
                <w:rFonts w:cstheme="minorHAnsi"/>
                <w:szCs w:val="20"/>
              </w:rPr>
            </w:pPr>
          </w:p>
        </w:tc>
      </w:tr>
      <w:tr w:rsidR="002077FA" w:rsidRPr="00487927" w14:paraId="66CF5C62" w14:textId="7A11AEEF" w:rsidTr="002077FA">
        <w:tc>
          <w:tcPr>
            <w:tcW w:w="1255" w:type="dxa"/>
          </w:tcPr>
          <w:p w14:paraId="7ADC525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2077FA" w:rsidRPr="00487927" w:rsidRDefault="002077FA" w:rsidP="00D465CD">
            <w:pPr>
              <w:jc w:val="center"/>
              <w:rPr>
                <w:rFonts w:cstheme="minorHAnsi"/>
                <w:szCs w:val="20"/>
              </w:rPr>
            </w:pPr>
          </w:p>
        </w:tc>
        <w:tc>
          <w:tcPr>
            <w:tcW w:w="1080" w:type="dxa"/>
          </w:tcPr>
          <w:p w14:paraId="1BFC7AB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FC6FDC" w14:textId="77777777" w:rsidR="002077FA" w:rsidRPr="00487927" w:rsidRDefault="002077FA" w:rsidP="00D465CD">
            <w:pPr>
              <w:jc w:val="center"/>
              <w:rPr>
                <w:rFonts w:cstheme="minorHAnsi"/>
                <w:szCs w:val="20"/>
              </w:rPr>
            </w:pPr>
          </w:p>
        </w:tc>
        <w:tc>
          <w:tcPr>
            <w:tcW w:w="1080" w:type="dxa"/>
          </w:tcPr>
          <w:p w14:paraId="525C194C" w14:textId="77777777" w:rsidR="002077FA" w:rsidRPr="00487927" w:rsidRDefault="002077FA" w:rsidP="00D465CD">
            <w:pPr>
              <w:jc w:val="center"/>
              <w:rPr>
                <w:rFonts w:cstheme="minorHAnsi"/>
                <w:szCs w:val="20"/>
              </w:rPr>
            </w:pPr>
          </w:p>
        </w:tc>
        <w:tc>
          <w:tcPr>
            <w:tcW w:w="1080" w:type="dxa"/>
          </w:tcPr>
          <w:p w14:paraId="3243524D" w14:textId="77777777" w:rsidR="002077FA" w:rsidRPr="00487927" w:rsidRDefault="002077FA" w:rsidP="00D465CD">
            <w:pPr>
              <w:jc w:val="center"/>
              <w:rPr>
                <w:rFonts w:cstheme="minorHAnsi"/>
                <w:szCs w:val="20"/>
              </w:rPr>
            </w:pPr>
          </w:p>
        </w:tc>
        <w:tc>
          <w:tcPr>
            <w:tcW w:w="1080" w:type="dxa"/>
          </w:tcPr>
          <w:p w14:paraId="5BB917B5"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1371011C" w14:textId="77777777" w:rsidR="002077FA" w:rsidRPr="00487927" w:rsidRDefault="002077FA" w:rsidP="00D465CD">
            <w:pPr>
              <w:jc w:val="center"/>
              <w:rPr>
                <w:rFonts w:cstheme="minorHAnsi"/>
                <w:szCs w:val="20"/>
              </w:rPr>
            </w:pPr>
          </w:p>
        </w:tc>
      </w:tr>
      <w:tr w:rsidR="002077FA" w:rsidRPr="00487927" w14:paraId="3406C860" w14:textId="7144536E" w:rsidTr="002077FA">
        <w:tc>
          <w:tcPr>
            <w:tcW w:w="1255" w:type="dxa"/>
          </w:tcPr>
          <w:p w14:paraId="3C180F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2077FA" w:rsidRPr="00487927" w:rsidRDefault="002077FA" w:rsidP="00D465CD">
            <w:pPr>
              <w:jc w:val="center"/>
              <w:rPr>
                <w:rFonts w:cstheme="minorHAnsi"/>
                <w:szCs w:val="20"/>
              </w:rPr>
            </w:pPr>
          </w:p>
        </w:tc>
        <w:tc>
          <w:tcPr>
            <w:tcW w:w="1080" w:type="dxa"/>
          </w:tcPr>
          <w:p w14:paraId="029937A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F9052B" w14:textId="77777777" w:rsidR="002077FA" w:rsidRPr="00487927" w:rsidRDefault="002077FA" w:rsidP="00D465CD">
            <w:pPr>
              <w:jc w:val="center"/>
              <w:rPr>
                <w:rFonts w:cstheme="minorHAnsi"/>
                <w:szCs w:val="20"/>
              </w:rPr>
            </w:pPr>
          </w:p>
        </w:tc>
        <w:tc>
          <w:tcPr>
            <w:tcW w:w="1080" w:type="dxa"/>
          </w:tcPr>
          <w:p w14:paraId="4E482AFE" w14:textId="77777777" w:rsidR="002077FA" w:rsidRPr="00487927" w:rsidRDefault="002077FA" w:rsidP="00D465CD">
            <w:pPr>
              <w:jc w:val="center"/>
              <w:rPr>
                <w:rFonts w:cstheme="minorHAnsi"/>
                <w:szCs w:val="20"/>
              </w:rPr>
            </w:pPr>
          </w:p>
        </w:tc>
        <w:tc>
          <w:tcPr>
            <w:tcW w:w="1080" w:type="dxa"/>
          </w:tcPr>
          <w:p w14:paraId="41A62572" w14:textId="77777777" w:rsidR="002077FA" w:rsidRPr="00487927" w:rsidRDefault="002077FA" w:rsidP="00D465CD">
            <w:pPr>
              <w:jc w:val="center"/>
              <w:rPr>
                <w:rFonts w:cstheme="minorHAnsi"/>
                <w:szCs w:val="20"/>
              </w:rPr>
            </w:pPr>
          </w:p>
        </w:tc>
        <w:tc>
          <w:tcPr>
            <w:tcW w:w="1080" w:type="dxa"/>
          </w:tcPr>
          <w:p w14:paraId="1DF751B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65418F01" w14:textId="77777777" w:rsidR="002077FA" w:rsidRPr="00487927" w:rsidRDefault="002077FA" w:rsidP="00D465CD">
            <w:pPr>
              <w:jc w:val="center"/>
              <w:rPr>
                <w:rFonts w:cstheme="minorHAnsi"/>
                <w:szCs w:val="20"/>
              </w:rPr>
            </w:pPr>
          </w:p>
        </w:tc>
      </w:tr>
      <w:tr w:rsidR="002077FA" w:rsidRPr="00487927" w14:paraId="43EB3E77" w14:textId="1F1816DF" w:rsidTr="002077FA">
        <w:tc>
          <w:tcPr>
            <w:tcW w:w="1255" w:type="dxa"/>
          </w:tcPr>
          <w:p w14:paraId="0341DE2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2077FA" w:rsidRPr="00487927" w:rsidRDefault="002077FA" w:rsidP="00D465CD">
            <w:pPr>
              <w:jc w:val="center"/>
              <w:rPr>
                <w:rFonts w:cstheme="minorHAnsi"/>
                <w:szCs w:val="20"/>
              </w:rPr>
            </w:pPr>
          </w:p>
        </w:tc>
        <w:tc>
          <w:tcPr>
            <w:tcW w:w="1080" w:type="dxa"/>
          </w:tcPr>
          <w:p w14:paraId="59C0D52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5BF3055" w14:textId="77777777" w:rsidR="002077FA" w:rsidRPr="00487927" w:rsidRDefault="002077FA" w:rsidP="00D465CD">
            <w:pPr>
              <w:jc w:val="center"/>
              <w:rPr>
                <w:rFonts w:cstheme="minorHAnsi"/>
                <w:szCs w:val="20"/>
              </w:rPr>
            </w:pPr>
          </w:p>
        </w:tc>
        <w:tc>
          <w:tcPr>
            <w:tcW w:w="1080" w:type="dxa"/>
          </w:tcPr>
          <w:p w14:paraId="22AE18ED" w14:textId="77777777" w:rsidR="002077FA" w:rsidRPr="00487927" w:rsidRDefault="002077FA" w:rsidP="00D465CD">
            <w:pPr>
              <w:jc w:val="center"/>
              <w:rPr>
                <w:rFonts w:cstheme="minorHAnsi"/>
                <w:szCs w:val="20"/>
              </w:rPr>
            </w:pPr>
          </w:p>
        </w:tc>
        <w:tc>
          <w:tcPr>
            <w:tcW w:w="1080" w:type="dxa"/>
          </w:tcPr>
          <w:p w14:paraId="0BFF1318" w14:textId="77777777" w:rsidR="002077FA" w:rsidRPr="00487927" w:rsidRDefault="002077FA" w:rsidP="00D465CD">
            <w:pPr>
              <w:jc w:val="center"/>
              <w:rPr>
                <w:rFonts w:cstheme="minorHAnsi"/>
                <w:szCs w:val="20"/>
              </w:rPr>
            </w:pPr>
          </w:p>
        </w:tc>
        <w:tc>
          <w:tcPr>
            <w:tcW w:w="1080" w:type="dxa"/>
          </w:tcPr>
          <w:p w14:paraId="538C2EC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322600" w14:textId="77777777" w:rsidR="002077FA" w:rsidRPr="00487927" w:rsidRDefault="002077FA" w:rsidP="00D465CD">
            <w:pPr>
              <w:jc w:val="center"/>
              <w:rPr>
                <w:rFonts w:cstheme="minorHAnsi"/>
                <w:szCs w:val="20"/>
              </w:rPr>
            </w:pPr>
          </w:p>
        </w:tc>
      </w:tr>
      <w:tr w:rsidR="002077FA" w:rsidRPr="00487927" w14:paraId="0B83B7D3" w14:textId="70E8C8A8" w:rsidTr="002077FA">
        <w:tc>
          <w:tcPr>
            <w:tcW w:w="1255" w:type="dxa"/>
          </w:tcPr>
          <w:p w14:paraId="32C84195"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2077FA" w:rsidRPr="00487927" w:rsidRDefault="002077FA" w:rsidP="00D465CD">
            <w:pPr>
              <w:jc w:val="center"/>
              <w:rPr>
                <w:rFonts w:cstheme="minorHAnsi"/>
                <w:szCs w:val="20"/>
              </w:rPr>
            </w:pPr>
          </w:p>
        </w:tc>
        <w:tc>
          <w:tcPr>
            <w:tcW w:w="1080" w:type="dxa"/>
          </w:tcPr>
          <w:p w14:paraId="669195BF"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2AA6CF" w14:textId="77777777" w:rsidR="002077FA" w:rsidRPr="00487927" w:rsidRDefault="002077FA" w:rsidP="00D465CD">
            <w:pPr>
              <w:jc w:val="center"/>
              <w:rPr>
                <w:rFonts w:cstheme="minorHAnsi"/>
                <w:szCs w:val="20"/>
              </w:rPr>
            </w:pPr>
          </w:p>
        </w:tc>
        <w:tc>
          <w:tcPr>
            <w:tcW w:w="1080" w:type="dxa"/>
          </w:tcPr>
          <w:p w14:paraId="514E5F04" w14:textId="77777777" w:rsidR="002077FA" w:rsidRPr="00487927" w:rsidRDefault="002077FA" w:rsidP="00D465CD">
            <w:pPr>
              <w:jc w:val="center"/>
              <w:rPr>
                <w:rFonts w:cstheme="minorHAnsi"/>
                <w:szCs w:val="20"/>
              </w:rPr>
            </w:pPr>
          </w:p>
        </w:tc>
        <w:tc>
          <w:tcPr>
            <w:tcW w:w="1080" w:type="dxa"/>
          </w:tcPr>
          <w:p w14:paraId="469FF432" w14:textId="77777777" w:rsidR="002077FA" w:rsidRPr="00487927" w:rsidRDefault="002077FA" w:rsidP="00D465CD">
            <w:pPr>
              <w:jc w:val="center"/>
              <w:rPr>
                <w:rFonts w:cstheme="minorHAnsi"/>
                <w:szCs w:val="20"/>
              </w:rPr>
            </w:pPr>
          </w:p>
        </w:tc>
        <w:tc>
          <w:tcPr>
            <w:tcW w:w="1080" w:type="dxa"/>
          </w:tcPr>
          <w:p w14:paraId="0167F0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D66BC35" w14:textId="77777777" w:rsidR="002077FA" w:rsidRPr="00487927" w:rsidRDefault="002077FA" w:rsidP="00D465CD">
            <w:pPr>
              <w:jc w:val="center"/>
              <w:rPr>
                <w:rFonts w:cstheme="minorHAnsi"/>
                <w:szCs w:val="20"/>
              </w:rPr>
            </w:pPr>
          </w:p>
        </w:tc>
      </w:tr>
      <w:tr w:rsidR="002077FA" w:rsidRPr="00487927" w14:paraId="2C171D97" w14:textId="594F1BBD" w:rsidTr="002077FA">
        <w:tc>
          <w:tcPr>
            <w:tcW w:w="1255" w:type="dxa"/>
          </w:tcPr>
          <w:p w14:paraId="572FDD6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2077FA" w:rsidRPr="00487927" w:rsidRDefault="002077FA" w:rsidP="00D465CD">
            <w:pPr>
              <w:jc w:val="center"/>
              <w:rPr>
                <w:rFonts w:cstheme="minorHAnsi"/>
                <w:szCs w:val="20"/>
              </w:rPr>
            </w:pPr>
          </w:p>
        </w:tc>
        <w:tc>
          <w:tcPr>
            <w:tcW w:w="1080" w:type="dxa"/>
          </w:tcPr>
          <w:p w14:paraId="40D5F73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7AEF65" w14:textId="77777777" w:rsidR="002077FA" w:rsidRPr="00487927" w:rsidRDefault="002077FA" w:rsidP="00D465CD">
            <w:pPr>
              <w:jc w:val="center"/>
              <w:rPr>
                <w:rFonts w:cstheme="minorHAnsi"/>
                <w:szCs w:val="20"/>
              </w:rPr>
            </w:pPr>
          </w:p>
        </w:tc>
        <w:tc>
          <w:tcPr>
            <w:tcW w:w="1080" w:type="dxa"/>
          </w:tcPr>
          <w:p w14:paraId="663EE8C7" w14:textId="77777777" w:rsidR="002077FA" w:rsidRPr="00487927" w:rsidRDefault="002077FA" w:rsidP="00D465CD">
            <w:pPr>
              <w:jc w:val="center"/>
              <w:rPr>
                <w:rFonts w:cstheme="minorHAnsi"/>
                <w:szCs w:val="20"/>
              </w:rPr>
            </w:pPr>
          </w:p>
        </w:tc>
        <w:tc>
          <w:tcPr>
            <w:tcW w:w="1080" w:type="dxa"/>
          </w:tcPr>
          <w:p w14:paraId="16751A80" w14:textId="77777777" w:rsidR="002077FA" w:rsidRPr="00487927" w:rsidRDefault="002077FA" w:rsidP="00D465CD">
            <w:pPr>
              <w:jc w:val="center"/>
              <w:rPr>
                <w:rFonts w:cstheme="minorHAnsi"/>
                <w:szCs w:val="20"/>
              </w:rPr>
            </w:pPr>
          </w:p>
        </w:tc>
        <w:tc>
          <w:tcPr>
            <w:tcW w:w="1080" w:type="dxa"/>
          </w:tcPr>
          <w:p w14:paraId="25864BCF"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E7FD5F" w14:textId="77777777" w:rsidR="002077FA" w:rsidRPr="00487927" w:rsidRDefault="002077FA" w:rsidP="00D465CD">
            <w:pPr>
              <w:jc w:val="center"/>
              <w:rPr>
                <w:rFonts w:cstheme="minorHAnsi"/>
                <w:szCs w:val="20"/>
              </w:rPr>
            </w:pPr>
          </w:p>
        </w:tc>
      </w:tr>
      <w:tr w:rsidR="002077FA" w:rsidRPr="00487927" w14:paraId="3F3C95DF" w14:textId="40F00BF0" w:rsidTr="002077FA">
        <w:tc>
          <w:tcPr>
            <w:tcW w:w="1255" w:type="dxa"/>
          </w:tcPr>
          <w:p w14:paraId="0DD6F81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2077FA" w:rsidRPr="00487927" w:rsidRDefault="002077FA" w:rsidP="00D465CD">
            <w:pPr>
              <w:jc w:val="center"/>
              <w:rPr>
                <w:rFonts w:cstheme="minorHAnsi"/>
                <w:szCs w:val="20"/>
              </w:rPr>
            </w:pPr>
          </w:p>
        </w:tc>
        <w:tc>
          <w:tcPr>
            <w:tcW w:w="1080" w:type="dxa"/>
          </w:tcPr>
          <w:p w14:paraId="688CC094"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AC4CEA5" w14:textId="77777777" w:rsidR="002077FA" w:rsidRPr="00487927" w:rsidRDefault="002077FA" w:rsidP="00D465CD">
            <w:pPr>
              <w:jc w:val="center"/>
              <w:rPr>
                <w:rFonts w:cstheme="minorHAnsi"/>
                <w:szCs w:val="20"/>
              </w:rPr>
            </w:pPr>
          </w:p>
        </w:tc>
        <w:tc>
          <w:tcPr>
            <w:tcW w:w="1080" w:type="dxa"/>
          </w:tcPr>
          <w:p w14:paraId="6B388AD2" w14:textId="77777777" w:rsidR="002077FA" w:rsidRPr="00487927" w:rsidRDefault="002077FA" w:rsidP="00D465CD">
            <w:pPr>
              <w:jc w:val="center"/>
              <w:rPr>
                <w:rFonts w:cstheme="minorHAnsi"/>
                <w:szCs w:val="20"/>
              </w:rPr>
            </w:pPr>
          </w:p>
        </w:tc>
        <w:tc>
          <w:tcPr>
            <w:tcW w:w="1080" w:type="dxa"/>
          </w:tcPr>
          <w:p w14:paraId="7332964B" w14:textId="77777777" w:rsidR="002077FA" w:rsidRPr="00487927" w:rsidRDefault="002077FA" w:rsidP="00D465CD">
            <w:pPr>
              <w:jc w:val="center"/>
              <w:rPr>
                <w:rFonts w:cstheme="minorHAnsi"/>
                <w:szCs w:val="20"/>
              </w:rPr>
            </w:pPr>
          </w:p>
        </w:tc>
        <w:tc>
          <w:tcPr>
            <w:tcW w:w="1080" w:type="dxa"/>
          </w:tcPr>
          <w:p w14:paraId="76BCACC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406DBA4" w14:textId="77777777" w:rsidR="002077FA" w:rsidRPr="00487927" w:rsidRDefault="002077FA" w:rsidP="00D465CD">
            <w:pPr>
              <w:jc w:val="center"/>
              <w:rPr>
                <w:rFonts w:cstheme="minorHAnsi"/>
                <w:szCs w:val="20"/>
              </w:rPr>
            </w:pPr>
          </w:p>
        </w:tc>
      </w:tr>
      <w:tr w:rsidR="002077FA" w:rsidRPr="00487927" w14:paraId="65E7295E" w14:textId="2624FA2C" w:rsidTr="002077FA">
        <w:tc>
          <w:tcPr>
            <w:tcW w:w="1255" w:type="dxa"/>
          </w:tcPr>
          <w:p w14:paraId="124E6E8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2077FA" w:rsidRPr="00487927" w:rsidRDefault="002077FA" w:rsidP="00D465CD">
            <w:pPr>
              <w:jc w:val="center"/>
              <w:rPr>
                <w:rFonts w:cstheme="minorHAnsi"/>
                <w:szCs w:val="20"/>
              </w:rPr>
            </w:pPr>
          </w:p>
        </w:tc>
        <w:tc>
          <w:tcPr>
            <w:tcW w:w="1080" w:type="dxa"/>
          </w:tcPr>
          <w:p w14:paraId="4E2272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A89E062" w14:textId="77777777" w:rsidR="002077FA" w:rsidRPr="00487927" w:rsidRDefault="002077FA" w:rsidP="00D465CD">
            <w:pPr>
              <w:jc w:val="center"/>
              <w:rPr>
                <w:rFonts w:cstheme="minorHAnsi"/>
                <w:szCs w:val="20"/>
              </w:rPr>
            </w:pPr>
          </w:p>
        </w:tc>
        <w:tc>
          <w:tcPr>
            <w:tcW w:w="1080" w:type="dxa"/>
          </w:tcPr>
          <w:p w14:paraId="3671C27B" w14:textId="77777777" w:rsidR="002077FA" w:rsidRPr="00487927" w:rsidRDefault="002077FA" w:rsidP="00D465CD">
            <w:pPr>
              <w:jc w:val="center"/>
              <w:rPr>
                <w:rFonts w:cstheme="minorHAnsi"/>
                <w:szCs w:val="20"/>
              </w:rPr>
            </w:pPr>
          </w:p>
        </w:tc>
        <w:tc>
          <w:tcPr>
            <w:tcW w:w="1080" w:type="dxa"/>
          </w:tcPr>
          <w:p w14:paraId="453EA8F9" w14:textId="77777777" w:rsidR="002077FA" w:rsidRPr="00487927" w:rsidRDefault="002077FA" w:rsidP="00D465CD">
            <w:pPr>
              <w:jc w:val="center"/>
              <w:rPr>
                <w:rFonts w:cstheme="minorHAnsi"/>
                <w:szCs w:val="20"/>
              </w:rPr>
            </w:pPr>
          </w:p>
        </w:tc>
        <w:tc>
          <w:tcPr>
            <w:tcW w:w="1080" w:type="dxa"/>
          </w:tcPr>
          <w:p w14:paraId="0FE52C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39E2A6B" w14:textId="77777777" w:rsidR="002077FA" w:rsidRPr="00487927" w:rsidRDefault="002077FA" w:rsidP="00D465CD">
            <w:pPr>
              <w:jc w:val="center"/>
              <w:rPr>
                <w:rFonts w:cstheme="minorHAnsi"/>
                <w:szCs w:val="20"/>
              </w:rPr>
            </w:pPr>
          </w:p>
        </w:tc>
      </w:tr>
      <w:tr w:rsidR="002077FA" w:rsidRPr="00487927" w14:paraId="78FD3C83" w14:textId="15CE532B" w:rsidTr="002077FA">
        <w:tc>
          <w:tcPr>
            <w:tcW w:w="1255" w:type="dxa"/>
          </w:tcPr>
          <w:p w14:paraId="702AE312"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2077FA" w:rsidRPr="00487927" w:rsidRDefault="002077FA" w:rsidP="00D465CD">
            <w:pPr>
              <w:jc w:val="center"/>
              <w:rPr>
                <w:rFonts w:cstheme="minorHAnsi"/>
                <w:szCs w:val="20"/>
              </w:rPr>
            </w:pPr>
          </w:p>
        </w:tc>
        <w:tc>
          <w:tcPr>
            <w:tcW w:w="1080" w:type="dxa"/>
          </w:tcPr>
          <w:p w14:paraId="5C2D541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00B267" w14:textId="77777777" w:rsidR="002077FA" w:rsidRPr="00487927" w:rsidRDefault="002077FA" w:rsidP="00D465CD">
            <w:pPr>
              <w:jc w:val="center"/>
              <w:rPr>
                <w:rFonts w:cstheme="minorHAnsi"/>
                <w:szCs w:val="20"/>
              </w:rPr>
            </w:pPr>
          </w:p>
        </w:tc>
        <w:tc>
          <w:tcPr>
            <w:tcW w:w="1080" w:type="dxa"/>
          </w:tcPr>
          <w:p w14:paraId="7FC8F966" w14:textId="77777777" w:rsidR="002077FA" w:rsidRPr="00487927" w:rsidRDefault="002077FA" w:rsidP="00D465CD">
            <w:pPr>
              <w:jc w:val="center"/>
              <w:rPr>
                <w:rFonts w:cstheme="minorHAnsi"/>
                <w:szCs w:val="20"/>
              </w:rPr>
            </w:pPr>
          </w:p>
        </w:tc>
        <w:tc>
          <w:tcPr>
            <w:tcW w:w="1080" w:type="dxa"/>
          </w:tcPr>
          <w:p w14:paraId="5C14B20B" w14:textId="77777777" w:rsidR="002077FA" w:rsidRPr="00487927" w:rsidRDefault="002077FA" w:rsidP="00D465CD">
            <w:pPr>
              <w:jc w:val="center"/>
              <w:rPr>
                <w:rFonts w:cstheme="minorHAnsi"/>
                <w:szCs w:val="20"/>
              </w:rPr>
            </w:pPr>
          </w:p>
        </w:tc>
        <w:tc>
          <w:tcPr>
            <w:tcW w:w="1080" w:type="dxa"/>
          </w:tcPr>
          <w:p w14:paraId="20FF30B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27595BAF" w14:textId="77777777" w:rsidR="002077FA" w:rsidRPr="00487927" w:rsidRDefault="002077FA" w:rsidP="00D465CD">
            <w:pPr>
              <w:jc w:val="center"/>
              <w:rPr>
                <w:rFonts w:cstheme="minorHAnsi"/>
                <w:szCs w:val="20"/>
              </w:rPr>
            </w:pPr>
          </w:p>
        </w:tc>
      </w:tr>
      <w:tr w:rsidR="002077FA" w:rsidRPr="00487927" w14:paraId="7C510E0F" w14:textId="2A1F11DB" w:rsidTr="002077FA">
        <w:tc>
          <w:tcPr>
            <w:tcW w:w="1255" w:type="dxa"/>
          </w:tcPr>
          <w:p w14:paraId="260771D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2077FA" w:rsidRPr="00487927" w:rsidRDefault="002077FA" w:rsidP="00D465CD">
            <w:pPr>
              <w:jc w:val="center"/>
              <w:rPr>
                <w:rFonts w:cstheme="minorHAnsi"/>
                <w:szCs w:val="20"/>
              </w:rPr>
            </w:pPr>
          </w:p>
        </w:tc>
        <w:tc>
          <w:tcPr>
            <w:tcW w:w="1080" w:type="dxa"/>
          </w:tcPr>
          <w:p w14:paraId="520AD63A"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4C94D69" w14:textId="77777777" w:rsidR="002077FA" w:rsidRPr="00487927" w:rsidRDefault="002077FA" w:rsidP="00D465CD">
            <w:pPr>
              <w:jc w:val="center"/>
              <w:rPr>
                <w:rFonts w:cstheme="minorHAnsi"/>
                <w:szCs w:val="20"/>
              </w:rPr>
            </w:pPr>
          </w:p>
        </w:tc>
        <w:tc>
          <w:tcPr>
            <w:tcW w:w="1080" w:type="dxa"/>
          </w:tcPr>
          <w:p w14:paraId="39AB5C8F" w14:textId="77777777" w:rsidR="002077FA" w:rsidRPr="00487927" w:rsidRDefault="002077FA" w:rsidP="00D465CD">
            <w:pPr>
              <w:jc w:val="center"/>
              <w:rPr>
                <w:rFonts w:cstheme="minorHAnsi"/>
                <w:szCs w:val="20"/>
              </w:rPr>
            </w:pPr>
          </w:p>
        </w:tc>
        <w:tc>
          <w:tcPr>
            <w:tcW w:w="1080" w:type="dxa"/>
          </w:tcPr>
          <w:p w14:paraId="7E0AA240" w14:textId="77777777" w:rsidR="002077FA" w:rsidRPr="00487927" w:rsidRDefault="002077FA" w:rsidP="00D465CD">
            <w:pPr>
              <w:jc w:val="center"/>
              <w:rPr>
                <w:rFonts w:cstheme="minorHAnsi"/>
                <w:szCs w:val="20"/>
              </w:rPr>
            </w:pPr>
          </w:p>
        </w:tc>
        <w:tc>
          <w:tcPr>
            <w:tcW w:w="1080" w:type="dxa"/>
          </w:tcPr>
          <w:p w14:paraId="78FF7C5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4FCCAC4" w14:textId="77777777" w:rsidR="002077FA" w:rsidRPr="00487927" w:rsidRDefault="002077FA" w:rsidP="00D465CD">
            <w:pPr>
              <w:jc w:val="center"/>
              <w:rPr>
                <w:rFonts w:cstheme="minorHAnsi"/>
                <w:szCs w:val="20"/>
              </w:rPr>
            </w:pPr>
          </w:p>
        </w:tc>
      </w:tr>
      <w:tr w:rsidR="002077FA" w:rsidRPr="00487927" w14:paraId="4ED4D854" w14:textId="70FB6A43" w:rsidTr="002077FA">
        <w:tc>
          <w:tcPr>
            <w:tcW w:w="1255" w:type="dxa"/>
          </w:tcPr>
          <w:p w14:paraId="4C953F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2077FA" w:rsidRPr="00487927" w:rsidRDefault="002077FA" w:rsidP="00D465CD">
            <w:pPr>
              <w:jc w:val="center"/>
              <w:rPr>
                <w:rFonts w:cstheme="minorHAnsi"/>
                <w:szCs w:val="20"/>
              </w:rPr>
            </w:pPr>
          </w:p>
        </w:tc>
        <w:tc>
          <w:tcPr>
            <w:tcW w:w="1080" w:type="dxa"/>
          </w:tcPr>
          <w:p w14:paraId="2768E0A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D7FCCEB" w14:textId="77777777" w:rsidR="002077FA" w:rsidRPr="00487927" w:rsidRDefault="002077FA" w:rsidP="00D465CD">
            <w:pPr>
              <w:jc w:val="center"/>
              <w:rPr>
                <w:rFonts w:cstheme="minorHAnsi"/>
                <w:szCs w:val="20"/>
              </w:rPr>
            </w:pPr>
          </w:p>
        </w:tc>
        <w:tc>
          <w:tcPr>
            <w:tcW w:w="1080" w:type="dxa"/>
          </w:tcPr>
          <w:p w14:paraId="2AE55A8B" w14:textId="77777777" w:rsidR="002077FA" w:rsidRPr="00487927" w:rsidRDefault="002077FA" w:rsidP="00D465CD">
            <w:pPr>
              <w:jc w:val="center"/>
              <w:rPr>
                <w:rFonts w:cstheme="minorHAnsi"/>
                <w:szCs w:val="20"/>
              </w:rPr>
            </w:pPr>
          </w:p>
        </w:tc>
        <w:tc>
          <w:tcPr>
            <w:tcW w:w="1080" w:type="dxa"/>
          </w:tcPr>
          <w:p w14:paraId="3BCF540C" w14:textId="77777777" w:rsidR="002077FA" w:rsidRPr="00487927" w:rsidRDefault="002077FA" w:rsidP="00D465CD">
            <w:pPr>
              <w:jc w:val="center"/>
              <w:rPr>
                <w:rFonts w:cstheme="minorHAnsi"/>
                <w:szCs w:val="20"/>
              </w:rPr>
            </w:pPr>
          </w:p>
        </w:tc>
        <w:tc>
          <w:tcPr>
            <w:tcW w:w="1080" w:type="dxa"/>
          </w:tcPr>
          <w:p w14:paraId="1BD82A2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8287ADB" w14:textId="77777777" w:rsidR="002077FA" w:rsidRPr="00487927" w:rsidRDefault="002077FA" w:rsidP="00D465CD">
            <w:pPr>
              <w:jc w:val="center"/>
              <w:rPr>
                <w:rFonts w:cstheme="minorHAnsi"/>
                <w:szCs w:val="20"/>
              </w:rPr>
            </w:pPr>
          </w:p>
        </w:tc>
      </w:tr>
      <w:tr w:rsidR="002077FA" w:rsidRPr="00487927" w14:paraId="5DDC6A0B" w14:textId="43FE20C4" w:rsidTr="002077FA">
        <w:tc>
          <w:tcPr>
            <w:tcW w:w="1255" w:type="dxa"/>
          </w:tcPr>
          <w:p w14:paraId="567BEC0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2077FA" w:rsidRPr="00487927" w:rsidRDefault="002077FA" w:rsidP="00D465CD">
            <w:pPr>
              <w:jc w:val="center"/>
              <w:rPr>
                <w:rFonts w:cstheme="minorHAnsi"/>
                <w:szCs w:val="20"/>
              </w:rPr>
            </w:pPr>
          </w:p>
        </w:tc>
        <w:tc>
          <w:tcPr>
            <w:tcW w:w="1080" w:type="dxa"/>
          </w:tcPr>
          <w:p w14:paraId="76086FF6"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BC3777" w14:textId="77777777" w:rsidR="002077FA" w:rsidRPr="00487927" w:rsidRDefault="002077FA" w:rsidP="00D465CD">
            <w:pPr>
              <w:jc w:val="center"/>
              <w:rPr>
                <w:rFonts w:cstheme="minorHAnsi"/>
                <w:szCs w:val="20"/>
              </w:rPr>
            </w:pPr>
          </w:p>
        </w:tc>
        <w:tc>
          <w:tcPr>
            <w:tcW w:w="1080" w:type="dxa"/>
          </w:tcPr>
          <w:p w14:paraId="1BA896E4" w14:textId="77777777" w:rsidR="002077FA" w:rsidRPr="00487927" w:rsidRDefault="002077FA" w:rsidP="00D465CD">
            <w:pPr>
              <w:jc w:val="center"/>
              <w:rPr>
                <w:rFonts w:cstheme="minorHAnsi"/>
                <w:szCs w:val="20"/>
              </w:rPr>
            </w:pPr>
          </w:p>
        </w:tc>
        <w:tc>
          <w:tcPr>
            <w:tcW w:w="1080" w:type="dxa"/>
          </w:tcPr>
          <w:p w14:paraId="2DB16752" w14:textId="77777777" w:rsidR="002077FA" w:rsidRPr="00487927" w:rsidRDefault="002077FA" w:rsidP="00D465CD">
            <w:pPr>
              <w:jc w:val="center"/>
              <w:rPr>
                <w:rFonts w:cstheme="minorHAnsi"/>
                <w:szCs w:val="20"/>
              </w:rPr>
            </w:pPr>
          </w:p>
        </w:tc>
        <w:tc>
          <w:tcPr>
            <w:tcW w:w="1080" w:type="dxa"/>
          </w:tcPr>
          <w:p w14:paraId="09D57B0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73BC6C3" w14:textId="77777777" w:rsidR="002077FA" w:rsidRPr="00487927" w:rsidRDefault="002077FA" w:rsidP="00D465CD">
            <w:pPr>
              <w:jc w:val="center"/>
              <w:rPr>
                <w:rFonts w:cstheme="minorHAnsi"/>
                <w:szCs w:val="20"/>
              </w:rPr>
            </w:pPr>
          </w:p>
        </w:tc>
      </w:tr>
      <w:tr w:rsidR="002077FA" w:rsidRPr="00487927" w14:paraId="1898D28C" w14:textId="1B44EC3A" w:rsidTr="002077FA">
        <w:tc>
          <w:tcPr>
            <w:tcW w:w="1255" w:type="dxa"/>
          </w:tcPr>
          <w:p w14:paraId="6BDD06E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2077FA" w:rsidRPr="00487927" w:rsidRDefault="002077FA" w:rsidP="00D465CD">
            <w:pPr>
              <w:jc w:val="center"/>
              <w:rPr>
                <w:rFonts w:cstheme="minorHAnsi"/>
                <w:szCs w:val="20"/>
              </w:rPr>
            </w:pPr>
          </w:p>
        </w:tc>
        <w:tc>
          <w:tcPr>
            <w:tcW w:w="1080" w:type="dxa"/>
          </w:tcPr>
          <w:p w14:paraId="08141C9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9A8250" w14:textId="77777777" w:rsidR="002077FA" w:rsidRPr="00487927" w:rsidRDefault="002077FA" w:rsidP="00D465CD">
            <w:pPr>
              <w:jc w:val="center"/>
              <w:rPr>
                <w:rFonts w:cstheme="minorHAnsi"/>
                <w:szCs w:val="20"/>
              </w:rPr>
            </w:pPr>
          </w:p>
        </w:tc>
        <w:tc>
          <w:tcPr>
            <w:tcW w:w="1080" w:type="dxa"/>
          </w:tcPr>
          <w:p w14:paraId="7085F147" w14:textId="77777777" w:rsidR="002077FA" w:rsidRPr="00487927" w:rsidRDefault="002077FA" w:rsidP="00D465CD">
            <w:pPr>
              <w:jc w:val="center"/>
              <w:rPr>
                <w:rFonts w:cstheme="minorHAnsi"/>
                <w:szCs w:val="20"/>
              </w:rPr>
            </w:pPr>
          </w:p>
        </w:tc>
        <w:tc>
          <w:tcPr>
            <w:tcW w:w="1080" w:type="dxa"/>
          </w:tcPr>
          <w:p w14:paraId="5D86362A" w14:textId="77777777" w:rsidR="002077FA" w:rsidRPr="00487927" w:rsidRDefault="002077FA" w:rsidP="00D465CD">
            <w:pPr>
              <w:jc w:val="center"/>
              <w:rPr>
                <w:rFonts w:cstheme="minorHAnsi"/>
                <w:szCs w:val="20"/>
              </w:rPr>
            </w:pPr>
          </w:p>
        </w:tc>
        <w:tc>
          <w:tcPr>
            <w:tcW w:w="1080" w:type="dxa"/>
          </w:tcPr>
          <w:p w14:paraId="00D8CF6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E272830" w14:textId="77777777" w:rsidR="002077FA" w:rsidRPr="00487927" w:rsidRDefault="002077FA" w:rsidP="00D465CD">
            <w:pPr>
              <w:jc w:val="center"/>
              <w:rPr>
                <w:rFonts w:cstheme="minorHAnsi"/>
                <w:szCs w:val="20"/>
              </w:rPr>
            </w:pPr>
          </w:p>
        </w:tc>
      </w:tr>
      <w:tr w:rsidR="002077FA" w:rsidRPr="00487927" w14:paraId="332C841B" w14:textId="7F3D9F56" w:rsidTr="002077FA">
        <w:tc>
          <w:tcPr>
            <w:tcW w:w="1255" w:type="dxa"/>
          </w:tcPr>
          <w:p w14:paraId="39D2069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2077FA" w:rsidRPr="00487927" w:rsidRDefault="002077FA" w:rsidP="00D465CD">
            <w:pPr>
              <w:jc w:val="center"/>
              <w:rPr>
                <w:rFonts w:cstheme="minorHAnsi"/>
                <w:szCs w:val="20"/>
              </w:rPr>
            </w:pPr>
          </w:p>
        </w:tc>
        <w:tc>
          <w:tcPr>
            <w:tcW w:w="1080" w:type="dxa"/>
          </w:tcPr>
          <w:p w14:paraId="102DD9BD"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A06DA16" w14:textId="77777777" w:rsidR="002077FA" w:rsidRPr="00487927" w:rsidRDefault="002077FA" w:rsidP="00D465CD">
            <w:pPr>
              <w:jc w:val="center"/>
              <w:rPr>
                <w:rFonts w:cstheme="minorHAnsi"/>
                <w:szCs w:val="20"/>
              </w:rPr>
            </w:pPr>
          </w:p>
        </w:tc>
        <w:tc>
          <w:tcPr>
            <w:tcW w:w="1080" w:type="dxa"/>
          </w:tcPr>
          <w:p w14:paraId="03E96134" w14:textId="77777777" w:rsidR="002077FA" w:rsidRPr="00487927" w:rsidRDefault="002077FA" w:rsidP="00D465CD">
            <w:pPr>
              <w:jc w:val="center"/>
              <w:rPr>
                <w:rFonts w:cstheme="minorHAnsi"/>
                <w:szCs w:val="20"/>
              </w:rPr>
            </w:pPr>
          </w:p>
        </w:tc>
        <w:tc>
          <w:tcPr>
            <w:tcW w:w="1080" w:type="dxa"/>
          </w:tcPr>
          <w:p w14:paraId="2B42A7E3" w14:textId="77777777" w:rsidR="002077FA" w:rsidRPr="00487927" w:rsidRDefault="002077FA" w:rsidP="00D465CD">
            <w:pPr>
              <w:jc w:val="center"/>
              <w:rPr>
                <w:rFonts w:cstheme="minorHAnsi"/>
                <w:szCs w:val="20"/>
              </w:rPr>
            </w:pPr>
          </w:p>
        </w:tc>
        <w:tc>
          <w:tcPr>
            <w:tcW w:w="1080" w:type="dxa"/>
          </w:tcPr>
          <w:p w14:paraId="372F7872"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A16A7A4" w14:textId="77777777" w:rsidR="002077FA" w:rsidRPr="00487927" w:rsidRDefault="002077FA" w:rsidP="00D465CD">
            <w:pPr>
              <w:jc w:val="center"/>
              <w:rPr>
                <w:rFonts w:cstheme="minorHAnsi"/>
                <w:szCs w:val="20"/>
              </w:rPr>
            </w:pPr>
          </w:p>
        </w:tc>
      </w:tr>
      <w:tr w:rsidR="002077FA" w:rsidRPr="00487927" w14:paraId="21CA8768" w14:textId="522A3317" w:rsidTr="002077FA">
        <w:tc>
          <w:tcPr>
            <w:tcW w:w="1255" w:type="dxa"/>
          </w:tcPr>
          <w:p w14:paraId="4DD4DFB7"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2077FA" w:rsidRPr="00487927" w:rsidRDefault="002077FA" w:rsidP="00D465CD">
            <w:pPr>
              <w:jc w:val="center"/>
              <w:rPr>
                <w:rFonts w:cstheme="minorHAnsi"/>
                <w:szCs w:val="20"/>
              </w:rPr>
            </w:pPr>
          </w:p>
        </w:tc>
        <w:tc>
          <w:tcPr>
            <w:tcW w:w="1080" w:type="dxa"/>
          </w:tcPr>
          <w:p w14:paraId="1BC47F5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568C6A" w14:textId="77777777" w:rsidR="002077FA" w:rsidRPr="00487927" w:rsidRDefault="002077FA" w:rsidP="00D465CD">
            <w:pPr>
              <w:jc w:val="center"/>
              <w:rPr>
                <w:rFonts w:cstheme="minorHAnsi"/>
                <w:szCs w:val="20"/>
              </w:rPr>
            </w:pPr>
          </w:p>
        </w:tc>
        <w:tc>
          <w:tcPr>
            <w:tcW w:w="1080" w:type="dxa"/>
          </w:tcPr>
          <w:p w14:paraId="7F55ADD9" w14:textId="77777777" w:rsidR="002077FA" w:rsidRPr="00487927" w:rsidRDefault="002077FA" w:rsidP="00D465CD">
            <w:pPr>
              <w:jc w:val="center"/>
              <w:rPr>
                <w:rFonts w:cstheme="minorHAnsi"/>
                <w:szCs w:val="20"/>
              </w:rPr>
            </w:pPr>
          </w:p>
        </w:tc>
        <w:tc>
          <w:tcPr>
            <w:tcW w:w="1080" w:type="dxa"/>
          </w:tcPr>
          <w:p w14:paraId="14FB5AE4" w14:textId="77777777" w:rsidR="002077FA" w:rsidRPr="00487927" w:rsidRDefault="002077FA" w:rsidP="00D465CD">
            <w:pPr>
              <w:jc w:val="center"/>
              <w:rPr>
                <w:rFonts w:cstheme="minorHAnsi"/>
                <w:szCs w:val="20"/>
              </w:rPr>
            </w:pPr>
          </w:p>
        </w:tc>
        <w:tc>
          <w:tcPr>
            <w:tcW w:w="1080" w:type="dxa"/>
          </w:tcPr>
          <w:p w14:paraId="09DA9674"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37F6E494" w14:textId="77777777" w:rsidR="002077FA" w:rsidRPr="00487927" w:rsidRDefault="002077FA" w:rsidP="00D465CD">
            <w:pPr>
              <w:jc w:val="center"/>
              <w:rPr>
                <w:rFonts w:cstheme="minorHAnsi"/>
                <w:szCs w:val="20"/>
              </w:rPr>
            </w:pPr>
          </w:p>
        </w:tc>
      </w:tr>
      <w:tr w:rsidR="002077FA" w:rsidRPr="00487927" w14:paraId="2333F6EE" w14:textId="15ABD8D6" w:rsidTr="002077FA">
        <w:tc>
          <w:tcPr>
            <w:tcW w:w="1255" w:type="dxa"/>
          </w:tcPr>
          <w:p w14:paraId="71B95B2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2077FA" w:rsidRPr="00487927" w:rsidRDefault="002077FA" w:rsidP="00D465CD">
            <w:pPr>
              <w:jc w:val="center"/>
              <w:rPr>
                <w:rFonts w:cstheme="minorHAnsi"/>
                <w:szCs w:val="20"/>
              </w:rPr>
            </w:pPr>
          </w:p>
        </w:tc>
        <w:tc>
          <w:tcPr>
            <w:tcW w:w="1080" w:type="dxa"/>
          </w:tcPr>
          <w:p w14:paraId="3C187CC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78035D" w14:textId="77777777" w:rsidR="002077FA" w:rsidRPr="00487927" w:rsidRDefault="002077FA" w:rsidP="00D465CD">
            <w:pPr>
              <w:jc w:val="center"/>
              <w:rPr>
                <w:rFonts w:cstheme="minorHAnsi"/>
                <w:szCs w:val="20"/>
              </w:rPr>
            </w:pPr>
          </w:p>
        </w:tc>
        <w:tc>
          <w:tcPr>
            <w:tcW w:w="1080" w:type="dxa"/>
          </w:tcPr>
          <w:p w14:paraId="2125C02F" w14:textId="77777777" w:rsidR="002077FA" w:rsidRPr="00487927" w:rsidRDefault="002077FA" w:rsidP="00D465CD">
            <w:pPr>
              <w:jc w:val="center"/>
              <w:rPr>
                <w:rFonts w:cstheme="minorHAnsi"/>
                <w:szCs w:val="20"/>
              </w:rPr>
            </w:pPr>
          </w:p>
        </w:tc>
        <w:tc>
          <w:tcPr>
            <w:tcW w:w="1080" w:type="dxa"/>
          </w:tcPr>
          <w:p w14:paraId="404A83CC" w14:textId="77777777" w:rsidR="002077FA" w:rsidRPr="00487927" w:rsidRDefault="002077FA" w:rsidP="00D465CD">
            <w:pPr>
              <w:jc w:val="center"/>
              <w:rPr>
                <w:rFonts w:cstheme="minorHAnsi"/>
                <w:szCs w:val="20"/>
              </w:rPr>
            </w:pPr>
          </w:p>
        </w:tc>
        <w:tc>
          <w:tcPr>
            <w:tcW w:w="1080" w:type="dxa"/>
          </w:tcPr>
          <w:p w14:paraId="05AEEFD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CAA3FC3" w14:textId="77777777" w:rsidR="002077FA" w:rsidRPr="00487927" w:rsidRDefault="002077FA" w:rsidP="00D465CD">
            <w:pPr>
              <w:jc w:val="center"/>
              <w:rPr>
                <w:rFonts w:cstheme="minorHAnsi"/>
                <w:szCs w:val="20"/>
              </w:rPr>
            </w:pPr>
          </w:p>
        </w:tc>
      </w:tr>
      <w:tr w:rsidR="002077FA" w:rsidRPr="00487927" w14:paraId="1816400C" w14:textId="2A5D1A9F" w:rsidTr="002077FA">
        <w:tc>
          <w:tcPr>
            <w:tcW w:w="1255" w:type="dxa"/>
          </w:tcPr>
          <w:p w14:paraId="1B94CA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2077FA" w:rsidRPr="00487927" w:rsidRDefault="002077FA" w:rsidP="00D465CD">
            <w:pPr>
              <w:jc w:val="center"/>
              <w:rPr>
                <w:rFonts w:cstheme="minorHAnsi"/>
                <w:szCs w:val="20"/>
              </w:rPr>
            </w:pPr>
          </w:p>
        </w:tc>
        <w:tc>
          <w:tcPr>
            <w:tcW w:w="1080" w:type="dxa"/>
          </w:tcPr>
          <w:p w14:paraId="340EF4F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CD97ED4" w14:textId="77777777" w:rsidR="002077FA" w:rsidRPr="00487927" w:rsidRDefault="002077FA" w:rsidP="00D465CD">
            <w:pPr>
              <w:jc w:val="center"/>
              <w:rPr>
                <w:rFonts w:cstheme="minorHAnsi"/>
                <w:szCs w:val="20"/>
              </w:rPr>
            </w:pPr>
          </w:p>
        </w:tc>
        <w:tc>
          <w:tcPr>
            <w:tcW w:w="1080" w:type="dxa"/>
          </w:tcPr>
          <w:p w14:paraId="7EE35A96" w14:textId="77777777" w:rsidR="002077FA" w:rsidRPr="00487927" w:rsidRDefault="002077FA" w:rsidP="00D465CD">
            <w:pPr>
              <w:jc w:val="center"/>
              <w:rPr>
                <w:rFonts w:cstheme="minorHAnsi"/>
                <w:szCs w:val="20"/>
              </w:rPr>
            </w:pPr>
          </w:p>
        </w:tc>
        <w:tc>
          <w:tcPr>
            <w:tcW w:w="1080" w:type="dxa"/>
          </w:tcPr>
          <w:p w14:paraId="731728F2" w14:textId="77777777" w:rsidR="002077FA" w:rsidRPr="00487927" w:rsidRDefault="002077FA" w:rsidP="00D465CD">
            <w:pPr>
              <w:jc w:val="center"/>
              <w:rPr>
                <w:rFonts w:cstheme="minorHAnsi"/>
                <w:szCs w:val="20"/>
              </w:rPr>
            </w:pPr>
          </w:p>
        </w:tc>
        <w:tc>
          <w:tcPr>
            <w:tcW w:w="1080" w:type="dxa"/>
          </w:tcPr>
          <w:p w14:paraId="5A8AC0E0"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50D30620" w14:textId="77777777" w:rsidR="002077FA" w:rsidRPr="00487927" w:rsidRDefault="002077FA" w:rsidP="00D465CD">
            <w:pPr>
              <w:jc w:val="center"/>
              <w:rPr>
                <w:rFonts w:cstheme="minorHAnsi"/>
                <w:szCs w:val="20"/>
              </w:rPr>
            </w:pPr>
          </w:p>
        </w:tc>
      </w:tr>
      <w:tr w:rsidR="002077FA" w:rsidRPr="00487927" w14:paraId="6C72E5F5" w14:textId="4A9ED496" w:rsidTr="002077FA">
        <w:tc>
          <w:tcPr>
            <w:tcW w:w="1255" w:type="dxa"/>
          </w:tcPr>
          <w:p w14:paraId="28A3CAB4"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2077FA" w:rsidRPr="00487927" w:rsidRDefault="002077FA" w:rsidP="00D465CD">
            <w:pPr>
              <w:jc w:val="center"/>
              <w:rPr>
                <w:rFonts w:cstheme="minorHAnsi"/>
                <w:szCs w:val="20"/>
              </w:rPr>
            </w:pPr>
          </w:p>
        </w:tc>
        <w:tc>
          <w:tcPr>
            <w:tcW w:w="1080" w:type="dxa"/>
          </w:tcPr>
          <w:p w14:paraId="6793240B"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2DA982F" w14:textId="77777777" w:rsidR="002077FA" w:rsidRPr="00487927" w:rsidRDefault="002077FA" w:rsidP="00D465CD">
            <w:pPr>
              <w:jc w:val="center"/>
              <w:rPr>
                <w:rFonts w:cstheme="minorHAnsi"/>
                <w:szCs w:val="20"/>
              </w:rPr>
            </w:pPr>
          </w:p>
        </w:tc>
        <w:tc>
          <w:tcPr>
            <w:tcW w:w="1080" w:type="dxa"/>
          </w:tcPr>
          <w:p w14:paraId="670D02E9" w14:textId="77777777" w:rsidR="002077FA" w:rsidRPr="00487927" w:rsidRDefault="002077FA" w:rsidP="00D465CD">
            <w:pPr>
              <w:jc w:val="center"/>
              <w:rPr>
                <w:rFonts w:cstheme="minorHAnsi"/>
                <w:szCs w:val="20"/>
              </w:rPr>
            </w:pPr>
          </w:p>
        </w:tc>
        <w:tc>
          <w:tcPr>
            <w:tcW w:w="1080" w:type="dxa"/>
          </w:tcPr>
          <w:p w14:paraId="79359B8D" w14:textId="77777777" w:rsidR="002077FA" w:rsidRPr="00487927" w:rsidRDefault="002077FA" w:rsidP="00D465CD">
            <w:pPr>
              <w:jc w:val="center"/>
              <w:rPr>
                <w:rFonts w:cstheme="minorHAnsi"/>
                <w:szCs w:val="20"/>
              </w:rPr>
            </w:pPr>
          </w:p>
        </w:tc>
        <w:tc>
          <w:tcPr>
            <w:tcW w:w="1080" w:type="dxa"/>
          </w:tcPr>
          <w:p w14:paraId="189D7A8B"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A4E6BF6" w14:textId="77777777" w:rsidR="002077FA" w:rsidRPr="00487927" w:rsidRDefault="002077FA" w:rsidP="00D465CD">
            <w:pPr>
              <w:jc w:val="center"/>
              <w:rPr>
                <w:rFonts w:cstheme="minorHAnsi"/>
                <w:szCs w:val="20"/>
              </w:rPr>
            </w:pPr>
          </w:p>
        </w:tc>
      </w:tr>
      <w:tr w:rsidR="002077FA" w:rsidRPr="00487927" w14:paraId="28FA11FC" w14:textId="3D90A4AB" w:rsidTr="002077FA">
        <w:tc>
          <w:tcPr>
            <w:tcW w:w="1255" w:type="dxa"/>
          </w:tcPr>
          <w:p w14:paraId="0EECE27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2077FA" w:rsidRPr="00487927" w:rsidRDefault="002077FA" w:rsidP="00D465CD">
            <w:pPr>
              <w:jc w:val="center"/>
              <w:rPr>
                <w:rFonts w:cstheme="minorHAnsi"/>
                <w:szCs w:val="20"/>
              </w:rPr>
            </w:pPr>
          </w:p>
        </w:tc>
        <w:tc>
          <w:tcPr>
            <w:tcW w:w="1080" w:type="dxa"/>
          </w:tcPr>
          <w:p w14:paraId="12A8E5A7"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7EE0CD" w14:textId="77777777" w:rsidR="002077FA" w:rsidRPr="00487927" w:rsidRDefault="002077FA" w:rsidP="00D465CD">
            <w:pPr>
              <w:jc w:val="center"/>
              <w:rPr>
                <w:rFonts w:cstheme="minorHAnsi"/>
                <w:szCs w:val="20"/>
              </w:rPr>
            </w:pPr>
          </w:p>
        </w:tc>
        <w:tc>
          <w:tcPr>
            <w:tcW w:w="1080" w:type="dxa"/>
          </w:tcPr>
          <w:p w14:paraId="42830DF6" w14:textId="77777777" w:rsidR="002077FA" w:rsidRPr="00487927" w:rsidRDefault="002077FA" w:rsidP="00D465CD">
            <w:pPr>
              <w:jc w:val="center"/>
              <w:rPr>
                <w:rFonts w:cstheme="minorHAnsi"/>
                <w:szCs w:val="20"/>
              </w:rPr>
            </w:pPr>
          </w:p>
        </w:tc>
        <w:tc>
          <w:tcPr>
            <w:tcW w:w="1080" w:type="dxa"/>
          </w:tcPr>
          <w:p w14:paraId="38BB6904" w14:textId="77777777" w:rsidR="002077FA" w:rsidRPr="00487927" w:rsidRDefault="002077FA" w:rsidP="00D465CD">
            <w:pPr>
              <w:jc w:val="center"/>
              <w:rPr>
                <w:rFonts w:cstheme="minorHAnsi"/>
                <w:szCs w:val="20"/>
              </w:rPr>
            </w:pPr>
          </w:p>
        </w:tc>
        <w:tc>
          <w:tcPr>
            <w:tcW w:w="1080" w:type="dxa"/>
          </w:tcPr>
          <w:p w14:paraId="08B87F58"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710A07F7" w14:textId="77777777" w:rsidR="002077FA" w:rsidRPr="00487927" w:rsidRDefault="002077FA" w:rsidP="00D465CD">
            <w:pPr>
              <w:jc w:val="center"/>
              <w:rPr>
                <w:rFonts w:cstheme="minorHAnsi"/>
                <w:szCs w:val="20"/>
              </w:rPr>
            </w:pPr>
          </w:p>
        </w:tc>
      </w:tr>
      <w:tr w:rsidR="002077FA" w:rsidRPr="00487927" w14:paraId="697EEDB9" w14:textId="28E07263" w:rsidTr="002077FA">
        <w:tc>
          <w:tcPr>
            <w:tcW w:w="1255" w:type="dxa"/>
          </w:tcPr>
          <w:p w14:paraId="1C90C12C"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2077FA" w:rsidRPr="00487927" w:rsidRDefault="002077FA" w:rsidP="00D465CD">
            <w:pPr>
              <w:jc w:val="center"/>
              <w:rPr>
                <w:rFonts w:cstheme="minorHAnsi"/>
                <w:szCs w:val="20"/>
              </w:rPr>
            </w:pPr>
          </w:p>
        </w:tc>
        <w:tc>
          <w:tcPr>
            <w:tcW w:w="1080" w:type="dxa"/>
          </w:tcPr>
          <w:p w14:paraId="1BF6AB0E"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0CFEBE" w14:textId="77777777" w:rsidR="002077FA" w:rsidRPr="00487927" w:rsidRDefault="002077FA" w:rsidP="00D465CD">
            <w:pPr>
              <w:jc w:val="center"/>
              <w:rPr>
                <w:rFonts w:cstheme="minorHAnsi"/>
                <w:szCs w:val="20"/>
              </w:rPr>
            </w:pPr>
          </w:p>
        </w:tc>
        <w:tc>
          <w:tcPr>
            <w:tcW w:w="1080" w:type="dxa"/>
          </w:tcPr>
          <w:p w14:paraId="4A95A3E0" w14:textId="77777777" w:rsidR="002077FA" w:rsidRPr="00487927" w:rsidRDefault="002077FA" w:rsidP="00D465CD">
            <w:pPr>
              <w:jc w:val="center"/>
              <w:rPr>
                <w:rFonts w:cstheme="minorHAnsi"/>
                <w:szCs w:val="20"/>
              </w:rPr>
            </w:pPr>
          </w:p>
        </w:tc>
        <w:tc>
          <w:tcPr>
            <w:tcW w:w="1080" w:type="dxa"/>
          </w:tcPr>
          <w:p w14:paraId="69BCB4F2" w14:textId="77777777" w:rsidR="002077FA" w:rsidRPr="00487927" w:rsidRDefault="002077FA" w:rsidP="00D465CD">
            <w:pPr>
              <w:jc w:val="center"/>
              <w:rPr>
                <w:rFonts w:cstheme="minorHAnsi"/>
                <w:szCs w:val="20"/>
              </w:rPr>
            </w:pPr>
          </w:p>
        </w:tc>
        <w:tc>
          <w:tcPr>
            <w:tcW w:w="1080" w:type="dxa"/>
          </w:tcPr>
          <w:p w14:paraId="07768953"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459109EB" w14:textId="77777777" w:rsidR="002077FA" w:rsidRPr="00487927" w:rsidRDefault="002077FA" w:rsidP="00D465CD">
            <w:pPr>
              <w:jc w:val="center"/>
              <w:rPr>
                <w:rFonts w:cstheme="minorHAnsi"/>
                <w:szCs w:val="20"/>
              </w:rPr>
            </w:pPr>
          </w:p>
        </w:tc>
      </w:tr>
      <w:tr w:rsidR="002077FA" w:rsidRPr="00487927" w14:paraId="32CBD3E1" w14:textId="683660EC" w:rsidTr="002077FA">
        <w:tc>
          <w:tcPr>
            <w:tcW w:w="1255" w:type="dxa"/>
          </w:tcPr>
          <w:p w14:paraId="4572B15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2077FA" w:rsidRPr="00487927" w:rsidRDefault="002077FA" w:rsidP="00D465CD">
            <w:pPr>
              <w:jc w:val="center"/>
              <w:rPr>
                <w:rFonts w:cstheme="minorHAnsi"/>
                <w:szCs w:val="20"/>
              </w:rPr>
            </w:pPr>
          </w:p>
        </w:tc>
        <w:tc>
          <w:tcPr>
            <w:tcW w:w="1080" w:type="dxa"/>
          </w:tcPr>
          <w:p w14:paraId="345DDC89" w14:textId="777777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FE2363C" w14:textId="77777777" w:rsidR="002077FA" w:rsidRPr="00487927" w:rsidRDefault="002077FA" w:rsidP="00D465CD">
            <w:pPr>
              <w:jc w:val="center"/>
              <w:rPr>
                <w:rFonts w:cstheme="minorHAnsi"/>
                <w:szCs w:val="20"/>
              </w:rPr>
            </w:pPr>
          </w:p>
        </w:tc>
        <w:tc>
          <w:tcPr>
            <w:tcW w:w="1080" w:type="dxa"/>
          </w:tcPr>
          <w:p w14:paraId="744753B1" w14:textId="77777777" w:rsidR="002077FA" w:rsidRPr="00487927" w:rsidRDefault="002077FA" w:rsidP="00D465CD">
            <w:pPr>
              <w:jc w:val="center"/>
              <w:rPr>
                <w:rFonts w:cstheme="minorHAnsi"/>
                <w:szCs w:val="20"/>
              </w:rPr>
            </w:pPr>
          </w:p>
        </w:tc>
        <w:tc>
          <w:tcPr>
            <w:tcW w:w="1080" w:type="dxa"/>
          </w:tcPr>
          <w:p w14:paraId="6F629A78" w14:textId="77777777" w:rsidR="002077FA" w:rsidRPr="00487927" w:rsidRDefault="002077FA" w:rsidP="00D465CD">
            <w:pPr>
              <w:jc w:val="center"/>
              <w:rPr>
                <w:rFonts w:cstheme="minorHAnsi"/>
                <w:szCs w:val="20"/>
              </w:rPr>
            </w:pPr>
          </w:p>
        </w:tc>
        <w:tc>
          <w:tcPr>
            <w:tcW w:w="1080" w:type="dxa"/>
          </w:tcPr>
          <w:p w14:paraId="34CCE076" w14:textId="77777777" w:rsidR="002077FA" w:rsidRPr="00487927" w:rsidRDefault="002077FA" w:rsidP="00D465CD">
            <w:pPr>
              <w:jc w:val="center"/>
              <w:rPr>
                <w:rFonts w:cstheme="minorHAnsi"/>
                <w:szCs w:val="20"/>
              </w:rPr>
            </w:pPr>
            <w:r w:rsidRPr="00487927">
              <w:rPr>
                <w:rFonts w:cstheme="minorHAnsi"/>
                <w:szCs w:val="20"/>
              </w:rPr>
              <w:t>•</w:t>
            </w:r>
          </w:p>
        </w:tc>
        <w:tc>
          <w:tcPr>
            <w:tcW w:w="1170" w:type="dxa"/>
          </w:tcPr>
          <w:p w14:paraId="093134CD" w14:textId="77777777" w:rsidR="002077FA" w:rsidRPr="00487927" w:rsidRDefault="002077FA" w:rsidP="00D465CD">
            <w:pPr>
              <w:jc w:val="center"/>
              <w:rPr>
                <w:rFonts w:cstheme="minorHAnsi"/>
                <w:szCs w:val="20"/>
              </w:rPr>
            </w:pPr>
          </w:p>
        </w:tc>
      </w:tr>
      <w:tr w:rsidR="002077FA" w:rsidRPr="00487927" w14:paraId="56ED69FE" w14:textId="3FC341A3" w:rsidTr="002077FA">
        <w:tc>
          <w:tcPr>
            <w:tcW w:w="1255" w:type="dxa"/>
            <w:shd w:val="clear" w:color="auto" w:fill="D6E3BC" w:themeFill="accent3" w:themeFillTint="66"/>
          </w:tcPr>
          <w:p w14:paraId="00C08962" w14:textId="0FAEFA20" w:rsidR="002077FA" w:rsidRPr="0029112F" w:rsidRDefault="002077FA" w:rsidP="00D465CD">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7563150B"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52B39C9"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1654C3E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CEBBCA5"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0AB0F65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1E70667"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40B9E7A7" w14:textId="77777777" w:rsidR="002077FA" w:rsidRPr="00487927" w:rsidRDefault="002077FA" w:rsidP="00D465CD">
            <w:pPr>
              <w:jc w:val="center"/>
              <w:rPr>
                <w:rFonts w:cstheme="minorHAnsi"/>
                <w:szCs w:val="20"/>
              </w:rPr>
            </w:pPr>
          </w:p>
        </w:tc>
      </w:tr>
      <w:tr w:rsidR="002077FA" w:rsidRPr="00487927" w14:paraId="1ACDEEEB" w14:textId="36F8B88D" w:rsidTr="002077FA">
        <w:tc>
          <w:tcPr>
            <w:tcW w:w="1255" w:type="dxa"/>
          </w:tcPr>
          <w:p w14:paraId="77B43EA9"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D4D64C" w14:textId="68DB504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5CC868" w14:textId="77777777" w:rsidR="002077FA" w:rsidRPr="00487927" w:rsidRDefault="002077FA" w:rsidP="00D465CD">
            <w:pPr>
              <w:jc w:val="center"/>
              <w:rPr>
                <w:rFonts w:cstheme="minorHAnsi"/>
                <w:szCs w:val="20"/>
              </w:rPr>
            </w:pPr>
          </w:p>
        </w:tc>
        <w:tc>
          <w:tcPr>
            <w:tcW w:w="1080" w:type="dxa"/>
          </w:tcPr>
          <w:p w14:paraId="3D4DB0D4" w14:textId="77777777" w:rsidR="002077FA" w:rsidRPr="00487927" w:rsidRDefault="002077FA" w:rsidP="00D465CD">
            <w:pPr>
              <w:jc w:val="center"/>
              <w:rPr>
                <w:rFonts w:cstheme="minorHAnsi"/>
                <w:szCs w:val="20"/>
              </w:rPr>
            </w:pPr>
          </w:p>
        </w:tc>
        <w:tc>
          <w:tcPr>
            <w:tcW w:w="1080" w:type="dxa"/>
          </w:tcPr>
          <w:p w14:paraId="782E1A04" w14:textId="49939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BA907B0" w14:textId="77777777" w:rsidR="002077FA" w:rsidRPr="00487927" w:rsidRDefault="002077FA" w:rsidP="00D465CD">
            <w:pPr>
              <w:jc w:val="center"/>
              <w:rPr>
                <w:rFonts w:cstheme="minorHAnsi"/>
                <w:szCs w:val="20"/>
              </w:rPr>
            </w:pPr>
          </w:p>
        </w:tc>
        <w:tc>
          <w:tcPr>
            <w:tcW w:w="1170" w:type="dxa"/>
          </w:tcPr>
          <w:p w14:paraId="7ECCCC9D" w14:textId="77777777" w:rsidR="002077FA" w:rsidRPr="00487927" w:rsidRDefault="002077FA" w:rsidP="00D465CD">
            <w:pPr>
              <w:jc w:val="center"/>
              <w:rPr>
                <w:rFonts w:cstheme="minorHAnsi"/>
                <w:szCs w:val="20"/>
              </w:rPr>
            </w:pPr>
          </w:p>
        </w:tc>
      </w:tr>
      <w:tr w:rsidR="002077FA" w:rsidRPr="00487927" w14:paraId="353CAF58" w14:textId="11D2A99C" w:rsidTr="002077FA">
        <w:tc>
          <w:tcPr>
            <w:tcW w:w="1255" w:type="dxa"/>
          </w:tcPr>
          <w:p w14:paraId="56E1EBB6"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41C8759" w14:textId="71F865A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0A7EC5" w14:textId="77777777" w:rsidR="002077FA" w:rsidRPr="00487927" w:rsidRDefault="002077FA" w:rsidP="00D465CD">
            <w:pPr>
              <w:jc w:val="center"/>
              <w:rPr>
                <w:rFonts w:cstheme="minorHAnsi"/>
                <w:szCs w:val="20"/>
              </w:rPr>
            </w:pPr>
          </w:p>
        </w:tc>
        <w:tc>
          <w:tcPr>
            <w:tcW w:w="1080" w:type="dxa"/>
          </w:tcPr>
          <w:p w14:paraId="669DFB0A" w14:textId="77777777" w:rsidR="002077FA" w:rsidRPr="00487927" w:rsidRDefault="002077FA" w:rsidP="00D465CD">
            <w:pPr>
              <w:jc w:val="center"/>
              <w:rPr>
                <w:rFonts w:cstheme="minorHAnsi"/>
                <w:szCs w:val="20"/>
              </w:rPr>
            </w:pPr>
          </w:p>
        </w:tc>
        <w:tc>
          <w:tcPr>
            <w:tcW w:w="1080" w:type="dxa"/>
          </w:tcPr>
          <w:p w14:paraId="45814031" w14:textId="68858DC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A886FFF" w14:textId="77777777" w:rsidR="002077FA" w:rsidRPr="00487927" w:rsidRDefault="002077FA" w:rsidP="00D465CD">
            <w:pPr>
              <w:jc w:val="center"/>
              <w:rPr>
                <w:rFonts w:cstheme="minorHAnsi"/>
                <w:szCs w:val="20"/>
              </w:rPr>
            </w:pPr>
          </w:p>
        </w:tc>
        <w:tc>
          <w:tcPr>
            <w:tcW w:w="1170" w:type="dxa"/>
          </w:tcPr>
          <w:p w14:paraId="59C181D7" w14:textId="77777777" w:rsidR="002077FA" w:rsidRPr="00487927" w:rsidRDefault="002077FA" w:rsidP="00D465CD">
            <w:pPr>
              <w:jc w:val="center"/>
              <w:rPr>
                <w:rFonts w:cstheme="minorHAnsi"/>
                <w:szCs w:val="20"/>
              </w:rPr>
            </w:pPr>
          </w:p>
        </w:tc>
      </w:tr>
      <w:tr w:rsidR="002077FA" w:rsidRPr="00487927" w14:paraId="34243FC0" w14:textId="6F9EE979" w:rsidTr="002077FA">
        <w:tc>
          <w:tcPr>
            <w:tcW w:w="1255" w:type="dxa"/>
          </w:tcPr>
          <w:p w14:paraId="73C7BCE1"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A60956" w14:textId="344701B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184E7F8" w14:textId="77777777" w:rsidR="002077FA" w:rsidRPr="00487927" w:rsidRDefault="002077FA" w:rsidP="00D465CD">
            <w:pPr>
              <w:jc w:val="center"/>
              <w:rPr>
                <w:rFonts w:cstheme="minorHAnsi"/>
                <w:szCs w:val="20"/>
              </w:rPr>
            </w:pPr>
          </w:p>
        </w:tc>
        <w:tc>
          <w:tcPr>
            <w:tcW w:w="1080" w:type="dxa"/>
          </w:tcPr>
          <w:p w14:paraId="0CB8BB0B" w14:textId="77777777" w:rsidR="002077FA" w:rsidRPr="00487927" w:rsidRDefault="002077FA" w:rsidP="00D465CD">
            <w:pPr>
              <w:jc w:val="center"/>
              <w:rPr>
                <w:rFonts w:cstheme="minorHAnsi"/>
                <w:szCs w:val="20"/>
              </w:rPr>
            </w:pPr>
          </w:p>
        </w:tc>
        <w:tc>
          <w:tcPr>
            <w:tcW w:w="1080" w:type="dxa"/>
          </w:tcPr>
          <w:p w14:paraId="0CC0FCFD" w14:textId="55B49B5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2B63A18" w14:textId="77777777" w:rsidR="002077FA" w:rsidRPr="00487927" w:rsidRDefault="002077FA" w:rsidP="00D465CD">
            <w:pPr>
              <w:jc w:val="center"/>
              <w:rPr>
                <w:rFonts w:cstheme="minorHAnsi"/>
                <w:szCs w:val="20"/>
              </w:rPr>
            </w:pPr>
          </w:p>
        </w:tc>
        <w:tc>
          <w:tcPr>
            <w:tcW w:w="1170" w:type="dxa"/>
          </w:tcPr>
          <w:p w14:paraId="3E6FB507" w14:textId="77777777" w:rsidR="002077FA" w:rsidRPr="00487927" w:rsidRDefault="002077FA" w:rsidP="00D465CD">
            <w:pPr>
              <w:jc w:val="center"/>
              <w:rPr>
                <w:rFonts w:cstheme="minorHAnsi"/>
                <w:szCs w:val="20"/>
              </w:rPr>
            </w:pPr>
          </w:p>
        </w:tc>
      </w:tr>
      <w:tr w:rsidR="002077FA" w:rsidRPr="00487927" w14:paraId="47D6F114" w14:textId="5E80A0F0" w:rsidTr="002077FA">
        <w:tc>
          <w:tcPr>
            <w:tcW w:w="1255" w:type="dxa"/>
          </w:tcPr>
          <w:p w14:paraId="3D23EA7E"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5E7C03D" w14:textId="7DC82B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BF9E61" w14:textId="77777777" w:rsidR="002077FA" w:rsidRPr="00487927" w:rsidRDefault="002077FA" w:rsidP="00D465CD">
            <w:pPr>
              <w:jc w:val="center"/>
              <w:rPr>
                <w:rFonts w:cstheme="minorHAnsi"/>
                <w:szCs w:val="20"/>
              </w:rPr>
            </w:pPr>
          </w:p>
        </w:tc>
        <w:tc>
          <w:tcPr>
            <w:tcW w:w="1080" w:type="dxa"/>
          </w:tcPr>
          <w:p w14:paraId="742C610F" w14:textId="77777777" w:rsidR="002077FA" w:rsidRPr="00487927" w:rsidRDefault="002077FA" w:rsidP="00D465CD">
            <w:pPr>
              <w:jc w:val="center"/>
              <w:rPr>
                <w:rFonts w:cstheme="minorHAnsi"/>
                <w:szCs w:val="20"/>
              </w:rPr>
            </w:pPr>
          </w:p>
        </w:tc>
        <w:tc>
          <w:tcPr>
            <w:tcW w:w="1080" w:type="dxa"/>
          </w:tcPr>
          <w:p w14:paraId="46C69D2E" w14:textId="25EC455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C88D051" w14:textId="77777777" w:rsidR="002077FA" w:rsidRPr="00487927" w:rsidRDefault="002077FA" w:rsidP="00D465CD">
            <w:pPr>
              <w:jc w:val="center"/>
              <w:rPr>
                <w:rFonts w:cstheme="minorHAnsi"/>
                <w:szCs w:val="20"/>
              </w:rPr>
            </w:pPr>
          </w:p>
        </w:tc>
        <w:tc>
          <w:tcPr>
            <w:tcW w:w="1170" w:type="dxa"/>
          </w:tcPr>
          <w:p w14:paraId="07AAF766" w14:textId="77777777" w:rsidR="002077FA" w:rsidRPr="00487927" w:rsidRDefault="002077FA" w:rsidP="00D465CD">
            <w:pPr>
              <w:jc w:val="center"/>
              <w:rPr>
                <w:rFonts w:cstheme="minorHAnsi"/>
                <w:szCs w:val="20"/>
              </w:rPr>
            </w:pPr>
          </w:p>
        </w:tc>
      </w:tr>
      <w:tr w:rsidR="002077FA" w:rsidRPr="00487927" w14:paraId="607886E3" w14:textId="44E1C039" w:rsidTr="002077FA">
        <w:tc>
          <w:tcPr>
            <w:tcW w:w="1255" w:type="dxa"/>
          </w:tcPr>
          <w:p w14:paraId="148A19F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12F2CC" w14:textId="3960B4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4140368" w14:textId="77777777" w:rsidR="002077FA" w:rsidRPr="00487927" w:rsidRDefault="002077FA" w:rsidP="00D465CD">
            <w:pPr>
              <w:jc w:val="center"/>
              <w:rPr>
                <w:rFonts w:cstheme="minorHAnsi"/>
                <w:szCs w:val="20"/>
              </w:rPr>
            </w:pPr>
          </w:p>
        </w:tc>
        <w:tc>
          <w:tcPr>
            <w:tcW w:w="1080" w:type="dxa"/>
          </w:tcPr>
          <w:p w14:paraId="099F0587" w14:textId="77777777" w:rsidR="002077FA" w:rsidRPr="00487927" w:rsidRDefault="002077FA" w:rsidP="00D465CD">
            <w:pPr>
              <w:jc w:val="center"/>
              <w:rPr>
                <w:rFonts w:cstheme="minorHAnsi"/>
                <w:szCs w:val="20"/>
              </w:rPr>
            </w:pPr>
          </w:p>
        </w:tc>
        <w:tc>
          <w:tcPr>
            <w:tcW w:w="1080" w:type="dxa"/>
          </w:tcPr>
          <w:p w14:paraId="1EF93C53" w14:textId="6594697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8C092D" w14:textId="77777777" w:rsidR="002077FA" w:rsidRPr="00487927" w:rsidRDefault="002077FA" w:rsidP="00D465CD">
            <w:pPr>
              <w:jc w:val="center"/>
              <w:rPr>
                <w:rFonts w:cstheme="minorHAnsi"/>
                <w:szCs w:val="20"/>
              </w:rPr>
            </w:pPr>
          </w:p>
        </w:tc>
        <w:tc>
          <w:tcPr>
            <w:tcW w:w="1170" w:type="dxa"/>
          </w:tcPr>
          <w:p w14:paraId="23981F14" w14:textId="77777777" w:rsidR="002077FA" w:rsidRPr="00487927" w:rsidRDefault="002077FA" w:rsidP="00D465CD">
            <w:pPr>
              <w:jc w:val="center"/>
              <w:rPr>
                <w:rFonts w:cstheme="minorHAnsi"/>
                <w:szCs w:val="20"/>
              </w:rPr>
            </w:pPr>
          </w:p>
        </w:tc>
      </w:tr>
      <w:tr w:rsidR="002077FA" w:rsidRPr="00487927" w14:paraId="23286306" w14:textId="1DED09F9" w:rsidTr="002077FA">
        <w:tc>
          <w:tcPr>
            <w:tcW w:w="1255" w:type="dxa"/>
          </w:tcPr>
          <w:p w14:paraId="33F369D0"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2F2C47" w14:textId="113B3AD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00C2DED" w14:textId="77777777" w:rsidR="002077FA" w:rsidRPr="00487927" w:rsidRDefault="002077FA" w:rsidP="00D465CD">
            <w:pPr>
              <w:jc w:val="center"/>
              <w:rPr>
                <w:rFonts w:cstheme="minorHAnsi"/>
                <w:szCs w:val="20"/>
              </w:rPr>
            </w:pPr>
          </w:p>
        </w:tc>
        <w:tc>
          <w:tcPr>
            <w:tcW w:w="1080" w:type="dxa"/>
          </w:tcPr>
          <w:p w14:paraId="071158D9" w14:textId="77777777" w:rsidR="002077FA" w:rsidRPr="00487927" w:rsidRDefault="002077FA" w:rsidP="00D465CD">
            <w:pPr>
              <w:jc w:val="center"/>
              <w:rPr>
                <w:rFonts w:cstheme="minorHAnsi"/>
                <w:szCs w:val="20"/>
              </w:rPr>
            </w:pPr>
          </w:p>
        </w:tc>
        <w:tc>
          <w:tcPr>
            <w:tcW w:w="1080" w:type="dxa"/>
          </w:tcPr>
          <w:p w14:paraId="58C25FDB" w14:textId="34A3B2D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43A03" w14:textId="77777777" w:rsidR="002077FA" w:rsidRPr="00487927" w:rsidRDefault="002077FA" w:rsidP="00D465CD">
            <w:pPr>
              <w:jc w:val="center"/>
              <w:rPr>
                <w:rFonts w:cstheme="minorHAnsi"/>
                <w:szCs w:val="20"/>
              </w:rPr>
            </w:pPr>
          </w:p>
        </w:tc>
        <w:tc>
          <w:tcPr>
            <w:tcW w:w="1170" w:type="dxa"/>
          </w:tcPr>
          <w:p w14:paraId="29A468C7" w14:textId="77777777" w:rsidR="002077FA" w:rsidRPr="00487927" w:rsidRDefault="002077FA" w:rsidP="00D465CD">
            <w:pPr>
              <w:jc w:val="center"/>
              <w:rPr>
                <w:rFonts w:cstheme="minorHAnsi"/>
                <w:szCs w:val="20"/>
              </w:rPr>
            </w:pPr>
          </w:p>
        </w:tc>
      </w:tr>
      <w:tr w:rsidR="002077FA" w:rsidRPr="00487927" w14:paraId="611C231D" w14:textId="23547389" w:rsidTr="002077FA">
        <w:tc>
          <w:tcPr>
            <w:tcW w:w="1255" w:type="dxa"/>
          </w:tcPr>
          <w:p w14:paraId="5A07FC9B" w14:textId="77777777" w:rsidR="002077FA" w:rsidRPr="00487927" w:rsidRDefault="002077FA" w:rsidP="00D465CD">
            <w:pPr>
              <w:jc w:val="center"/>
              <w:rPr>
                <w:rFonts w:cstheme="minorHAnsi"/>
                <w:szCs w:val="20"/>
              </w:rPr>
            </w:pPr>
            <w:r>
              <w:rPr>
                <w:rFonts w:cstheme="minorHAnsi"/>
                <w:szCs w:val="20"/>
              </w:rPr>
              <w:t>0801_07</w:t>
            </w:r>
          </w:p>
        </w:tc>
        <w:tc>
          <w:tcPr>
            <w:tcW w:w="1080" w:type="dxa"/>
          </w:tcPr>
          <w:p w14:paraId="6D76DA21" w14:textId="248EF37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F729D12" w14:textId="5726256E" w:rsidR="002077FA" w:rsidRPr="00487927" w:rsidRDefault="002077FA" w:rsidP="00D465CD">
            <w:pPr>
              <w:jc w:val="center"/>
              <w:rPr>
                <w:rFonts w:cstheme="minorHAnsi"/>
                <w:szCs w:val="20"/>
              </w:rPr>
            </w:pPr>
          </w:p>
        </w:tc>
        <w:tc>
          <w:tcPr>
            <w:tcW w:w="1080" w:type="dxa"/>
          </w:tcPr>
          <w:p w14:paraId="3AB0AA92" w14:textId="77777777" w:rsidR="002077FA" w:rsidRPr="00487927" w:rsidRDefault="002077FA" w:rsidP="00D465CD">
            <w:pPr>
              <w:jc w:val="center"/>
              <w:rPr>
                <w:rFonts w:cstheme="minorHAnsi"/>
                <w:szCs w:val="20"/>
              </w:rPr>
            </w:pPr>
          </w:p>
        </w:tc>
        <w:tc>
          <w:tcPr>
            <w:tcW w:w="1080" w:type="dxa"/>
          </w:tcPr>
          <w:p w14:paraId="343DEEEE" w14:textId="77777777" w:rsidR="002077FA" w:rsidRPr="00487927" w:rsidRDefault="002077FA" w:rsidP="00D465CD">
            <w:pPr>
              <w:jc w:val="center"/>
              <w:rPr>
                <w:rFonts w:cstheme="minorHAnsi"/>
                <w:szCs w:val="20"/>
              </w:rPr>
            </w:pPr>
          </w:p>
        </w:tc>
        <w:tc>
          <w:tcPr>
            <w:tcW w:w="1080" w:type="dxa"/>
          </w:tcPr>
          <w:p w14:paraId="6B00C8C7" w14:textId="3F8A35C7" w:rsidR="002077FA" w:rsidRPr="00487927" w:rsidRDefault="002077FA" w:rsidP="00D465CD">
            <w:pPr>
              <w:jc w:val="center"/>
              <w:rPr>
                <w:rFonts w:cstheme="minorHAnsi"/>
                <w:szCs w:val="20"/>
              </w:rPr>
            </w:pPr>
          </w:p>
        </w:tc>
        <w:tc>
          <w:tcPr>
            <w:tcW w:w="1080" w:type="dxa"/>
          </w:tcPr>
          <w:p w14:paraId="18236345" w14:textId="77777777" w:rsidR="002077FA" w:rsidRPr="00487927" w:rsidRDefault="002077FA" w:rsidP="00D465CD">
            <w:pPr>
              <w:jc w:val="center"/>
              <w:rPr>
                <w:rFonts w:cstheme="minorHAnsi"/>
                <w:szCs w:val="20"/>
              </w:rPr>
            </w:pPr>
          </w:p>
        </w:tc>
        <w:tc>
          <w:tcPr>
            <w:tcW w:w="1170" w:type="dxa"/>
          </w:tcPr>
          <w:p w14:paraId="79E10F0E" w14:textId="77777777" w:rsidR="002077FA" w:rsidRPr="00487927" w:rsidRDefault="002077FA" w:rsidP="00D465CD">
            <w:pPr>
              <w:jc w:val="center"/>
              <w:rPr>
                <w:rFonts w:cstheme="minorHAnsi"/>
                <w:szCs w:val="20"/>
              </w:rPr>
            </w:pPr>
          </w:p>
        </w:tc>
      </w:tr>
      <w:tr w:rsidR="002077FA" w:rsidRPr="00487927" w14:paraId="18B1E197" w14:textId="4A0B8672" w:rsidTr="002077FA">
        <w:tc>
          <w:tcPr>
            <w:tcW w:w="1255" w:type="dxa"/>
          </w:tcPr>
          <w:p w14:paraId="4D6E5DF7" w14:textId="77777777" w:rsidR="002077FA" w:rsidRPr="00487927" w:rsidRDefault="002077FA" w:rsidP="00D465CD">
            <w:pPr>
              <w:jc w:val="center"/>
              <w:rPr>
                <w:rFonts w:cstheme="minorHAnsi"/>
                <w:szCs w:val="20"/>
              </w:rPr>
            </w:pPr>
            <w:r>
              <w:rPr>
                <w:rFonts w:cstheme="minorHAnsi"/>
                <w:szCs w:val="20"/>
              </w:rPr>
              <w:t>0801_08</w:t>
            </w:r>
          </w:p>
        </w:tc>
        <w:tc>
          <w:tcPr>
            <w:tcW w:w="1080" w:type="dxa"/>
          </w:tcPr>
          <w:p w14:paraId="6FC5B49F" w14:textId="1B1ED24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E17B70E" w14:textId="039B16C8" w:rsidR="002077FA" w:rsidRPr="00487927" w:rsidRDefault="002077FA" w:rsidP="00D465CD">
            <w:pPr>
              <w:jc w:val="center"/>
              <w:rPr>
                <w:rFonts w:cstheme="minorHAnsi"/>
                <w:szCs w:val="20"/>
              </w:rPr>
            </w:pPr>
          </w:p>
        </w:tc>
        <w:tc>
          <w:tcPr>
            <w:tcW w:w="1080" w:type="dxa"/>
          </w:tcPr>
          <w:p w14:paraId="7796CA49" w14:textId="77777777" w:rsidR="002077FA" w:rsidRPr="00487927" w:rsidRDefault="002077FA" w:rsidP="00D465CD">
            <w:pPr>
              <w:jc w:val="center"/>
              <w:rPr>
                <w:rFonts w:cstheme="minorHAnsi"/>
                <w:szCs w:val="20"/>
              </w:rPr>
            </w:pPr>
          </w:p>
        </w:tc>
        <w:tc>
          <w:tcPr>
            <w:tcW w:w="1080" w:type="dxa"/>
          </w:tcPr>
          <w:p w14:paraId="7F7DC3F1" w14:textId="77777777" w:rsidR="002077FA" w:rsidRPr="00487927" w:rsidRDefault="002077FA" w:rsidP="00D465CD">
            <w:pPr>
              <w:jc w:val="center"/>
              <w:rPr>
                <w:rFonts w:cstheme="minorHAnsi"/>
                <w:szCs w:val="20"/>
              </w:rPr>
            </w:pPr>
          </w:p>
        </w:tc>
        <w:tc>
          <w:tcPr>
            <w:tcW w:w="1080" w:type="dxa"/>
          </w:tcPr>
          <w:p w14:paraId="0ED66443" w14:textId="4703FFEB" w:rsidR="002077FA" w:rsidRPr="00487927" w:rsidRDefault="002077FA" w:rsidP="00D465CD">
            <w:pPr>
              <w:jc w:val="center"/>
              <w:rPr>
                <w:rFonts w:cstheme="minorHAnsi"/>
                <w:szCs w:val="20"/>
              </w:rPr>
            </w:pPr>
          </w:p>
        </w:tc>
        <w:tc>
          <w:tcPr>
            <w:tcW w:w="1080" w:type="dxa"/>
          </w:tcPr>
          <w:p w14:paraId="51D11F74" w14:textId="77777777" w:rsidR="002077FA" w:rsidRPr="00487927" w:rsidRDefault="002077FA" w:rsidP="00D465CD">
            <w:pPr>
              <w:jc w:val="center"/>
              <w:rPr>
                <w:rFonts w:cstheme="minorHAnsi"/>
                <w:szCs w:val="20"/>
              </w:rPr>
            </w:pPr>
          </w:p>
        </w:tc>
        <w:tc>
          <w:tcPr>
            <w:tcW w:w="1170" w:type="dxa"/>
          </w:tcPr>
          <w:p w14:paraId="37318EB8" w14:textId="77777777" w:rsidR="002077FA" w:rsidRPr="00487927" w:rsidRDefault="002077FA" w:rsidP="00D465CD">
            <w:pPr>
              <w:jc w:val="center"/>
              <w:rPr>
                <w:rFonts w:cstheme="minorHAnsi"/>
                <w:szCs w:val="20"/>
              </w:rPr>
            </w:pPr>
          </w:p>
        </w:tc>
      </w:tr>
      <w:tr w:rsidR="002077FA" w:rsidRPr="00487927" w14:paraId="27B0EF6A" w14:textId="033CF161" w:rsidTr="002077FA">
        <w:tc>
          <w:tcPr>
            <w:tcW w:w="1255" w:type="dxa"/>
          </w:tcPr>
          <w:p w14:paraId="1C43B013" w14:textId="77777777" w:rsidR="002077FA" w:rsidRPr="00487927" w:rsidRDefault="002077FA" w:rsidP="00D465CD">
            <w:pPr>
              <w:jc w:val="center"/>
              <w:rPr>
                <w:rFonts w:cstheme="minorHAnsi"/>
                <w:szCs w:val="20"/>
              </w:rPr>
            </w:pPr>
            <w:r>
              <w:rPr>
                <w:rFonts w:cstheme="minorHAnsi"/>
                <w:szCs w:val="20"/>
              </w:rPr>
              <w:t>0801_09</w:t>
            </w:r>
          </w:p>
        </w:tc>
        <w:tc>
          <w:tcPr>
            <w:tcW w:w="1080" w:type="dxa"/>
          </w:tcPr>
          <w:p w14:paraId="6E822469" w14:textId="0874E0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BC67E40" w14:textId="0EAF19EC" w:rsidR="002077FA" w:rsidRPr="00487927" w:rsidRDefault="002077FA" w:rsidP="00D465CD">
            <w:pPr>
              <w:jc w:val="center"/>
              <w:rPr>
                <w:rFonts w:cstheme="minorHAnsi"/>
                <w:szCs w:val="20"/>
              </w:rPr>
            </w:pPr>
          </w:p>
        </w:tc>
        <w:tc>
          <w:tcPr>
            <w:tcW w:w="1080" w:type="dxa"/>
          </w:tcPr>
          <w:p w14:paraId="6D916581" w14:textId="77777777" w:rsidR="002077FA" w:rsidRPr="00487927" w:rsidRDefault="002077FA" w:rsidP="00D465CD">
            <w:pPr>
              <w:jc w:val="center"/>
              <w:rPr>
                <w:rFonts w:cstheme="minorHAnsi"/>
                <w:szCs w:val="20"/>
              </w:rPr>
            </w:pPr>
          </w:p>
        </w:tc>
        <w:tc>
          <w:tcPr>
            <w:tcW w:w="1080" w:type="dxa"/>
          </w:tcPr>
          <w:p w14:paraId="359FC650" w14:textId="77777777" w:rsidR="002077FA" w:rsidRPr="00487927" w:rsidRDefault="002077FA" w:rsidP="00D465CD">
            <w:pPr>
              <w:jc w:val="center"/>
              <w:rPr>
                <w:rFonts w:cstheme="minorHAnsi"/>
                <w:szCs w:val="20"/>
              </w:rPr>
            </w:pPr>
          </w:p>
        </w:tc>
        <w:tc>
          <w:tcPr>
            <w:tcW w:w="1080" w:type="dxa"/>
          </w:tcPr>
          <w:p w14:paraId="38E643AE" w14:textId="16D2F222" w:rsidR="002077FA" w:rsidRPr="00487927" w:rsidRDefault="002077FA" w:rsidP="00D465CD">
            <w:pPr>
              <w:jc w:val="center"/>
              <w:rPr>
                <w:rFonts w:cstheme="minorHAnsi"/>
                <w:szCs w:val="20"/>
              </w:rPr>
            </w:pPr>
          </w:p>
        </w:tc>
        <w:tc>
          <w:tcPr>
            <w:tcW w:w="1080" w:type="dxa"/>
          </w:tcPr>
          <w:p w14:paraId="74BF295F" w14:textId="77777777" w:rsidR="002077FA" w:rsidRPr="00487927" w:rsidRDefault="002077FA" w:rsidP="00D465CD">
            <w:pPr>
              <w:jc w:val="center"/>
              <w:rPr>
                <w:rFonts w:cstheme="minorHAnsi"/>
                <w:szCs w:val="20"/>
              </w:rPr>
            </w:pPr>
          </w:p>
        </w:tc>
        <w:tc>
          <w:tcPr>
            <w:tcW w:w="1170" w:type="dxa"/>
          </w:tcPr>
          <w:p w14:paraId="5404C31F" w14:textId="77777777" w:rsidR="002077FA" w:rsidRPr="00487927" w:rsidRDefault="002077FA" w:rsidP="00D465CD">
            <w:pPr>
              <w:jc w:val="center"/>
              <w:rPr>
                <w:rFonts w:cstheme="minorHAnsi"/>
                <w:szCs w:val="20"/>
              </w:rPr>
            </w:pPr>
          </w:p>
        </w:tc>
      </w:tr>
      <w:tr w:rsidR="002077FA" w:rsidRPr="00487927" w14:paraId="74C1F080" w14:textId="55BE4E89" w:rsidTr="002077FA">
        <w:tc>
          <w:tcPr>
            <w:tcW w:w="1255" w:type="dxa"/>
          </w:tcPr>
          <w:p w14:paraId="0C3E78E3"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802_01</w:t>
            </w:r>
          </w:p>
        </w:tc>
        <w:tc>
          <w:tcPr>
            <w:tcW w:w="1080" w:type="dxa"/>
          </w:tcPr>
          <w:p w14:paraId="69EA7E0B" w14:textId="06C3534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3B0479F" w14:textId="11BBBA6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B29118" w14:textId="77777777" w:rsidR="002077FA" w:rsidRPr="00487927" w:rsidRDefault="002077FA" w:rsidP="00D465CD">
            <w:pPr>
              <w:jc w:val="center"/>
              <w:rPr>
                <w:rFonts w:cstheme="minorHAnsi"/>
                <w:szCs w:val="20"/>
              </w:rPr>
            </w:pPr>
          </w:p>
        </w:tc>
        <w:tc>
          <w:tcPr>
            <w:tcW w:w="1080" w:type="dxa"/>
          </w:tcPr>
          <w:p w14:paraId="6B26D445" w14:textId="77777777" w:rsidR="002077FA" w:rsidRPr="00487927" w:rsidRDefault="002077FA" w:rsidP="00D465CD">
            <w:pPr>
              <w:jc w:val="center"/>
              <w:rPr>
                <w:rFonts w:cstheme="minorHAnsi"/>
                <w:szCs w:val="20"/>
              </w:rPr>
            </w:pPr>
          </w:p>
        </w:tc>
        <w:tc>
          <w:tcPr>
            <w:tcW w:w="1080" w:type="dxa"/>
          </w:tcPr>
          <w:p w14:paraId="2CB89094" w14:textId="4D87BB3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8F543C" w14:textId="77777777" w:rsidR="002077FA" w:rsidRPr="00487927" w:rsidRDefault="002077FA" w:rsidP="00D465CD">
            <w:pPr>
              <w:jc w:val="center"/>
              <w:rPr>
                <w:rFonts w:cstheme="minorHAnsi"/>
                <w:szCs w:val="20"/>
              </w:rPr>
            </w:pPr>
          </w:p>
        </w:tc>
        <w:tc>
          <w:tcPr>
            <w:tcW w:w="1170" w:type="dxa"/>
          </w:tcPr>
          <w:p w14:paraId="00D7B930" w14:textId="77777777" w:rsidR="002077FA" w:rsidRPr="00487927" w:rsidRDefault="002077FA" w:rsidP="00D465CD">
            <w:pPr>
              <w:jc w:val="center"/>
              <w:rPr>
                <w:rFonts w:cstheme="minorHAnsi"/>
                <w:szCs w:val="20"/>
              </w:rPr>
            </w:pPr>
          </w:p>
        </w:tc>
      </w:tr>
      <w:tr w:rsidR="002077FA" w:rsidRPr="00487927" w14:paraId="249BEFC4" w14:textId="6EE80AA0" w:rsidTr="002077FA">
        <w:tc>
          <w:tcPr>
            <w:tcW w:w="1255" w:type="dxa"/>
          </w:tcPr>
          <w:p w14:paraId="5142E068" w14:textId="77777777" w:rsidR="002077FA" w:rsidRPr="00487927" w:rsidRDefault="002077FA" w:rsidP="00D465CD">
            <w:pPr>
              <w:jc w:val="center"/>
              <w:rPr>
                <w:rFonts w:cstheme="minorHAnsi"/>
                <w:szCs w:val="20"/>
              </w:rPr>
            </w:pPr>
            <w:r>
              <w:rPr>
                <w:rFonts w:cstheme="minorHAnsi"/>
                <w:szCs w:val="20"/>
              </w:rPr>
              <w:lastRenderedPageBreak/>
              <w:t>0</w:t>
            </w:r>
            <w:r w:rsidRPr="00487927">
              <w:rPr>
                <w:rFonts w:cstheme="minorHAnsi"/>
                <w:szCs w:val="20"/>
              </w:rPr>
              <w:t>802_02</w:t>
            </w:r>
          </w:p>
        </w:tc>
        <w:tc>
          <w:tcPr>
            <w:tcW w:w="1080" w:type="dxa"/>
          </w:tcPr>
          <w:p w14:paraId="652DDDB5" w14:textId="0E5E590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DA7E0B5" w14:textId="63F2658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6FA63A9" w14:textId="77777777" w:rsidR="002077FA" w:rsidRPr="00487927" w:rsidRDefault="002077FA" w:rsidP="00D465CD">
            <w:pPr>
              <w:jc w:val="center"/>
              <w:rPr>
                <w:rFonts w:cstheme="minorHAnsi"/>
                <w:szCs w:val="20"/>
              </w:rPr>
            </w:pPr>
          </w:p>
        </w:tc>
        <w:tc>
          <w:tcPr>
            <w:tcW w:w="1080" w:type="dxa"/>
          </w:tcPr>
          <w:p w14:paraId="609921F4" w14:textId="77777777" w:rsidR="002077FA" w:rsidRPr="00487927" w:rsidRDefault="002077FA" w:rsidP="00D465CD">
            <w:pPr>
              <w:jc w:val="center"/>
              <w:rPr>
                <w:rFonts w:cstheme="minorHAnsi"/>
                <w:szCs w:val="20"/>
              </w:rPr>
            </w:pPr>
          </w:p>
        </w:tc>
        <w:tc>
          <w:tcPr>
            <w:tcW w:w="1080" w:type="dxa"/>
          </w:tcPr>
          <w:p w14:paraId="7C643AF2" w14:textId="4BAA555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C3642C9" w14:textId="77777777" w:rsidR="002077FA" w:rsidRPr="00487927" w:rsidRDefault="002077FA" w:rsidP="00D465CD">
            <w:pPr>
              <w:jc w:val="center"/>
              <w:rPr>
                <w:rFonts w:cstheme="minorHAnsi"/>
                <w:szCs w:val="20"/>
              </w:rPr>
            </w:pPr>
          </w:p>
        </w:tc>
        <w:tc>
          <w:tcPr>
            <w:tcW w:w="1170" w:type="dxa"/>
          </w:tcPr>
          <w:p w14:paraId="56EC9210" w14:textId="77777777" w:rsidR="002077FA" w:rsidRPr="00487927" w:rsidRDefault="002077FA" w:rsidP="00D465CD">
            <w:pPr>
              <w:jc w:val="center"/>
              <w:rPr>
                <w:rFonts w:cstheme="minorHAnsi"/>
                <w:szCs w:val="20"/>
              </w:rPr>
            </w:pPr>
          </w:p>
        </w:tc>
      </w:tr>
      <w:tr w:rsidR="002077FA" w:rsidRPr="00487927" w14:paraId="602ADF85" w14:textId="4CAC5172" w:rsidTr="002077FA">
        <w:tc>
          <w:tcPr>
            <w:tcW w:w="1255" w:type="dxa"/>
          </w:tcPr>
          <w:p w14:paraId="64BE525F"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46B049D" w14:textId="2B9F57A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1CD2BF2" w14:textId="77777777" w:rsidR="002077FA" w:rsidRPr="00487927" w:rsidRDefault="002077FA" w:rsidP="00D465CD">
            <w:pPr>
              <w:jc w:val="center"/>
              <w:rPr>
                <w:rFonts w:cstheme="minorHAnsi"/>
                <w:szCs w:val="20"/>
              </w:rPr>
            </w:pPr>
          </w:p>
        </w:tc>
        <w:tc>
          <w:tcPr>
            <w:tcW w:w="1080" w:type="dxa"/>
          </w:tcPr>
          <w:p w14:paraId="59212BEE" w14:textId="77777777" w:rsidR="002077FA" w:rsidRPr="00487927" w:rsidRDefault="002077FA" w:rsidP="00D465CD">
            <w:pPr>
              <w:jc w:val="center"/>
              <w:rPr>
                <w:rFonts w:cstheme="minorHAnsi"/>
                <w:szCs w:val="20"/>
              </w:rPr>
            </w:pPr>
          </w:p>
        </w:tc>
        <w:tc>
          <w:tcPr>
            <w:tcW w:w="1080" w:type="dxa"/>
          </w:tcPr>
          <w:p w14:paraId="489CEFC6" w14:textId="6DB879A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7A758C5" w14:textId="77777777" w:rsidR="002077FA" w:rsidRPr="00487927" w:rsidRDefault="002077FA" w:rsidP="00D465CD">
            <w:pPr>
              <w:jc w:val="center"/>
              <w:rPr>
                <w:rFonts w:cstheme="minorHAnsi"/>
                <w:szCs w:val="20"/>
              </w:rPr>
            </w:pPr>
          </w:p>
        </w:tc>
        <w:tc>
          <w:tcPr>
            <w:tcW w:w="1170" w:type="dxa"/>
          </w:tcPr>
          <w:p w14:paraId="09BD4FE5" w14:textId="77777777" w:rsidR="002077FA" w:rsidRPr="00487927" w:rsidRDefault="002077FA" w:rsidP="00D465CD">
            <w:pPr>
              <w:jc w:val="center"/>
              <w:rPr>
                <w:rFonts w:cstheme="minorHAnsi"/>
                <w:szCs w:val="20"/>
              </w:rPr>
            </w:pPr>
          </w:p>
        </w:tc>
      </w:tr>
      <w:tr w:rsidR="002077FA" w:rsidRPr="00487927" w14:paraId="488CFBB2" w14:textId="3EAEB0A0" w:rsidTr="002077FA">
        <w:tc>
          <w:tcPr>
            <w:tcW w:w="1255" w:type="dxa"/>
          </w:tcPr>
          <w:p w14:paraId="3113133A"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3D56506" w14:textId="5CBC497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1A8C14F" w14:textId="77777777" w:rsidR="002077FA" w:rsidRPr="00487927" w:rsidRDefault="002077FA" w:rsidP="00D465CD">
            <w:pPr>
              <w:jc w:val="center"/>
              <w:rPr>
                <w:rFonts w:cstheme="minorHAnsi"/>
                <w:szCs w:val="20"/>
              </w:rPr>
            </w:pPr>
          </w:p>
        </w:tc>
        <w:tc>
          <w:tcPr>
            <w:tcW w:w="1080" w:type="dxa"/>
          </w:tcPr>
          <w:p w14:paraId="3B735A25" w14:textId="77777777" w:rsidR="002077FA" w:rsidRPr="00487927" w:rsidRDefault="002077FA" w:rsidP="00D465CD">
            <w:pPr>
              <w:jc w:val="center"/>
              <w:rPr>
                <w:rFonts w:cstheme="minorHAnsi"/>
                <w:szCs w:val="20"/>
              </w:rPr>
            </w:pPr>
          </w:p>
        </w:tc>
        <w:tc>
          <w:tcPr>
            <w:tcW w:w="1080" w:type="dxa"/>
          </w:tcPr>
          <w:p w14:paraId="6C915F8F" w14:textId="689F1EF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00BDCA0" w14:textId="77777777" w:rsidR="002077FA" w:rsidRPr="00487927" w:rsidRDefault="002077FA" w:rsidP="00D465CD">
            <w:pPr>
              <w:jc w:val="center"/>
              <w:rPr>
                <w:rFonts w:cstheme="minorHAnsi"/>
                <w:szCs w:val="20"/>
              </w:rPr>
            </w:pPr>
          </w:p>
        </w:tc>
        <w:tc>
          <w:tcPr>
            <w:tcW w:w="1170" w:type="dxa"/>
          </w:tcPr>
          <w:p w14:paraId="4EBAB8F3" w14:textId="77777777" w:rsidR="002077FA" w:rsidRPr="00487927" w:rsidRDefault="002077FA" w:rsidP="00D465CD">
            <w:pPr>
              <w:jc w:val="center"/>
              <w:rPr>
                <w:rFonts w:cstheme="minorHAnsi"/>
                <w:szCs w:val="20"/>
              </w:rPr>
            </w:pPr>
          </w:p>
        </w:tc>
      </w:tr>
      <w:tr w:rsidR="002077FA" w:rsidRPr="00487927" w14:paraId="2FF36AFD" w14:textId="6C561F69" w:rsidTr="002077FA">
        <w:tc>
          <w:tcPr>
            <w:tcW w:w="1255" w:type="dxa"/>
          </w:tcPr>
          <w:p w14:paraId="6319548D"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DCD8488" w14:textId="76B13B7A" w:rsidR="002077FA" w:rsidRPr="00487927" w:rsidRDefault="002077FA" w:rsidP="00D465CD">
            <w:pPr>
              <w:jc w:val="center"/>
              <w:rPr>
                <w:rFonts w:cstheme="minorHAnsi"/>
                <w:szCs w:val="20"/>
              </w:rPr>
            </w:pPr>
            <w:r w:rsidRPr="00487927">
              <w:rPr>
                <w:rFonts w:cstheme="minorHAnsi"/>
                <w:szCs w:val="20"/>
              </w:rPr>
              <w:t>•</w:t>
            </w:r>
          </w:p>
        </w:tc>
        <w:tc>
          <w:tcPr>
            <w:tcW w:w="1080" w:type="dxa"/>
          </w:tcPr>
          <w:p w14:paraId="0C8FC2D7" w14:textId="77777777" w:rsidR="002077FA" w:rsidRPr="00487927" w:rsidRDefault="002077FA" w:rsidP="00D465CD">
            <w:pPr>
              <w:jc w:val="center"/>
              <w:rPr>
                <w:rFonts w:cstheme="minorHAnsi"/>
                <w:szCs w:val="20"/>
              </w:rPr>
            </w:pPr>
          </w:p>
        </w:tc>
        <w:tc>
          <w:tcPr>
            <w:tcW w:w="1080" w:type="dxa"/>
          </w:tcPr>
          <w:p w14:paraId="2A09E858" w14:textId="77777777" w:rsidR="002077FA" w:rsidRPr="00487927" w:rsidRDefault="002077FA" w:rsidP="00D465CD">
            <w:pPr>
              <w:jc w:val="center"/>
              <w:rPr>
                <w:rFonts w:cstheme="minorHAnsi"/>
                <w:szCs w:val="20"/>
              </w:rPr>
            </w:pPr>
          </w:p>
        </w:tc>
        <w:tc>
          <w:tcPr>
            <w:tcW w:w="1080" w:type="dxa"/>
          </w:tcPr>
          <w:p w14:paraId="3062310B" w14:textId="53561FA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2005274" w14:textId="77777777" w:rsidR="002077FA" w:rsidRPr="00487927" w:rsidRDefault="002077FA" w:rsidP="00D465CD">
            <w:pPr>
              <w:jc w:val="center"/>
              <w:rPr>
                <w:rFonts w:cstheme="minorHAnsi"/>
                <w:szCs w:val="20"/>
              </w:rPr>
            </w:pPr>
          </w:p>
        </w:tc>
        <w:tc>
          <w:tcPr>
            <w:tcW w:w="1170" w:type="dxa"/>
          </w:tcPr>
          <w:p w14:paraId="3EFFF6E1" w14:textId="77777777" w:rsidR="002077FA" w:rsidRPr="00487927" w:rsidRDefault="002077FA" w:rsidP="00D465CD">
            <w:pPr>
              <w:jc w:val="center"/>
              <w:rPr>
                <w:rFonts w:cstheme="minorHAnsi"/>
                <w:szCs w:val="20"/>
              </w:rPr>
            </w:pPr>
          </w:p>
        </w:tc>
      </w:tr>
      <w:tr w:rsidR="002077FA" w:rsidRPr="00487927" w14:paraId="70750408" w14:textId="7CAEF9C4" w:rsidTr="002077FA">
        <w:tc>
          <w:tcPr>
            <w:tcW w:w="1255" w:type="dxa"/>
          </w:tcPr>
          <w:p w14:paraId="74ACF9D8" w14:textId="77777777" w:rsidR="002077FA" w:rsidRPr="00487927" w:rsidRDefault="002077FA" w:rsidP="00D465CD">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AF9D0D3" w14:textId="273AF49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1DD3D65" w14:textId="77777777" w:rsidR="002077FA" w:rsidRPr="00487927" w:rsidRDefault="002077FA" w:rsidP="00D465CD">
            <w:pPr>
              <w:jc w:val="center"/>
              <w:rPr>
                <w:rFonts w:cstheme="minorHAnsi"/>
                <w:szCs w:val="20"/>
              </w:rPr>
            </w:pPr>
          </w:p>
        </w:tc>
        <w:tc>
          <w:tcPr>
            <w:tcW w:w="1080" w:type="dxa"/>
          </w:tcPr>
          <w:p w14:paraId="3AC706B8" w14:textId="77777777" w:rsidR="002077FA" w:rsidRPr="00487927" w:rsidRDefault="002077FA" w:rsidP="00D465CD">
            <w:pPr>
              <w:jc w:val="center"/>
              <w:rPr>
                <w:rFonts w:cstheme="minorHAnsi"/>
                <w:szCs w:val="20"/>
              </w:rPr>
            </w:pPr>
          </w:p>
        </w:tc>
        <w:tc>
          <w:tcPr>
            <w:tcW w:w="1080" w:type="dxa"/>
          </w:tcPr>
          <w:p w14:paraId="4CCD0425" w14:textId="5923502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024E2F2" w14:textId="77777777" w:rsidR="002077FA" w:rsidRPr="00487927" w:rsidRDefault="002077FA" w:rsidP="00D465CD">
            <w:pPr>
              <w:jc w:val="center"/>
              <w:rPr>
                <w:rFonts w:cstheme="minorHAnsi"/>
                <w:szCs w:val="20"/>
              </w:rPr>
            </w:pPr>
          </w:p>
        </w:tc>
        <w:tc>
          <w:tcPr>
            <w:tcW w:w="1170" w:type="dxa"/>
          </w:tcPr>
          <w:p w14:paraId="5FB0C0D9" w14:textId="77777777" w:rsidR="002077FA" w:rsidRPr="00487927" w:rsidRDefault="002077FA" w:rsidP="00D465CD">
            <w:pPr>
              <w:jc w:val="center"/>
              <w:rPr>
                <w:rFonts w:cstheme="minorHAnsi"/>
                <w:szCs w:val="20"/>
              </w:rPr>
            </w:pPr>
          </w:p>
        </w:tc>
      </w:tr>
      <w:tr w:rsidR="002077FA" w:rsidRPr="00487927" w14:paraId="5AF7EB12" w14:textId="1AE32D5C" w:rsidTr="002077FA">
        <w:tc>
          <w:tcPr>
            <w:tcW w:w="1255" w:type="dxa"/>
            <w:shd w:val="clear" w:color="auto" w:fill="D6E3BC" w:themeFill="accent3" w:themeFillTint="66"/>
          </w:tcPr>
          <w:p w14:paraId="099FDA7C" w14:textId="750BF1A0" w:rsidR="002077FA" w:rsidRPr="007B756C" w:rsidRDefault="002077FA" w:rsidP="00D465CD">
            <w:pPr>
              <w:jc w:val="center"/>
              <w:rPr>
                <w:rFonts w:cstheme="minorHAnsi"/>
                <w:b/>
                <w:szCs w:val="20"/>
              </w:rPr>
            </w:pPr>
            <w:r w:rsidRPr="007B756C">
              <w:rPr>
                <w:rFonts w:cstheme="minorHAnsi"/>
                <w:b/>
                <w:szCs w:val="20"/>
              </w:rPr>
              <w:t>Slice</w:t>
            </w:r>
          </w:p>
        </w:tc>
        <w:tc>
          <w:tcPr>
            <w:tcW w:w="1080" w:type="dxa"/>
            <w:shd w:val="clear" w:color="auto" w:fill="D6E3BC" w:themeFill="accent3" w:themeFillTint="66"/>
          </w:tcPr>
          <w:p w14:paraId="548D8037"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37CAE8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71401DC6"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43C31FA1"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2FA13024" w14:textId="77777777" w:rsidR="002077FA" w:rsidRPr="00487927" w:rsidRDefault="002077FA" w:rsidP="00D465CD">
            <w:pPr>
              <w:jc w:val="center"/>
              <w:rPr>
                <w:rFonts w:cstheme="minorHAnsi"/>
                <w:szCs w:val="20"/>
              </w:rPr>
            </w:pPr>
          </w:p>
        </w:tc>
        <w:tc>
          <w:tcPr>
            <w:tcW w:w="1080" w:type="dxa"/>
            <w:shd w:val="clear" w:color="auto" w:fill="D6E3BC" w:themeFill="accent3" w:themeFillTint="66"/>
          </w:tcPr>
          <w:p w14:paraId="55C0A7F3" w14:textId="77777777" w:rsidR="002077FA" w:rsidRPr="00487927" w:rsidRDefault="002077FA" w:rsidP="00D465CD">
            <w:pPr>
              <w:jc w:val="center"/>
              <w:rPr>
                <w:rFonts w:cstheme="minorHAnsi"/>
                <w:szCs w:val="20"/>
              </w:rPr>
            </w:pPr>
          </w:p>
        </w:tc>
        <w:tc>
          <w:tcPr>
            <w:tcW w:w="1170" w:type="dxa"/>
            <w:shd w:val="clear" w:color="auto" w:fill="D6E3BC" w:themeFill="accent3" w:themeFillTint="66"/>
          </w:tcPr>
          <w:p w14:paraId="184FE4D0" w14:textId="77777777" w:rsidR="002077FA" w:rsidRPr="00487927" w:rsidRDefault="002077FA" w:rsidP="00D465CD">
            <w:pPr>
              <w:jc w:val="center"/>
              <w:rPr>
                <w:rFonts w:cstheme="minorHAnsi"/>
                <w:szCs w:val="20"/>
              </w:rPr>
            </w:pPr>
          </w:p>
        </w:tc>
      </w:tr>
      <w:tr w:rsidR="002077FA" w:rsidRPr="00487927" w14:paraId="69F90B19" w14:textId="4C09B07E" w:rsidTr="002077FA">
        <w:tc>
          <w:tcPr>
            <w:tcW w:w="1255" w:type="dxa"/>
          </w:tcPr>
          <w:p w14:paraId="4DD9C8FA" w14:textId="77777777" w:rsidR="002077FA" w:rsidRPr="000F6947" w:rsidRDefault="002077FA" w:rsidP="00D465CD">
            <w:pPr>
              <w:jc w:val="center"/>
              <w:rPr>
                <w:szCs w:val="20"/>
              </w:rPr>
            </w:pPr>
            <w:r>
              <w:rPr>
                <w:szCs w:val="20"/>
              </w:rPr>
              <w:t>1</w:t>
            </w:r>
            <w:r w:rsidRPr="000F6947">
              <w:rPr>
                <w:szCs w:val="20"/>
              </w:rPr>
              <w:t>601_01</w:t>
            </w:r>
          </w:p>
        </w:tc>
        <w:tc>
          <w:tcPr>
            <w:tcW w:w="1080" w:type="dxa"/>
          </w:tcPr>
          <w:p w14:paraId="40920061" w14:textId="58EFA26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6FFFDC1" w14:textId="2D696D47" w:rsidR="002077FA" w:rsidRPr="00487927" w:rsidRDefault="002077FA" w:rsidP="00D465CD">
            <w:pPr>
              <w:jc w:val="center"/>
              <w:rPr>
                <w:rFonts w:cstheme="minorHAnsi"/>
                <w:szCs w:val="20"/>
              </w:rPr>
            </w:pPr>
          </w:p>
        </w:tc>
        <w:tc>
          <w:tcPr>
            <w:tcW w:w="1080" w:type="dxa"/>
          </w:tcPr>
          <w:p w14:paraId="1AF51427" w14:textId="77777777" w:rsidR="002077FA" w:rsidRPr="00487927" w:rsidRDefault="002077FA" w:rsidP="00D465CD">
            <w:pPr>
              <w:jc w:val="center"/>
              <w:rPr>
                <w:rFonts w:cstheme="minorHAnsi"/>
                <w:szCs w:val="20"/>
              </w:rPr>
            </w:pPr>
          </w:p>
        </w:tc>
        <w:tc>
          <w:tcPr>
            <w:tcW w:w="1080" w:type="dxa"/>
          </w:tcPr>
          <w:p w14:paraId="440B0412" w14:textId="0A386DE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5B6B446" w14:textId="13A1DF95" w:rsidR="002077FA" w:rsidRPr="00487927" w:rsidRDefault="002077FA" w:rsidP="00D465CD">
            <w:pPr>
              <w:jc w:val="center"/>
              <w:rPr>
                <w:rFonts w:cstheme="minorHAnsi"/>
                <w:szCs w:val="20"/>
              </w:rPr>
            </w:pPr>
          </w:p>
        </w:tc>
        <w:tc>
          <w:tcPr>
            <w:tcW w:w="1080" w:type="dxa"/>
          </w:tcPr>
          <w:p w14:paraId="1D2EAF22" w14:textId="77777777" w:rsidR="002077FA" w:rsidRPr="00487927" w:rsidRDefault="002077FA" w:rsidP="00D465CD">
            <w:pPr>
              <w:jc w:val="center"/>
              <w:rPr>
                <w:rFonts w:cstheme="minorHAnsi"/>
                <w:szCs w:val="20"/>
              </w:rPr>
            </w:pPr>
          </w:p>
        </w:tc>
        <w:tc>
          <w:tcPr>
            <w:tcW w:w="1170" w:type="dxa"/>
          </w:tcPr>
          <w:p w14:paraId="2AC49CB4" w14:textId="77777777" w:rsidR="002077FA" w:rsidRPr="00487927" w:rsidRDefault="002077FA" w:rsidP="00D465CD">
            <w:pPr>
              <w:jc w:val="center"/>
              <w:rPr>
                <w:rFonts w:cstheme="minorHAnsi"/>
                <w:szCs w:val="20"/>
              </w:rPr>
            </w:pPr>
          </w:p>
        </w:tc>
      </w:tr>
      <w:tr w:rsidR="002077FA" w:rsidRPr="00487927" w14:paraId="1B995238" w14:textId="53BC7171" w:rsidTr="002077FA">
        <w:tc>
          <w:tcPr>
            <w:tcW w:w="1255" w:type="dxa"/>
          </w:tcPr>
          <w:p w14:paraId="41A45792" w14:textId="77777777" w:rsidR="002077FA" w:rsidRPr="000F6947" w:rsidRDefault="002077FA" w:rsidP="00D465CD">
            <w:pPr>
              <w:jc w:val="center"/>
              <w:rPr>
                <w:szCs w:val="20"/>
              </w:rPr>
            </w:pPr>
            <w:r>
              <w:rPr>
                <w:szCs w:val="20"/>
              </w:rPr>
              <w:t>1</w:t>
            </w:r>
            <w:r w:rsidRPr="000F6947">
              <w:rPr>
                <w:szCs w:val="20"/>
              </w:rPr>
              <w:t>601_02</w:t>
            </w:r>
          </w:p>
        </w:tc>
        <w:tc>
          <w:tcPr>
            <w:tcW w:w="1080" w:type="dxa"/>
          </w:tcPr>
          <w:p w14:paraId="006B128C" w14:textId="7C35603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8C05859" w14:textId="3C255CEF" w:rsidR="002077FA" w:rsidRPr="00487927" w:rsidRDefault="002077FA" w:rsidP="00D465CD">
            <w:pPr>
              <w:jc w:val="center"/>
              <w:rPr>
                <w:rFonts w:cstheme="minorHAnsi"/>
                <w:szCs w:val="20"/>
              </w:rPr>
            </w:pPr>
          </w:p>
        </w:tc>
        <w:tc>
          <w:tcPr>
            <w:tcW w:w="1080" w:type="dxa"/>
          </w:tcPr>
          <w:p w14:paraId="3BAE50D5" w14:textId="77777777" w:rsidR="002077FA" w:rsidRPr="00487927" w:rsidRDefault="002077FA" w:rsidP="00D465CD">
            <w:pPr>
              <w:jc w:val="center"/>
              <w:rPr>
                <w:rFonts w:cstheme="minorHAnsi"/>
                <w:szCs w:val="20"/>
              </w:rPr>
            </w:pPr>
          </w:p>
        </w:tc>
        <w:tc>
          <w:tcPr>
            <w:tcW w:w="1080" w:type="dxa"/>
          </w:tcPr>
          <w:p w14:paraId="4B5DF133" w14:textId="31DDA8D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60A4624" w14:textId="75A80F40" w:rsidR="002077FA" w:rsidRPr="00487927" w:rsidRDefault="002077FA" w:rsidP="00D465CD">
            <w:pPr>
              <w:jc w:val="center"/>
              <w:rPr>
                <w:rFonts w:cstheme="minorHAnsi"/>
                <w:szCs w:val="20"/>
              </w:rPr>
            </w:pPr>
          </w:p>
        </w:tc>
        <w:tc>
          <w:tcPr>
            <w:tcW w:w="1080" w:type="dxa"/>
          </w:tcPr>
          <w:p w14:paraId="3331BDED" w14:textId="77777777" w:rsidR="002077FA" w:rsidRPr="00487927" w:rsidRDefault="002077FA" w:rsidP="00D465CD">
            <w:pPr>
              <w:jc w:val="center"/>
              <w:rPr>
                <w:rFonts w:cstheme="minorHAnsi"/>
                <w:szCs w:val="20"/>
              </w:rPr>
            </w:pPr>
          </w:p>
        </w:tc>
        <w:tc>
          <w:tcPr>
            <w:tcW w:w="1170" w:type="dxa"/>
          </w:tcPr>
          <w:p w14:paraId="7F58E3E6" w14:textId="77777777" w:rsidR="002077FA" w:rsidRPr="00487927" w:rsidRDefault="002077FA" w:rsidP="00D465CD">
            <w:pPr>
              <w:jc w:val="center"/>
              <w:rPr>
                <w:rFonts w:cstheme="minorHAnsi"/>
                <w:szCs w:val="20"/>
              </w:rPr>
            </w:pPr>
          </w:p>
        </w:tc>
      </w:tr>
      <w:tr w:rsidR="002077FA" w:rsidRPr="00487927" w14:paraId="4E9E2B5C" w14:textId="102BE552" w:rsidTr="002077FA">
        <w:tc>
          <w:tcPr>
            <w:tcW w:w="1255" w:type="dxa"/>
          </w:tcPr>
          <w:p w14:paraId="37419053" w14:textId="77777777" w:rsidR="002077FA" w:rsidRPr="000F6947" w:rsidRDefault="002077FA" w:rsidP="00D465CD">
            <w:pPr>
              <w:jc w:val="center"/>
              <w:rPr>
                <w:szCs w:val="20"/>
              </w:rPr>
            </w:pPr>
            <w:r>
              <w:rPr>
                <w:szCs w:val="20"/>
              </w:rPr>
              <w:t>1</w:t>
            </w:r>
            <w:r w:rsidRPr="000F6947">
              <w:rPr>
                <w:szCs w:val="20"/>
              </w:rPr>
              <w:t>601_03</w:t>
            </w:r>
          </w:p>
        </w:tc>
        <w:tc>
          <w:tcPr>
            <w:tcW w:w="1080" w:type="dxa"/>
          </w:tcPr>
          <w:p w14:paraId="435A1A5D" w14:textId="26B91D49"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94A9B56" w14:textId="26B3308B" w:rsidR="002077FA" w:rsidRPr="00487927" w:rsidRDefault="002077FA" w:rsidP="00D465CD">
            <w:pPr>
              <w:jc w:val="center"/>
              <w:rPr>
                <w:rFonts w:cstheme="minorHAnsi"/>
                <w:szCs w:val="20"/>
              </w:rPr>
            </w:pPr>
          </w:p>
        </w:tc>
        <w:tc>
          <w:tcPr>
            <w:tcW w:w="1080" w:type="dxa"/>
          </w:tcPr>
          <w:p w14:paraId="5C4A199A" w14:textId="77777777" w:rsidR="002077FA" w:rsidRPr="00487927" w:rsidRDefault="002077FA" w:rsidP="00D465CD">
            <w:pPr>
              <w:jc w:val="center"/>
              <w:rPr>
                <w:rFonts w:cstheme="minorHAnsi"/>
                <w:szCs w:val="20"/>
              </w:rPr>
            </w:pPr>
          </w:p>
        </w:tc>
        <w:tc>
          <w:tcPr>
            <w:tcW w:w="1080" w:type="dxa"/>
          </w:tcPr>
          <w:p w14:paraId="5642C08A" w14:textId="1FA3ED9F"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E36349D" w14:textId="6DFB218B" w:rsidR="002077FA" w:rsidRPr="00487927" w:rsidRDefault="002077FA" w:rsidP="00D465CD">
            <w:pPr>
              <w:jc w:val="center"/>
              <w:rPr>
                <w:rFonts w:cstheme="minorHAnsi"/>
                <w:szCs w:val="20"/>
              </w:rPr>
            </w:pPr>
          </w:p>
        </w:tc>
        <w:tc>
          <w:tcPr>
            <w:tcW w:w="1080" w:type="dxa"/>
          </w:tcPr>
          <w:p w14:paraId="308D6D56" w14:textId="77777777" w:rsidR="002077FA" w:rsidRPr="00487927" w:rsidRDefault="002077FA" w:rsidP="00D465CD">
            <w:pPr>
              <w:jc w:val="center"/>
              <w:rPr>
                <w:rFonts w:cstheme="minorHAnsi"/>
                <w:szCs w:val="20"/>
              </w:rPr>
            </w:pPr>
          </w:p>
        </w:tc>
        <w:tc>
          <w:tcPr>
            <w:tcW w:w="1170" w:type="dxa"/>
          </w:tcPr>
          <w:p w14:paraId="7F092A84" w14:textId="77777777" w:rsidR="002077FA" w:rsidRPr="00487927" w:rsidRDefault="002077FA" w:rsidP="00D465CD">
            <w:pPr>
              <w:jc w:val="center"/>
              <w:rPr>
                <w:rFonts w:cstheme="minorHAnsi"/>
                <w:szCs w:val="20"/>
              </w:rPr>
            </w:pPr>
          </w:p>
        </w:tc>
      </w:tr>
      <w:tr w:rsidR="002077FA" w:rsidRPr="00487927" w14:paraId="76394863" w14:textId="1DB0FED8" w:rsidTr="002077FA">
        <w:tc>
          <w:tcPr>
            <w:tcW w:w="1255" w:type="dxa"/>
          </w:tcPr>
          <w:p w14:paraId="69EA3CCA" w14:textId="77777777" w:rsidR="002077FA" w:rsidRPr="000F6947" w:rsidRDefault="002077FA" w:rsidP="00D465CD">
            <w:pPr>
              <w:jc w:val="center"/>
              <w:rPr>
                <w:szCs w:val="20"/>
              </w:rPr>
            </w:pPr>
            <w:r>
              <w:rPr>
                <w:szCs w:val="20"/>
              </w:rPr>
              <w:t>1</w:t>
            </w:r>
            <w:r w:rsidRPr="000F6947">
              <w:rPr>
                <w:szCs w:val="20"/>
              </w:rPr>
              <w:t>601_04</w:t>
            </w:r>
          </w:p>
        </w:tc>
        <w:tc>
          <w:tcPr>
            <w:tcW w:w="1080" w:type="dxa"/>
          </w:tcPr>
          <w:p w14:paraId="3D4B2C61" w14:textId="26A5446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A2B005A" w14:textId="72B24D44" w:rsidR="002077FA" w:rsidRPr="00487927" w:rsidRDefault="002077FA" w:rsidP="00D465CD">
            <w:pPr>
              <w:jc w:val="center"/>
              <w:rPr>
                <w:rFonts w:cstheme="minorHAnsi"/>
                <w:szCs w:val="20"/>
              </w:rPr>
            </w:pPr>
          </w:p>
        </w:tc>
        <w:tc>
          <w:tcPr>
            <w:tcW w:w="1080" w:type="dxa"/>
          </w:tcPr>
          <w:p w14:paraId="1ED1E1A4" w14:textId="77777777" w:rsidR="002077FA" w:rsidRPr="00487927" w:rsidRDefault="002077FA" w:rsidP="00D465CD">
            <w:pPr>
              <w:jc w:val="center"/>
              <w:rPr>
                <w:rFonts w:cstheme="minorHAnsi"/>
                <w:szCs w:val="20"/>
              </w:rPr>
            </w:pPr>
          </w:p>
        </w:tc>
        <w:tc>
          <w:tcPr>
            <w:tcW w:w="1080" w:type="dxa"/>
          </w:tcPr>
          <w:p w14:paraId="33B26033" w14:textId="6EDF9D3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EB956E9" w14:textId="59E14F77" w:rsidR="002077FA" w:rsidRPr="00487927" w:rsidRDefault="002077FA" w:rsidP="00D465CD">
            <w:pPr>
              <w:jc w:val="center"/>
              <w:rPr>
                <w:rFonts w:cstheme="minorHAnsi"/>
                <w:szCs w:val="20"/>
              </w:rPr>
            </w:pPr>
          </w:p>
        </w:tc>
        <w:tc>
          <w:tcPr>
            <w:tcW w:w="1080" w:type="dxa"/>
          </w:tcPr>
          <w:p w14:paraId="6747F6CB" w14:textId="77777777" w:rsidR="002077FA" w:rsidRPr="00487927" w:rsidRDefault="002077FA" w:rsidP="00D465CD">
            <w:pPr>
              <w:jc w:val="center"/>
              <w:rPr>
                <w:rFonts w:cstheme="minorHAnsi"/>
                <w:szCs w:val="20"/>
              </w:rPr>
            </w:pPr>
          </w:p>
        </w:tc>
        <w:tc>
          <w:tcPr>
            <w:tcW w:w="1170" w:type="dxa"/>
          </w:tcPr>
          <w:p w14:paraId="2A2D65BC" w14:textId="77777777" w:rsidR="002077FA" w:rsidRPr="00487927" w:rsidRDefault="002077FA" w:rsidP="00D465CD">
            <w:pPr>
              <w:jc w:val="center"/>
              <w:rPr>
                <w:rFonts w:cstheme="minorHAnsi"/>
                <w:szCs w:val="20"/>
              </w:rPr>
            </w:pPr>
          </w:p>
        </w:tc>
      </w:tr>
      <w:tr w:rsidR="002077FA" w:rsidRPr="00487927" w14:paraId="2D2B29A6" w14:textId="2AA498CB" w:rsidTr="002077FA">
        <w:tc>
          <w:tcPr>
            <w:tcW w:w="1255" w:type="dxa"/>
          </w:tcPr>
          <w:p w14:paraId="303EFBE5" w14:textId="77777777" w:rsidR="002077FA" w:rsidRPr="000F6947" w:rsidRDefault="002077FA" w:rsidP="00D465CD">
            <w:pPr>
              <w:jc w:val="center"/>
              <w:rPr>
                <w:szCs w:val="20"/>
              </w:rPr>
            </w:pPr>
            <w:r>
              <w:rPr>
                <w:szCs w:val="20"/>
              </w:rPr>
              <w:t>1</w:t>
            </w:r>
            <w:r w:rsidRPr="000F6947">
              <w:rPr>
                <w:szCs w:val="20"/>
              </w:rPr>
              <w:t>601_05</w:t>
            </w:r>
          </w:p>
        </w:tc>
        <w:tc>
          <w:tcPr>
            <w:tcW w:w="1080" w:type="dxa"/>
          </w:tcPr>
          <w:p w14:paraId="76F4626B" w14:textId="2D3CDBF6"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B523C35" w14:textId="07F256B0" w:rsidR="002077FA" w:rsidRPr="00487927" w:rsidRDefault="002077FA" w:rsidP="00D465CD">
            <w:pPr>
              <w:jc w:val="center"/>
              <w:rPr>
                <w:rFonts w:cstheme="minorHAnsi"/>
                <w:szCs w:val="20"/>
              </w:rPr>
            </w:pPr>
          </w:p>
        </w:tc>
        <w:tc>
          <w:tcPr>
            <w:tcW w:w="1080" w:type="dxa"/>
          </w:tcPr>
          <w:p w14:paraId="07BC3FB9" w14:textId="77777777" w:rsidR="002077FA" w:rsidRPr="00487927" w:rsidRDefault="002077FA" w:rsidP="00D465CD">
            <w:pPr>
              <w:jc w:val="center"/>
              <w:rPr>
                <w:rFonts w:cstheme="minorHAnsi"/>
                <w:szCs w:val="20"/>
              </w:rPr>
            </w:pPr>
          </w:p>
        </w:tc>
        <w:tc>
          <w:tcPr>
            <w:tcW w:w="1080" w:type="dxa"/>
          </w:tcPr>
          <w:p w14:paraId="5FD87FBD" w14:textId="13A01B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CDCAA0D" w14:textId="5D214171" w:rsidR="002077FA" w:rsidRPr="00487927" w:rsidRDefault="002077FA" w:rsidP="00D465CD">
            <w:pPr>
              <w:jc w:val="center"/>
              <w:rPr>
                <w:rFonts w:cstheme="minorHAnsi"/>
                <w:szCs w:val="20"/>
              </w:rPr>
            </w:pPr>
          </w:p>
        </w:tc>
        <w:tc>
          <w:tcPr>
            <w:tcW w:w="1080" w:type="dxa"/>
          </w:tcPr>
          <w:p w14:paraId="587484AC" w14:textId="77777777" w:rsidR="002077FA" w:rsidRPr="00487927" w:rsidRDefault="002077FA" w:rsidP="00D465CD">
            <w:pPr>
              <w:jc w:val="center"/>
              <w:rPr>
                <w:rFonts w:cstheme="minorHAnsi"/>
                <w:szCs w:val="20"/>
              </w:rPr>
            </w:pPr>
          </w:p>
        </w:tc>
        <w:tc>
          <w:tcPr>
            <w:tcW w:w="1170" w:type="dxa"/>
          </w:tcPr>
          <w:p w14:paraId="07865FC4" w14:textId="77777777" w:rsidR="002077FA" w:rsidRPr="00487927" w:rsidRDefault="002077FA" w:rsidP="00D465CD">
            <w:pPr>
              <w:jc w:val="center"/>
              <w:rPr>
                <w:rFonts w:cstheme="minorHAnsi"/>
                <w:szCs w:val="20"/>
              </w:rPr>
            </w:pPr>
          </w:p>
        </w:tc>
      </w:tr>
      <w:tr w:rsidR="002077FA" w:rsidRPr="00487927" w14:paraId="349AA7BF" w14:textId="4914A8A3" w:rsidTr="002077FA">
        <w:tc>
          <w:tcPr>
            <w:tcW w:w="1255" w:type="dxa"/>
          </w:tcPr>
          <w:p w14:paraId="345B2354" w14:textId="77777777" w:rsidR="002077FA" w:rsidRPr="000F6947" w:rsidRDefault="002077FA" w:rsidP="00D465CD">
            <w:pPr>
              <w:jc w:val="center"/>
              <w:rPr>
                <w:szCs w:val="20"/>
              </w:rPr>
            </w:pPr>
            <w:r>
              <w:rPr>
                <w:szCs w:val="20"/>
              </w:rPr>
              <w:t>1</w:t>
            </w:r>
            <w:r w:rsidRPr="000F6947">
              <w:rPr>
                <w:szCs w:val="20"/>
              </w:rPr>
              <w:t>604_01</w:t>
            </w:r>
          </w:p>
        </w:tc>
        <w:tc>
          <w:tcPr>
            <w:tcW w:w="1080" w:type="dxa"/>
          </w:tcPr>
          <w:p w14:paraId="3449A05B" w14:textId="12CF31FB"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7670C88" w14:textId="1870A3D3" w:rsidR="002077FA" w:rsidRPr="00487927" w:rsidRDefault="002077FA" w:rsidP="00D465CD">
            <w:pPr>
              <w:jc w:val="center"/>
              <w:rPr>
                <w:rFonts w:cstheme="minorHAnsi"/>
                <w:szCs w:val="20"/>
              </w:rPr>
            </w:pPr>
          </w:p>
        </w:tc>
        <w:tc>
          <w:tcPr>
            <w:tcW w:w="1080" w:type="dxa"/>
          </w:tcPr>
          <w:p w14:paraId="08653048" w14:textId="77777777" w:rsidR="002077FA" w:rsidRPr="00487927" w:rsidRDefault="002077FA" w:rsidP="00D465CD">
            <w:pPr>
              <w:jc w:val="center"/>
              <w:rPr>
                <w:rFonts w:cstheme="minorHAnsi"/>
                <w:szCs w:val="20"/>
              </w:rPr>
            </w:pPr>
          </w:p>
        </w:tc>
        <w:tc>
          <w:tcPr>
            <w:tcW w:w="1080" w:type="dxa"/>
          </w:tcPr>
          <w:p w14:paraId="6FF6952A" w14:textId="0038DA4C"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7588E08" w14:textId="0FA960E3" w:rsidR="002077FA" w:rsidRPr="00487927" w:rsidRDefault="002077FA" w:rsidP="00D465CD">
            <w:pPr>
              <w:jc w:val="center"/>
              <w:rPr>
                <w:rFonts w:cstheme="minorHAnsi"/>
                <w:szCs w:val="20"/>
              </w:rPr>
            </w:pPr>
          </w:p>
        </w:tc>
        <w:tc>
          <w:tcPr>
            <w:tcW w:w="1080" w:type="dxa"/>
          </w:tcPr>
          <w:p w14:paraId="5B4D8D77" w14:textId="77777777" w:rsidR="002077FA" w:rsidRPr="00487927" w:rsidRDefault="002077FA" w:rsidP="00D465CD">
            <w:pPr>
              <w:jc w:val="center"/>
              <w:rPr>
                <w:rFonts w:cstheme="minorHAnsi"/>
                <w:szCs w:val="20"/>
              </w:rPr>
            </w:pPr>
          </w:p>
        </w:tc>
        <w:tc>
          <w:tcPr>
            <w:tcW w:w="1170" w:type="dxa"/>
          </w:tcPr>
          <w:p w14:paraId="3896452A" w14:textId="77777777" w:rsidR="002077FA" w:rsidRPr="00487927" w:rsidRDefault="002077FA" w:rsidP="00D465CD">
            <w:pPr>
              <w:jc w:val="center"/>
              <w:rPr>
                <w:rFonts w:cstheme="minorHAnsi"/>
                <w:szCs w:val="20"/>
              </w:rPr>
            </w:pPr>
          </w:p>
        </w:tc>
      </w:tr>
      <w:tr w:rsidR="002077FA" w:rsidRPr="00487927" w14:paraId="59609E99" w14:textId="77E82ED3" w:rsidTr="002077FA">
        <w:tc>
          <w:tcPr>
            <w:tcW w:w="1255" w:type="dxa"/>
          </w:tcPr>
          <w:p w14:paraId="098757F7" w14:textId="77777777" w:rsidR="002077FA" w:rsidRPr="000F6947" w:rsidRDefault="002077FA" w:rsidP="00D465CD">
            <w:pPr>
              <w:jc w:val="center"/>
              <w:rPr>
                <w:szCs w:val="20"/>
              </w:rPr>
            </w:pPr>
            <w:r>
              <w:rPr>
                <w:szCs w:val="20"/>
              </w:rPr>
              <w:t>1</w:t>
            </w:r>
            <w:r w:rsidRPr="000F6947">
              <w:rPr>
                <w:szCs w:val="20"/>
              </w:rPr>
              <w:t>605_01</w:t>
            </w:r>
          </w:p>
        </w:tc>
        <w:tc>
          <w:tcPr>
            <w:tcW w:w="1080" w:type="dxa"/>
          </w:tcPr>
          <w:p w14:paraId="2BB1CEE4" w14:textId="31BD13D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465CFF" w14:textId="0799A093" w:rsidR="002077FA" w:rsidRPr="00487927" w:rsidRDefault="002077FA" w:rsidP="00D465CD">
            <w:pPr>
              <w:jc w:val="center"/>
              <w:rPr>
                <w:rFonts w:cstheme="minorHAnsi"/>
                <w:szCs w:val="20"/>
              </w:rPr>
            </w:pPr>
          </w:p>
        </w:tc>
        <w:tc>
          <w:tcPr>
            <w:tcW w:w="1080" w:type="dxa"/>
          </w:tcPr>
          <w:p w14:paraId="0D5757EC" w14:textId="77777777" w:rsidR="002077FA" w:rsidRPr="00487927" w:rsidRDefault="002077FA" w:rsidP="00D465CD">
            <w:pPr>
              <w:jc w:val="center"/>
              <w:rPr>
                <w:rFonts w:cstheme="minorHAnsi"/>
                <w:szCs w:val="20"/>
              </w:rPr>
            </w:pPr>
          </w:p>
        </w:tc>
        <w:tc>
          <w:tcPr>
            <w:tcW w:w="1080" w:type="dxa"/>
          </w:tcPr>
          <w:p w14:paraId="6E407837" w14:textId="201B3C6D"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E6A7A4E" w14:textId="61C56F02" w:rsidR="002077FA" w:rsidRPr="00487927" w:rsidRDefault="002077FA" w:rsidP="00D465CD">
            <w:pPr>
              <w:jc w:val="center"/>
              <w:rPr>
                <w:rFonts w:cstheme="minorHAnsi"/>
                <w:szCs w:val="20"/>
              </w:rPr>
            </w:pPr>
          </w:p>
        </w:tc>
        <w:tc>
          <w:tcPr>
            <w:tcW w:w="1080" w:type="dxa"/>
          </w:tcPr>
          <w:p w14:paraId="45E2C9BE" w14:textId="77777777" w:rsidR="002077FA" w:rsidRPr="00487927" w:rsidRDefault="002077FA" w:rsidP="00D465CD">
            <w:pPr>
              <w:jc w:val="center"/>
              <w:rPr>
                <w:rFonts w:cstheme="minorHAnsi"/>
                <w:szCs w:val="20"/>
              </w:rPr>
            </w:pPr>
          </w:p>
        </w:tc>
        <w:tc>
          <w:tcPr>
            <w:tcW w:w="1170" w:type="dxa"/>
          </w:tcPr>
          <w:p w14:paraId="21595B4D" w14:textId="77777777" w:rsidR="002077FA" w:rsidRPr="00487927" w:rsidRDefault="002077FA" w:rsidP="00D465CD">
            <w:pPr>
              <w:jc w:val="center"/>
              <w:rPr>
                <w:rFonts w:cstheme="minorHAnsi"/>
                <w:szCs w:val="20"/>
              </w:rPr>
            </w:pPr>
          </w:p>
        </w:tc>
      </w:tr>
      <w:tr w:rsidR="002077FA" w:rsidRPr="00487927" w14:paraId="519CAECF" w14:textId="7C105C2E" w:rsidTr="002077FA">
        <w:tc>
          <w:tcPr>
            <w:tcW w:w="1255" w:type="dxa"/>
          </w:tcPr>
          <w:p w14:paraId="60DD6275" w14:textId="77777777" w:rsidR="002077FA" w:rsidRPr="000F6947" w:rsidRDefault="002077FA" w:rsidP="00D465CD">
            <w:pPr>
              <w:jc w:val="center"/>
              <w:rPr>
                <w:szCs w:val="20"/>
              </w:rPr>
            </w:pPr>
            <w:r>
              <w:rPr>
                <w:szCs w:val="20"/>
              </w:rPr>
              <w:t>1</w:t>
            </w:r>
            <w:r w:rsidRPr="000F6947">
              <w:rPr>
                <w:szCs w:val="20"/>
              </w:rPr>
              <w:t>606_01</w:t>
            </w:r>
          </w:p>
        </w:tc>
        <w:tc>
          <w:tcPr>
            <w:tcW w:w="1080" w:type="dxa"/>
          </w:tcPr>
          <w:p w14:paraId="39EE5607" w14:textId="3DAF1F02" w:rsidR="002077FA" w:rsidRPr="00487927" w:rsidRDefault="002077FA" w:rsidP="00D465CD">
            <w:pPr>
              <w:jc w:val="center"/>
              <w:rPr>
                <w:rFonts w:cstheme="minorHAnsi"/>
                <w:szCs w:val="20"/>
              </w:rPr>
            </w:pPr>
            <w:r w:rsidRPr="00487927">
              <w:rPr>
                <w:rFonts w:cstheme="minorHAnsi"/>
                <w:szCs w:val="20"/>
              </w:rPr>
              <w:t>•</w:t>
            </w:r>
          </w:p>
        </w:tc>
        <w:tc>
          <w:tcPr>
            <w:tcW w:w="1080" w:type="dxa"/>
          </w:tcPr>
          <w:p w14:paraId="281711B3" w14:textId="5F5AD01A" w:rsidR="002077FA" w:rsidRPr="00487927" w:rsidRDefault="002077FA" w:rsidP="00D465CD">
            <w:pPr>
              <w:jc w:val="center"/>
              <w:rPr>
                <w:rFonts w:cstheme="minorHAnsi"/>
                <w:szCs w:val="20"/>
              </w:rPr>
            </w:pPr>
          </w:p>
        </w:tc>
        <w:tc>
          <w:tcPr>
            <w:tcW w:w="1080" w:type="dxa"/>
          </w:tcPr>
          <w:p w14:paraId="7A4177E9" w14:textId="77777777" w:rsidR="002077FA" w:rsidRPr="00487927" w:rsidRDefault="002077FA" w:rsidP="00D465CD">
            <w:pPr>
              <w:jc w:val="center"/>
              <w:rPr>
                <w:rFonts w:cstheme="minorHAnsi"/>
                <w:szCs w:val="20"/>
              </w:rPr>
            </w:pPr>
          </w:p>
        </w:tc>
        <w:tc>
          <w:tcPr>
            <w:tcW w:w="1080" w:type="dxa"/>
          </w:tcPr>
          <w:p w14:paraId="476F9AB0" w14:textId="4FE9D88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80EC8C9" w14:textId="3A50C3AD" w:rsidR="002077FA" w:rsidRPr="00487927" w:rsidRDefault="002077FA" w:rsidP="00D465CD">
            <w:pPr>
              <w:jc w:val="center"/>
              <w:rPr>
                <w:rFonts w:cstheme="minorHAnsi"/>
                <w:szCs w:val="20"/>
              </w:rPr>
            </w:pPr>
          </w:p>
        </w:tc>
        <w:tc>
          <w:tcPr>
            <w:tcW w:w="1080" w:type="dxa"/>
          </w:tcPr>
          <w:p w14:paraId="0A3988CF" w14:textId="77777777" w:rsidR="002077FA" w:rsidRPr="00487927" w:rsidRDefault="002077FA" w:rsidP="00D465CD">
            <w:pPr>
              <w:jc w:val="center"/>
              <w:rPr>
                <w:rFonts w:cstheme="minorHAnsi"/>
                <w:szCs w:val="20"/>
              </w:rPr>
            </w:pPr>
          </w:p>
        </w:tc>
        <w:tc>
          <w:tcPr>
            <w:tcW w:w="1170" w:type="dxa"/>
          </w:tcPr>
          <w:p w14:paraId="1AAD4E4B" w14:textId="77777777" w:rsidR="002077FA" w:rsidRPr="00487927" w:rsidRDefault="002077FA" w:rsidP="00D465CD">
            <w:pPr>
              <w:jc w:val="center"/>
              <w:rPr>
                <w:rFonts w:cstheme="minorHAnsi"/>
                <w:szCs w:val="20"/>
              </w:rPr>
            </w:pPr>
          </w:p>
        </w:tc>
      </w:tr>
      <w:tr w:rsidR="002077FA" w:rsidRPr="00487927" w14:paraId="5092EE15" w14:textId="05A15736" w:rsidTr="002077FA">
        <w:tc>
          <w:tcPr>
            <w:tcW w:w="1255" w:type="dxa"/>
          </w:tcPr>
          <w:p w14:paraId="0A15B96D" w14:textId="77777777" w:rsidR="002077FA" w:rsidRPr="000F6947" w:rsidRDefault="002077FA" w:rsidP="00D465CD">
            <w:pPr>
              <w:jc w:val="center"/>
              <w:rPr>
                <w:szCs w:val="20"/>
              </w:rPr>
            </w:pPr>
            <w:r>
              <w:rPr>
                <w:szCs w:val="20"/>
              </w:rPr>
              <w:t>1</w:t>
            </w:r>
            <w:r w:rsidRPr="000F6947">
              <w:rPr>
                <w:szCs w:val="20"/>
              </w:rPr>
              <w:t>607_01</w:t>
            </w:r>
          </w:p>
        </w:tc>
        <w:tc>
          <w:tcPr>
            <w:tcW w:w="1080" w:type="dxa"/>
          </w:tcPr>
          <w:p w14:paraId="1BB1EC5A" w14:textId="02456BE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7E773AB3" w14:textId="0767298E" w:rsidR="002077FA" w:rsidRPr="00487927" w:rsidRDefault="002077FA" w:rsidP="00D465CD">
            <w:pPr>
              <w:jc w:val="center"/>
              <w:rPr>
                <w:rFonts w:cstheme="minorHAnsi"/>
                <w:szCs w:val="20"/>
              </w:rPr>
            </w:pPr>
          </w:p>
        </w:tc>
        <w:tc>
          <w:tcPr>
            <w:tcW w:w="1080" w:type="dxa"/>
          </w:tcPr>
          <w:p w14:paraId="30796B46" w14:textId="77777777" w:rsidR="002077FA" w:rsidRPr="00487927" w:rsidRDefault="002077FA" w:rsidP="00D465CD">
            <w:pPr>
              <w:jc w:val="center"/>
              <w:rPr>
                <w:rFonts w:cstheme="minorHAnsi"/>
                <w:szCs w:val="20"/>
              </w:rPr>
            </w:pPr>
          </w:p>
        </w:tc>
        <w:tc>
          <w:tcPr>
            <w:tcW w:w="1080" w:type="dxa"/>
          </w:tcPr>
          <w:p w14:paraId="2F31C070" w14:textId="59245403"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F13D665" w14:textId="1F8E3FC9" w:rsidR="002077FA" w:rsidRPr="00487927" w:rsidRDefault="002077FA" w:rsidP="00D465CD">
            <w:pPr>
              <w:jc w:val="center"/>
              <w:rPr>
                <w:rFonts w:cstheme="minorHAnsi"/>
                <w:szCs w:val="20"/>
              </w:rPr>
            </w:pPr>
          </w:p>
        </w:tc>
        <w:tc>
          <w:tcPr>
            <w:tcW w:w="1080" w:type="dxa"/>
          </w:tcPr>
          <w:p w14:paraId="7714B3C9" w14:textId="77777777" w:rsidR="002077FA" w:rsidRPr="00487927" w:rsidRDefault="002077FA" w:rsidP="00D465CD">
            <w:pPr>
              <w:jc w:val="center"/>
              <w:rPr>
                <w:rFonts w:cstheme="minorHAnsi"/>
                <w:szCs w:val="20"/>
              </w:rPr>
            </w:pPr>
          </w:p>
        </w:tc>
        <w:tc>
          <w:tcPr>
            <w:tcW w:w="1170" w:type="dxa"/>
          </w:tcPr>
          <w:p w14:paraId="199B5C6E" w14:textId="77777777" w:rsidR="002077FA" w:rsidRPr="00487927" w:rsidRDefault="002077FA" w:rsidP="00D465CD">
            <w:pPr>
              <w:jc w:val="center"/>
              <w:rPr>
                <w:rFonts w:cstheme="minorHAnsi"/>
                <w:szCs w:val="20"/>
              </w:rPr>
            </w:pPr>
          </w:p>
        </w:tc>
      </w:tr>
      <w:tr w:rsidR="002077FA" w:rsidRPr="00487927" w14:paraId="6FCAF04B" w14:textId="7835A912" w:rsidTr="002077FA">
        <w:tc>
          <w:tcPr>
            <w:tcW w:w="1255" w:type="dxa"/>
          </w:tcPr>
          <w:p w14:paraId="587C4D0E" w14:textId="77777777" w:rsidR="002077FA" w:rsidRPr="000F6947" w:rsidRDefault="002077FA" w:rsidP="00D465CD">
            <w:pPr>
              <w:jc w:val="center"/>
              <w:rPr>
                <w:szCs w:val="20"/>
              </w:rPr>
            </w:pPr>
            <w:r>
              <w:rPr>
                <w:szCs w:val="20"/>
              </w:rPr>
              <w:t>1</w:t>
            </w:r>
            <w:r w:rsidRPr="000F6947">
              <w:rPr>
                <w:szCs w:val="20"/>
              </w:rPr>
              <w:t>608_01</w:t>
            </w:r>
          </w:p>
        </w:tc>
        <w:tc>
          <w:tcPr>
            <w:tcW w:w="1080" w:type="dxa"/>
          </w:tcPr>
          <w:p w14:paraId="07F51F82" w14:textId="3C48CD57"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A50673" w14:textId="13C50247" w:rsidR="002077FA" w:rsidRPr="00487927" w:rsidRDefault="002077FA" w:rsidP="00D465CD">
            <w:pPr>
              <w:jc w:val="center"/>
              <w:rPr>
                <w:rFonts w:cstheme="minorHAnsi"/>
                <w:szCs w:val="20"/>
              </w:rPr>
            </w:pPr>
          </w:p>
        </w:tc>
        <w:tc>
          <w:tcPr>
            <w:tcW w:w="1080" w:type="dxa"/>
          </w:tcPr>
          <w:p w14:paraId="70C472C3" w14:textId="77777777" w:rsidR="002077FA" w:rsidRPr="00487927" w:rsidRDefault="002077FA" w:rsidP="00D465CD">
            <w:pPr>
              <w:jc w:val="center"/>
              <w:rPr>
                <w:rFonts w:cstheme="minorHAnsi"/>
                <w:szCs w:val="20"/>
              </w:rPr>
            </w:pPr>
          </w:p>
        </w:tc>
        <w:tc>
          <w:tcPr>
            <w:tcW w:w="1080" w:type="dxa"/>
          </w:tcPr>
          <w:p w14:paraId="5FC434A0" w14:textId="61B7CDE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CF546FD" w14:textId="22B047EE" w:rsidR="002077FA" w:rsidRPr="00487927" w:rsidRDefault="002077FA" w:rsidP="00D465CD">
            <w:pPr>
              <w:jc w:val="center"/>
              <w:rPr>
                <w:rFonts w:cstheme="minorHAnsi"/>
                <w:szCs w:val="20"/>
              </w:rPr>
            </w:pPr>
          </w:p>
        </w:tc>
        <w:tc>
          <w:tcPr>
            <w:tcW w:w="1080" w:type="dxa"/>
          </w:tcPr>
          <w:p w14:paraId="48B13040" w14:textId="77777777" w:rsidR="002077FA" w:rsidRPr="00487927" w:rsidRDefault="002077FA" w:rsidP="00D465CD">
            <w:pPr>
              <w:jc w:val="center"/>
              <w:rPr>
                <w:rFonts w:cstheme="minorHAnsi"/>
                <w:szCs w:val="20"/>
              </w:rPr>
            </w:pPr>
          </w:p>
        </w:tc>
        <w:tc>
          <w:tcPr>
            <w:tcW w:w="1170" w:type="dxa"/>
          </w:tcPr>
          <w:p w14:paraId="3DA411D3" w14:textId="77777777" w:rsidR="002077FA" w:rsidRPr="00487927" w:rsidRDefault="002077FA" w:rsidP="00D465CD">
            <w:pPr>
              <w:jc w:val="center"/>
              <w:rPr>
                <w:rFonts w:cstheme="minorHAnsi"/>
                <w:szCs w:val="20"/>
              </w:rPr>
            </w:pPr>
          </w:p>
        </w:tc>
      </w:tr>
      <w:tr w:rsidR="002077FA" w:rsidRPr="00487927" w14:paraId="0EB752F8" w14:textId="5A4C8FE9" w:rsidTr="002077FA">
        <w:tc>
          <w:tcPr>
            <w:tcW w:w="1255" w:type="dxa"/>
          </w:tcPr>
          <w:p w14:paraId="4F3F6A7F" w14:textId="77777777" w:rsidR="002077FA" w:rsidRPr="000F6947" w:rsidRDefault="002077FA" w:rsidP="00D465CD">
            <w:pPr>
              <w:jc w:val="center"/>
              <w:rPr>
                <w:szCs w:val="20"/>
              </w:rPr>
            </w:pPr>
            <w:r>
              <w:rPr>
                <w:szCs w:val="20"/>
              </w:rPr>
              <w:t>1</w:t>
            </w:r>
            <w:r w:rsidRPr="000F6947">
              <w:rPr>
                <w:szCs w:val="20"/>
              </w:rPr>
              <w:t>609_01</w:t>
            </w:r>
          </w:p>
        </w:tc>
        <w:tc>
          <w:tcPr>
            <w:tcW w:w="1080" w:type="dxa"/>
          </w:tcPr>
          <w:p w14:paraId="16BCA447" w14:textId="4FFA4F55" w:rsidR="002077FA" w:rsidRPr="00487927" w:rsidRDefault="002077FA" w:rsidP="00D465CD">
            <w:pPr>
              <w:jc w:val="center"/>
              <w:rPr>
                <w:rFonts w:cstheme="minorHAnsi"/>
                <w:szCs w:val="20"/>
              </w:rPr>
            </w:pPr>
            <w:r w:rsidRPr="00487927">
              <w:rPr>
                <w:rFonts w:cstheme="minorHAnsi"/>
                <w:szCs w:val="20"/>
              </w:rPr>
              <w:t>•</w:t>
            </w:r>
          </w:p>
        </w:tc>
        <w:tc>
          <w:tcPr>
            <w:tcW w:w="1080" w:type="dxa"/>
          </w:tcPr>
          <w:p w14:paraId="4EE55D28" w14:textId="61C67D2A" w:rsidR="002077FA" w:rsidRPr="00487927" w:rsidRDefault="002077FA" w:rsidP="00D465CD">
            <w:pPr>
              <w:jc w:val="center"/>
              <w:rPr>
                <w:rFonts w:cstheme="minorHAnsi"/>
                <w:szCs w:val="20"/>
              </w:rPr>
            </w:pPr>
          </w:p>
        </w:tc>
        <w:tc>
          <w:tcPr>
            <w:tcW w:w="1080" w:type="dxa"/>
          </w:tcPr>
          <w:p w14:paraId="5E231017" w14:textId="77777777" w:rsidR="002077FA" w:rsidRPr="00487927" w:rsidRDefault="002077FA" w:rsidP="00D465CD">
            <w:pPr>
              <w:jc w:val="center"/>
              <w:rPr>
                <w:rFonts w:cstheme="minorHAnsi"/>
                <w:szCs w:val="20"/>
              </w:rPr>
            </w:pPr>
          </w:p>
        </w:tc>
        <w:tc>
          <w:tcPr>
            <w:tcW w:w="1080" w:type="dxa"/>
          </w:tcPr>
          <w:p w14:paraId="470A6841" w14:textId="6364114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033AB43" w14:textId="0523BCB0" w:rsidR="002077FA" w:rsidRPr="00487927" w:rsidRDefault="002077FA" w:rsidP="00D465CD">
            <w:pPr>
              <w:jc w:val="center"/>
              <w:rPr>
                <w:rFonts w:cstheme="minorHAnsi"/>
                <w:szCs w:val="20"/>
              </w:rPr>
            </w:pPr>
          </w:p>
        </w:tc>
        <w:tc>
          <w:tcPr>
            <w:tcW w:w="1080" w:type="dxa"/>
          </w:tcPr>
          <w:p w14:paraId="693DFA1C" w14:textId="77777777" w:rsidR="002077FA" w:rsidRPr="00487927" w:rsidRDefault="002077FA" w:rsidP="00D465CD">
            <w:pPr>
              <w:jc w:val="center"/>
              <w:rPr>
                <w:rFonts w:cstheme="minorHAnsi"/>
                <w:szCs w:val="20"/>
              </w:rPr>
            </w:pPr>
          </w:p>
        </w:tc>
        <w:tc>
          <w:tcPr>
            <w:tcW w:w="1170" w:type="dxa"/>
          </w:tcPr>
          <w:p w14:paraId="4639C9B1" w14:textId="77777777" w:rsidR="002077FA" w:rsidRPr="00487927" w:rsidRDefault="002077FA" w:rsidP="00D465CD">
            <w:pPr>
              <w:jc w:val="center"/>
              <w:rPr>
                <w:rFonts w:cstheme="minorHAnsi"/>
                <w:szCs w:val="20"/>
              </w:rPr>
            </w:pPr>
          </w:p>
        </w:tc>
      </w:tr>
      <w:tr w:rsidR="002077FA" w:rsidRPr="00487927" w14:paraId="2DF51E0F" w14:textId="31FB624B" w:rsidTr="002077FA">
        <w:tc>
          <w:tcPr>
            <w:tcW w:w="1255" w:type="dxa"/>
          </w:tcPr>
          <w:p w14:paraId="19CEF6E5" w14:textId="77777777" w:rsidR="002077FA" w:rsidRPr="000F6947" w:rsidRDefault="002077FA" w:rsidP="00D465CD">
            <w:pPr>
              <w:jc w:val="center"/>
              <w:rPr>
                <w:szCs w:val="20"/>
              </w:rPr>
            </w:pPr>
            <w:r>
              <w:rPr>
                <w:szCs w:val="20"/>
              </w:rPr>
              <w:t>1</w:t>
            </w:r>
            <w:r w:rsidRPr="000F6947">
              <w:rPr>
                <w:szCs w:val="20"/>
              </w:rPr>
              <w:t>609_02</w:t>
            </w:r>
          </w:p>
        </w:tc>
        <w:tc>
          <w:tcPr>
            <w:tcW w:w="1080" w:type="dxa"/>
          </w:tcPr>
          <w:p w14:paraId="67DA0323" w14:textId="50C260B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3E26C7C" w14:textId="5DF70079" w:rsidR="002077FA" w:rsidRPr="00487927" w:rsidRDefault="002077FA" w:rsidP="00D465CD">
            <w:pPr>
              <w:jc w:val="center"/>
              <w:rPr>
                <w:rFonts w:cstheme="minorHAnsi"/>
                <w:szCs w:val="20"/>
              </w:rPr>
            </w:pPr>
          </w:p>
        </w:tc>
        <w:tc>
          <w:tcPr>
            <w:tcW w:w="1080" w:type="dxa"/>
          </w:tcPr>
          <w:p w14:paraId="18999096" w14:textId="77777777" w:rsidR="002077FA" w:rsidRPr="00487927" w:rsidRDefault="002077FA" w:rsidP="00D465CD">
            <w:pPr>
              <w:jc w:val="center"/>
              <w:rPr>
                <w:rFonts w:cstheme="minorHAnsi"/>
                <w:szCs w:val="20"/>
              </w:rPr>
            </w:pPr>
          </w:p>
        </w:tc>
        <w:tc>
          <w:tcPr>
            <w:tcW w:w="1080" w:type="dxa"/>
          </w:tcPr>
          <w:p w14:paraId="5BF58833" w14:textId="10F8C21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10689ADB" w14:textId="754E67EB" w:rsidR="002077FA" w:rsidRPr="00487927" w:rsidRDefault="002077FA" w:rsidP="00D465CD">
            <w:pPr>
              <w:jc w:val="center"/>
              <w:rPr>
                <w:rFonts w:cstheme="minorHAnsi"/>
                <w:szCs w:val="20"/>
              </w:rPr>
            </w:pPr>
          </w:p>
        </w:tc>
        <w:tc>
          <w:tcPr>
            <w:tcW w:w="1080" w:type="dxa"/>
          </w:tcPr>
          <w:p w14:paraId="180973D1" w14:textId="77777777" w:rsidR="002077FA" w:rsidRPr="00487927" w:rsidRDefault="002077FA" w:rsidP="00D465CD">
            <w:pPr>
              <w:jc w:val="center"/>
              <w:rPr>
                <w:rFonts w:cstheme="minorHAnsi"/>
                <w:szCs w:val="20"/>
              </w:rPr>
            </w:pPr>
          </w:p>
        </w:tc>
        <w:tc>
          <w:tcPr>
            <w:tcW w:w="1170" w:type="dxa"/>
          </w:tcPr>
          <w:p w14:paraId="13F6ACAB" w14:textId="77777777" w:rsidR="002077FA" w:rsidRPr="00487927" w:rsidRDefault="002077FA" w:rsidP="00D465CD">
            <w:pPr>
              <w:jc w:val="center"/>
              <w:rPr>
                <w:rFonts w:cstheme="minorHAnsi"/>
                <w:szCs w:val="20"/>
              </w:rPr>
            </w:pPr>
          </w:p>
        </w:tc>
      </w:tr>
      <w:tr w:rsidR="002077FA" w:rsidRPr="00487927" w14:paraId="286D7DDF" w14:textId="794AD24B" w:rsidTr="002077FA">
        <w:tc>
          <w:tcPr>
            <w:tcW w:w="1255" w:type="dxa"/>
          </w:tcPr>
          <w:p w14:paraId="69F49FC7" w14:textId="77777777" w:rsidR="002077FA" w:rsidRPr="000F6947" w:rsidRDefault="002077FA" w:rsidP="00D465CD">
            <w:pPr>
              <w:jc w:val="center"/>
              <w:rPr>
                <w:szCs w:val="20"/>
              </w:rPr>
            </w:pPr>
            <w:r>
              <w:rPr>
                <w:szCs w:val="20"/>
              </w:rPr>
              <w:t>1</w:t>
            </w:r>
            <w:r w:rsidRPr="000F6947">
              <w:rPr>
                <w:szCs w:val="20"/>
              </w:rPr>
              <w:t>610_01</w:t>
            </w:r>
          </w:p>
        </w:tc>
        <w:tc>
          <w:tcPr>
            <w:tcW w:w="1080" w:type="dxa"/>
          </w:tcPr>
          <w:p w14:paraId="5F096554" w14:textId="4C0561D0" w:rsidR="002077FA" w:rsidRPr="00487927" w:rsidRDefault="002077FA" w:rsidP="00D465CD">
            <w:pPr>
              <w:jc w:val="center"/>
              <w:rPr>
                <w:rFonts w:cstheme="minorHAnsi"/>
                <w:szCs w:val="20"/>
              </w:rPr>
            </w:pPr>
            <w:r w:rsidRPr="00487927">
              <w:rPr>
                <w:rFonts w:cstheme="minorHAnsi"/>
                <w:szCs w:val="20"/>
              </w:rPr>
              <w:t>•</w:t>
            </w:r>
          </w:p>
        </w:tc>
        <w:tc>
          <w:tcPr>
            <w:tcW w:w="1080" w:type="dxa"/>
          </w:tcPr>
          <w:p w14:paraId="68A273A0" w14:textId="31B7461C" w:rsidR="002077FA" w:rsidRPr="00487927" w:rsidRDefault="002077FA" w:rsidP="00D465CD">
            <w:pPr>
              <w:jc w:val="center"/>
              <w:rPr>
                <w:rFonts w:cstheme="minorHAnsi"/>
                <w:szCs w:val="20"/>
              </w:rPr>
            </w:pPr>
          </w:p>
        </w:tc>
        <w:tc>
          <w:tcPr>
            <w:tcW w:w="1080" w:type="dxa"/>
          </w:tcPr>
          <w:p w14:paraId="533B3138" w14:textId="77777777" w:rsidR="002077FA" w:rsidRPr="00487927" w:rsidRDefault="002077FA" w:rsidP="00D465CD">
            <w:pPr>
              <w:jc w:val="center"/>
              <w:rPr>
                <w:rFonts w:cstheme="minorHAnsi"/>
                <w:szCs w:val="20"/>
              </w:rPr>
            </w:pPr>
          </w:p>
        </w:tc>
        <w:tc>
          <w:tcPr>
            <w:tcW w:w="1080" w:type="dxa"/>
          </w:tcPr>
          <w:p w14:paraId="6C95FFA6" w14:textId="323BB824" w:rsidR="002077FA" w:rsidRPr="00487927" w:rsidRDefault="002077FA" w:rsidP="00D465CD">
            <w:pPr>
              <w:jc w:val="center"/>
              <w:rPr>
                <w:rFonts w:cstheme="minorHAnsi"/>
                <w:szCs w:val="20"/>
              </w:rPr>
            </w:pPr>
            <w:r w:rsidRPr="00487927">
              <w:rPr>
                <w:rFonts w:cstheme="minorHAnsi"/>
                <w:szCs w:val="20"/>
              </w:rPr>
              <w:t>•</w:t>
            </w:r>
          </w:p>
        </w:tc>
        <w:tc>
          <w:tcPr>
            <w:tcW w:w="1080" w:type="dxa"/>
          </w:tcPr>
          <w:p w14:paraId="3B3AB544" w14:textId="7576E0AB" w:rsidR="002077FA" w:rsidRPr="00487927" w:rsidRDefault="002077FA" w:rsidP="00D465CD">
            <w:pPr>
              <w:jc w:val="center"/>
              <w:rPr>
                <w:rFonts w:cstheme="minorHAnsi"/>
                <w:szCs w:val="20"/>
              </w:rPr>
            </w:pPr>
          </w:p>
        </w:tc>
        <w:tc>
          <w:tcPr>
            <w:tcW w:w="1080" w:type="dxa"/>
          </w:tcPr>
          <w:p w14:paraId="5648BA02" w14:textId="77777777" w:rsidR="002077FA" w:rsidRPr="00487927" w:rsidRDefault="002077FA" w:rsidP="00D465CD">
            <w:pPr>
              <w:jc w:val="center"/>
              <w:rPr>
                <w:rFonts w:cstheme="minorHAnsi"/>
                <w:szCs w:val="20"/>
              </w:rPr>
            </w:pPr>
          </w:p>
        </w:tc>
        <w:tc>
          <w:tcPr>
            <w:tcW w:w="1170" w:type="dxa"/>
          </w:tcPr>
          <w:p w14:paraId="46726D99" w14:textId="77777777" w:rsidR="002077FA" w:rsidRPr="00487927" w:rsidRDefault="002077FA" w:rsidP="00D465CD">
            <w:pPr>
              <w:jc w:val="center"/>
              <w:rPr>
                <w:rFonts w:cstheme="minorHAnsi"/>
                <w:szCs w:val="20"/>
              </w:rPr>
            </w:pPr>
          </w:p>
        </w:tc>
      </w:tr>
      <w:tr w:rsidR="002077FA" w:rsidRPr="00487927" w14:paraId="0C6E5D3A" w14:textId="2EE36538" w:rsidTr="002077FA">
        <w:tc>
          <w:tcPr>
            <w:tcW w:w="1255" w:type="dxa"/>
          </w:tcPr>
          <w:p w14:paraId="4B5D39DE" w14:textId="33E8D9CE" w:rsidR="002077FA" w:rsidRPr="00487927" w:rsidRDefault="002077FA" w:rsidP="00D465CD">
            <w:pPr>
              <w:jc w:val="center"/>
              <w:rPr>
                <w:rFonts w:cstheme="minorHAnsi"/>
                <w:szCs w:val="20"/>
              </w:rPr>
            </w:pPr>
            <w:r>
              <w:rPr>
                <w:rFonts w:cstheme="minorHAnsi"/>
                <w:szCs w:val="20"/>
              </w:rPr>
              <w:t>1</w:t>
            </w:r>
            <w:r w:rsidRPr="000F6947">
              <w:rPr>
                <w:rFonts w:cstheme="minorHAnsi"/>
                <w:szCs w:val="20"/>
              </w:rPr>
              <w:t>612_01</w:t>
            </w:r>
          </w:p>
        </w:tc>
        <w:tc>
          <w:tcPr>
            <w:tcW w:w="1080" w:type="dxa"/>
          </w:tcPr>
          <w:p w14:paraId="26AC6668" w14:textId="058642C8"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281D24A" w14:textId="06813A76" w:rsidR="002077FA" w:rsidRPr="00487927" w:rsidRDefault="002077FA" w:rsidP="00D465CD">
            <w:pPr>
              <w:jc w:val="center"/>
              <w:rPr>
                <w:rFonts w:cstheme="minorHAnsi"/>
                <w:szCs w:val="20"/>
              </w:rPr>
            </w:pPr>
          </w:p>
        </w:tc>
        <w:tc>
          <w:tcPr>
            <w:tcW w:w="1080" w:type="dxa"/>
          </w:tcPr>
          <w:p w14:paraId="37018097" w14:textId="77777777" w:rsidR="002077FA" w:rsidRPr="00487927" w:rsidRDefault="002077FA" w:rsidP="00D465CD">
            <w:pPr>
              <w:jc w:val="center"/>
              <w:rPr>
                <w:rFonts w:cstheme="minorHAnsi"/>
                <w:szCs w:val="20"/>
              </w:rPr>
            </w:pPr>
          </w:p>
        </w:tc>
        <w:tc>
          <w:tcPr>
            <w:tcW w:w="1080" w:type="dxa"/>
          </w:tcPr>
          <w:p w14:paraId="52511BD7" w14:textId="3813FC3E" w:rsidR="002077FA" w:rsidRPr="00487927" w:rsidRDefault="002077FA" w:rsidP="00D465CD">
            <w:pPr>
              <w:jc w:val="center"/>
              <w:rPr>
                <w:rFonts w:cstheme="minorHAnsi"/>
                <w:szCs w:val="20"/>
              </w:rPr>
            </w:pPr>
            <w:r w:rsidRPr="00487927">
              <w:rPr>
                <w:rFonts w:cstheme="minorHAnsi"/>
                <w:szCs w:val="20"/>
              </w:rPr>
              <w:t>•</w:t>
            </w:r>
          </w:p>
        </w:tc>
        <w:tc>
          <w:tcPr>
            <w:tcW w:w="1080" w:type="dxa"/>
          </w:tcPr>
          <w:p w14:paraId="596D3626" w14:textId="517D6323" w:rsidR="002077FA" w:rsidRPr="00487927" w:rsidRDefault="002077FA" w:rsidP="00D465CD">
            <w:pPr>
              <w:jc w:val="center"/>
              <w:rPr>
                <w:rFonts w:cstheme="minorHAnsi"/>
                <w:szCs w:val="20"/>
              </w:rPr>
            </w:pPr>
          </w:p>
        </w:tc>
        <w:tc>
          <w:tcPr>
            <w:tcW w:w="1080" w:type="dxa"/>
          </w:tcPr>
          <w:p w14:paraId="4DC344C4" w14:textId="77777777" w:rsidR="002077FA" w:rsidRPr="00487927" w:rsidRDefault="002077FA" w:rsidP="00D465CD">
            <w:pPr>
              <w:jc w:val="center"/>
              <w:rPr>
                <w:rFonts w:cstheme="minorHAnsi"/>
                <w:szCs w:val="20"/>
              </w:rPr>
            </w:pPr>
          </w:p>
        </w:tc>
        <w:tc>
          <w:tcPr>
            <w:tcW w:w="1170" w:type="dxa"/>
          </w:tcPr>
          <w:p w14:paraId="64AED8A1" w14:textId="77777777" w:rsidR="002077FA" w:rsidRPr="00487927" w:rsidRDefault="002077FA" w:rsidP="00D465CD">
            <w:pPr>
              <w:jc w:val="center"/>
              <w:rPr>
                <w:rFonts w:cstheme="minorHAnsi"/>
                <w:szCs w:val="20"/>
              </w:rPr>
            </w:pPr>
          </w:p>
        </w:tc>
      </w:tr>
      <w:tr w:rsidR="00AA20E5" w:rsidRPr="00487927" w14:paraId="1B1782C3" w14:textId="77777777" w:rsidTr="00AA20E5">
        <w:tc>
          <w:tcPr>
            <w:tcW w:w="1255" w:type="dxa"/>
            <w:shd w:val="clear" w:color="auto" w:fill="D6E3BC" w:themeFill="accent3" w:themeFillTint="66"/>
          </w:tcPr>
          <w:p w14:paraId="4ECE2724" w14:textId="77777777" w:rsidR="00AA20E5" w:rsidRPr="007B756C" w:rsidRDefault="00AA20E5" w:rsidP="00E413ED">
            <w:pPr>
              <w:jc w:val="center"/>
              <w:rPr>
                <w:b/>
                <w:szCs w:val="20"/>
              </w:rPr>
            </w:pPr>
            <w:r>
              <w:rPr>
                <w:b/>
                <w:szCs w:val="20"/>
              </w:rPr>
              <w:t>Beam</w:t>
            </w:r>
          </w:p>
        </w:tc>
        <w:tc>
          <w:tcPr>
            <w:tcW w:w="1080" w:type="dxa"/>
            <w:shd w:val="clear" w:color="auto" w:fill="D6E3BC" w:themeFill="accent3" w:themeFillTint="66"/>
          </w:tcPr>
          <w:p w14:paraId="55C06DD0"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5241A751"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3BBCB7B3"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51E02FBC" w14:textId="77777777" w:rsidR="00AA20E5" w:rsidRPr="00283A38" w:rsidRDefault="00AA20E5" w:rsidP="00E413ED">
            <w:pPr>
              <w:jc w:val="center"/>
              <w:rPr>
                <w:rFonts w:cstheme="minorHAnsi"/>
                <w:szCs w:val="20"/>
              </w:rPr>
            </w:pPr>
          </w:p>
        </w:tc>
        <w:tc>
          <w:tcPr>
            <w:tcW w:w="1080" w:type="dxa"/>
            <w:shd w:val="clear" w:color="auto" w:fill="D6E3BC" w:themeFill="accent3" w:themeFillTint="66"/>
          </w:tcPr>
          <w:p w14:paraId="209413BE" w14:textId="77777777" w:rsidR="00AA20E5" w:rsidRPr="00487927" w:rsidRDefault="00AA20E5" w:rsidP="00E413ED">
            <w:pPr>
              <w:jc w:val="center"/>
              <w:rPr>
                <w:rFonts w:cstheme="minorHAnsi"/>
                <w:szCs w:val="20"/>
              </w:rPr>
            </w:pPr>
          </w:p>
        </w:tc>
        <w:tc>
          <w:tcPr>
            <w:tcW w:w="1080" w:type="dxa"/>
            <w:shd w:val="clear" w:color="auto" w:fill="D6E3BC" w:themeFill="accent3" w:themeFillTint="66"/>
          </w:tcPr>
          <w:p w14:paraId="6BC62EB2" w14:textId="77777777" w:rsidR="00AA20E5" w:rsidRPr="00487927" w:rsidRDefault="00AA20E5" w:rsidP="00E413ED">
            <w:pPr>
              <w:jc w:val="center"/>
              <w:rPr>
                <w:rFonts w:cstheme="minorHAnsi"/>
                <w:szCs w:val="20"/>
              </w:rPr>
            </w:pPr>
          </w:p>
        </w:tc>
        <w:tc>
          <w:tcPr>
            <w:tcW w:w="1170" w:type="dxa"/>
            <w:shd w:val="clear" w:color="auto" w:fill="D6E3BC" w:themeFill="accent3" w:themeFillTint="66"/>
          </w:tcPr>
          <w:p w14:paraId="2CFA583A" w14:textId="77777777" w:rsidR="00AA20E5" w:rsidRPr="00487927" w:rsidRDefault="00AA20E5" w:rsidP="00E413ED">
            <w:pPr>
              <w:jc w:val="center"/>
              <w:rPr>
                <w:rFonts w:cstheme="minorHAnsi"/>
                <w:szCs w:val="20"/>
              </w:rPr>
            </w:pPr>
          </w:p>
        </w:tc>
      </w:tr>
      <w:tr w:rsidR="00AA20E5" w:rsidRPr="00487927" w14:paraId="4173BFA6" w14:textId="77777777" w:rsidTr="00AA20E5">
        <w:tc>
          <w:tcPr>
            <w:tcW w:w="1255" w:type="dxa"/>
          </w:tcPr>
          <w:p w14:paraId="70003693" w14:textId="6B4CFE31" w:rsidR="00AA20E5" w:rsidRPr="00283A38" w:rsidRDefault="00AA20E5" w:rsidP="00E413ED">
            <w:pPr>
              <w:jc w:val="center"/>
              <w:rPr>
                <w:szCs w:val="20"/>
              </w:rPr>
            </w:pPr>
            <w:r>
              <w:rPr>
                <w:szCs w:val="20"/>
              </w:rPr>
              <w:t>2</w:t>
            </w:r>
            <w:r w:rsidR="00455152">
              <w:rPr>
                <w:szCs w:val="20"/>
              </w:rPr>
              <w:t>5</w:t>
            </w:r>
            <w:r>
              <w:rPr>
                <w:szCs w:val="20"/>
              </w:rPr>
              <w:t>0</w:t>
            </w:r>
            <w:r w:rsidR="00480DA3">
              <w:rPr>
                <w:szCs w:val="20"/>
              </w:rPr>
              <w:t>1</w:t>
            </w:r>
            <w:r w:rsidRPr="00283A38">
              <w:rPr>
                <w:szCs w:val="20"/>
              </w:rPr>
              <w:t>_0</w:t>
            </w:r>
            <w:r>
              <w:rPr>
                <w:szCs w:val="20"/>
              </w:rPr>
              <w:t>1</w:t>
            </w:r>
          </w:p>
        </w:tc>
        <w:tc>
          <w:tcPr>
            <w:tcW w:w="1080" w:type="dxa"/>
          </w:tcPr>
          <w:p w14:paraId="533A8708" w14:textId="77777777" w:rsidR="00AA20E5" w:rsidRPr="00487927" w:rsidRDefault="00AA20E5" w:rsidP="00E413ED">
            <w:pPr>
              <w:jc w:val="center"/>
              <w:rPr>
                <w:rFonts w:cstheme="minorHAnsi"/>
                <w:szCs w:val="20"/>
              </w:rPr>
            </w:pPr>
            <w:r w:rsidRPr="00283A38">
              <w:rPr>
                <w:rFonts w:cstheme="minorHAnsi"/>
                <w:szCs w:val="20"/>
              </w:rPr>
              <w:t>•</w:t>
            </w:r>
          </w:p>
        </w:tc>
        <w:tc>
          <w:tcPr>
            <w:tcW w:w="1080" w:type="dxa"/>
          </w:tcPr>
          <w:p w14:paraId="075B31D3" w14:textId="77777777" w:rsidR="00AA20E5" w:rsidRPr="00487927" w:rsidRDefault="00AA20E5" w:rsidP="00E413ED">
            <w:pPr>
              <w:jc w:val="center"/>
              <w:rPr>
                <w:rFonts w:cstheme="minorHAnsi"/>
                <w:szCs w:val="20"/>
              </w:rPr>
            </w:pPr>
          </w:p>
        </w:tc>
        <w:tc>
          <w:tcPr>
            <w:tcW w:w="1080" w:type="dxa"/>
          </w:tcPr>
          <w:p w14:paraId="50931F0D" w14:textId="77777777" w:rsidR="00AA20E5" w:rsidRPr="00487927" w:rsidRDefault="00AA20E5" w:rsidP="00E413ED">
            <w:pPr>
              <w:jc w:val="center"/>
              <w:rPr>
                <w:rFonts w:cstheme="minorHAnsi"/>
                <w:szCs w:val="20"/>
              </w:rPr>
            </w:pPr>
          </w:p>
        </w:tc>
        <w:tc>
          <w:tcPr>
            <w:tcW w:w="1080" w:type="dxa"/>
          </w:tcPr>
          <w:p w14:paraId="371B26CA" w14:textId="77777777" w:rsidR="00AA20E5" w:rsidRPr="00487927" w:rsidRDefault="00AA20E5" w:rsidP="00E413ED">
            <w:pPr>
              <w:jc w:val="center"/>
              <w:rPr>
                <w:rFonts w:cstheme="minorHAnsi"/>
                <w:szCs w:val="20"/>
              </w:rPr>
            </w:pPr>
          </w:p>
        </w:tc>
        <w:tc>
          <w:tcPr>
            <w:tcW w:w="1080" w:type="dxa"/>
          </w:tcPr>
          <w:p w14:paraId="27ABF0E5" w14:textId="77777777" w:rsidR="00AA20E5" w:rsidRPr="00487927" w:rsidRDefault="00AA20E5" w:rsidP="00E413ED">
            <w:pPr>
              <w:jc w:val="center"/>
              <w:rPr>
                <w:rFonts w:cstheme="minorHAnsi"/>
                <w:szCs w:val="20"/>
              </w:rPr>
            </w:pPr>
          </w:p>
        </w:tc>
        <w:tc>
          <w:tcPr>
            <w:tcW w:w="1080" w:type="dxa"/>
          </w:tcPr>
          <w:p w14:paraId="0A454F0C" w14:textId="77777777" w:rsidR="00AA20E5" w:rsidRPr="00487927" w:rsidRDefault="00AA20E5" w:rsidP="00E413ED">
            <w:pPr>
              <w:jc w:val="center"/>
              <w:rPr>
                <w:rFonts w:cstheme="minorHAnsi"/>
                <w:szCs w:val="20"/>
              </w:rPr>
            </w:pPr>
          </w:p>
        </w:tc>
        <w:tc>
          <w:tcPr>
            <w:tcW w:w="1170" w:type="dxa"/>
          </w:tcPr>
          <w:p w14:paraId="1FF62846" w14:textId="77777777" w:rsidR="00AA20E5" w:rsidRPr="00487927" w:rsidRDefault="00AA20E5" w:rsidP="00E413ED">
            <w:pPr>
              <w:jc w:val="center"/>
              <w:rPr>
                <w:rFonts w:cstheme="minorHAnsi"/>
                <w:szCs w:val="20"/>
              </w:rPr>
            </w:pPr>
            <w:r w:rsidRPr="00283A38">
              <w:rPr>
                <w:rFonts w:cstheme="minorHAnsi"/>
                <w:szCs w:val="20"/>
              </w:rPr>
              <w:t>•</w:t>
            </w:r>
          </w:p>
        </w:tc>
      </w:tr>
      <w:tr w:rsidR="00480DA3" w:rsidRPr="00487927" w14:paraId="37872729" w14:textId="77777777" w:rsidTr="00AA20E5">
        <w:tc>
          <w:tcPr>
            <w:tcW w:w="1255" w:type="dxa"/>
          </w:tcPr>
          <w:p w14:paraId="4C66CF42" w14:textId="6D48DC6D" w:rsidR="00480DA3" w:rsidRDefault="00480DA3" w:rsidP="00480DA3">
            <w:pPr>
              <w:jc w:val="center"/>
              <w:rPr>
                <w:szCs w:val="20"/>
              </w:rPr>
            </w:pPr>
            <w:r>
              <w:rPr>
                <w:szCs w:val="20"/>
              </w:rPr>
              <w:t>2501</w:t>
            </w:r>
            <w:r w:rsidRPr="00283A38">
              <w:rPr>
                <w:szCs w:val="20"/>
              </w:rPr>
              <w:t>_0</w:t>
            </w:r>
            <w:r>
              <w:rPr>
                <w:szCs w:val="20"/>
              </w:rPr>
              <w:t>2</w:t>
            </w:r>
          </w:p>
        </w:tc>
        <w:tc>
          <w:tcPr>
            <w:tcW w:w="1080" w:type="dxa"/>
          </w:tcPr>
          <w:p w14:paraId="1F2A03C7" w14:textId="64010CC4" w:rsidR="00480DA3" w:rsidRPr="00283A38" w:rsidRDefault="00480DA3" w:rsidP="00480DA3">
            <w:pPr>
              <w:jc w:val="center"/>
              <w:rPr>
                <w:rFonts w:cstheme="minorHAnsi"/>
                <w:szCs w:val="20"/>
              </w:rPr>
            </w:pPr>
            <w:r w:rsidRPr="00283A38">
              <w:rPr>
                <w:rFonts w:cstheme="minorHAnsi"/>
                <w:szCs w:val="20"/>
              </w:rPr>
              <w:t>•</w:t>
            </w:r>
          </w:p>
        </w:tc>
        <w:tc>
          <w:tcPr>
            <w:tcW w:w="1080" w:type="dxa"/>
          </w:tcPr>
          <w:p w14:paraId="29DF9E58" w14:textId="77777777" w:rsidR="00480DA3" w:rsidRPr="00487927" w:rsidRDefault="00480DA3" w:rsidP="00480DA3">
            <w:pPr>
              <w:jc w:val="center"/>
              <w:rPr>
                <w:rFonts w:cstheme="minorHAnsi"/>
                <w:szCs w:val="20"/>
              </w:rPr>
            </w:pPr>
          </w:p>
        </w:tc>
        <w:tc>
          <w:tcPr>
            <w:tcW w:w="1080" w:type="dxa"/>
          </w:tcPr>
          <w:p w14:paraId="02CA6087" w14:textId="77777777" w:rsidR="00480DA3" w:rsidRPr="00487927" w:rsidRDefault="00480DA3" w:rsidP="00480DA3">
            <w:pPr>
              <w:jc w:val="center"/>
              <w:rPr>
                <w:rFonts w:cstheme="minorHAnsi"/>
                <w:szCs w:val="20"/>
              </w:rPr>
            </w:pPr>
          </w:p>
        </w:tc>
        <w:tc>
          <w:tcPr>
            <w:tcW w:w="1080" w:type="dxa"/>
          </w:tcPr>
          <w:p w14:paraId="28E5C441" w14:textId="77777777" w:rsidR="00480DA3" w:rsidRPr="00487927" w:rsidRDefault="00480DA3" w:rsidP="00480DA3">
            <w:pPr>
              <w:jc w:val="center"/>
              <w:rPr>
                <w:rFonts w:cstheme="minorHAnsi"/>
                <w:szCs w:val="20"/>
              </w:rPr>
            </w:pPr>
          </w:p>
        </w:tc>
        <w:tc>
          <w:tcPr>
            <w:tcW w:w="1080" w:type="dxa"/>
          </w:tcPr>
          <w:p w14:paraId="11A6C7B6" w14:textId="77777777" w:rsidR="00480DA3" w:rsidRPr="00487927" w:rsidRDefault="00480DA3" w:rsidP="00480DA3">
            <w:pPr>
              <w:jc w:val="center"/>
              <w:rPr>
                <w:rFonts w:cstheme="minorHAnsi"/>
                <w:szCs w:val="20"/>
              </w:rPr>
            </w:pPr>
          </w:p>
        </w:tc>
        <w:tc>
          <w:tcPr>
            <w:tcW w:w="1080" w:type="dxa"/>
          </w:tcPr>
          <w:p w14:paraId="46485048" w14:textId="77777777" w:rsidR="00480DA3" w:rsidRPr="00487927" w:rsidRDefault="00480DA3" w:rsidP="00480DA3">
            <w:pPr>
              <w:jc w:val="center"/>
              <w:rPr>
                <w:rFonts w:cstheme="minorHAnsi"/>
                <w:szCs w:val="20"/>
              </w:rPr>
            </w:pPr>
          </w:p>
        </w:tc>
        <w:tc>
          <w:tcPr>
            <w:tcW w:w="1170" w:type="dxa"/>
          </w:tcPr>
          <w:p w14:paraId="5F3CB8B7" w14:textId="22DB5D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B7CDFA8" w14:textId="77777777" w:rsidTr="00AA20E5">
        <w:tc>
          <w:tcPr>
            <w:tcW w:w="1255" w:type="dxa"/>
          </w:tcPr>
          <w:p w14:paraId="596F12E3" w14:textId="0AD5F573" w:rsidR="00480DA3" w:rsidRDefault="00480DA3" w:rsidP="00480DA3">
            <w:pPr>
              <w:jc w:val="center"/>
              <w:rPr>
                <w:szCs w:val="20"/>
              </w:rPr>
            </w:pPr>
            <w:r>
              <w:rPr>
                <w:szCs w:val="20"/>
              </w:rPr>
              <w:t>2501</w:t>
            </w:r>
            <w:r w:rsidRPr="00283A38">
              <w:rPr>
                <w:szCs w:val="20"/>
              </w:rPr>
              <w:t>_0</w:t>
            </w:r>
            <w:r>
              <w:rPr>
                <w:szCs w:val="20"/>
              </w:rPr>
              <w:t>3</w:t>
            </w:r>
          </w:p>
        </w:tc>
        <w:tc>
          <w:tcPr>
            <w:tcW w:w="1080" w:type="dxa"/>
          </w:tcPr>
          <w:p w14:paraId="15347711" w14:textId="1753B33E"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8C89089" w14:textId="77777777" w:rsidR="00480DA3" w:rsidRPr="00487927" w:rsidRDefault="00480DA3" w:rsidP="00480DA3">
            <w:pPr>
              <w:jc w:val="center"/>
              <w:rPr>
                <w:rFonts w:cstheme="minorHAnsi"/>
                <w:szCs w:val="20"/>
              </w:rPr>
            </w:pPr>
          </w:p>
        </w:tc>
        <w:tc>
          <w:tcPr>
            <w:tcW w:w="1080" w:type="dxa"/>
          </w:tcPr>
          <w:p w14:paraId="615D8493" w14:textId="77777777" w:rsidR="00480DA3" w:rsidRPr="00487927" w:rsidRDefault="00480DA3" w:rsidP="00480DA3">
            <w:pPr>
              <w:jc w:val="center"/>
              <w:rPr>
                <w:rFonts w:cstheme="minorHAnsi"/>
                <w:szCs w:val="20"/>
              </w:rPr>
            </w:pPr>
          </w:p>
        </w:tc>
        <w:tc>
          <w:tcPr>
            <w:tcW w:w="1080" w:type="dxa"/>
          </w:tcPr>
          <w:p w14:paraId="5BB3ED11" w14:textId="77777777" w:rsidR="00480DA3" w:rsidRPr="00487927" w:rsidRDefault="00480DA3" w:rsidP="00480DA3">
            <w:pPr>
              <w:jc w:val="center"/>
              <w:rPr>
                <w:rFonts w:cstheme="minorHAnsi"/>
                <w:szCs w:val="20"/>
              </w:rPr>
            </w:pPr>
          </w:p>
        </w:tc>
        <w:tc>
          <w:tcPr>
            <w:tcW w:w="1080" w:type="dxa"/>
          </w:tcPr>
          <w:p w14:paraId="209A9412" w14:textId="77777777" w:rsidR="00480DA3" w:rsidRPr="00487927" w:rsidRDefault="00480DA3" w:rsidP="00480DA3">
            <w:pPr>
              <w:jc w:val="center"/>
              <w:rPr>
                <w:rFonts w:cstheme="minorHAnsi"/>
                <w:szCs w:val="20"/>
              </w:rPr>
            </w:pPr>
          </w:p>
        </w:tc>
        <w:tc>
          <w:tcPr>
            <w:tcW w:w="1080" w:type="dxa"/>
          </w:tcPr>
          <w:p w14:paraId="652F49C8" w14:textId="77777777" w:rsidR="00480DA3" w:rsidRPr="00487927" w:rsidRDefault="00480DA3" w:rsidP="00480DA3">
            <w:pPr>
              <w:jc w:val="center"/>
              <w:rPr>
                <w:rFonts w:cstheme="minorHAnsi"/>
                <w:szCs w:val="20"/>
              </w:rPr>
            </w:pPr>
          </w:p>
        </w:tc>
        <w:tc>
          <w:tcPr>
            <w:tcW w:w="1170" w:type="dxa"/>
          </w:tcPr>
          <w:p w14:paraId="622E764A" w14:textId="54A45A4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FAC7E7" w14:textId="77777777" w:rsidTr="00AA20E5">
        <w:tc>
          <w:tcPr>
            <w:tcW w:w="1255" w:type="dxa"/>
          </w:tcPr>
          <w:p w14:paraId="459F609B" w14:textId="293AA031" w:rsidR="00480DA3" w:rsidRDefault="00480DA3" w:rsidP="00480DA3">
            <w:pPr>
              <w:jc w:val="center"/>
              <w:rPr>
                <w:szCs w:val="20"/>
              </w:rPr>
            </w:pPr>
            <w:r>
              <w:rPr>
                <w:szCs w:val="20"/>
              </w:rPr>
              <w:t>2501</w:t>
            </w:r>
            <w:r w:rsidRPr="00283A38">
              <w:rPr>
                <w:szCs w:val="20"/>
              </w:rPr>
              <w:t>_0</w:t>
            </w:r>
            <w:r>
              <w:rPr>
                <w:szCs w:val="20"/>
              </w:rPr>
              <w:t>4</w:t>
            </w:r>
          </w:p>
        </w:tc>
        <w:tc>
          <w:tcPr>
            <w:tcW w:w="1080" w:type="dxa"/>
          </w:tcPr>
          <w:p w14:paraId="0E49F008" w14:textId="0110048E" w:rsidR="00480DA3" w:rsidRPr="00283A38" w:rsidRDefault="00480DA3" w:rsidP="00480DA3">
            <w:pPr>
              <w:jc w:val="center"/>
              <w:rPr>
                <w:rFonts w:cstheme="minorHAnsi"/>
                <w:szCs w:val="20"/>
              </w:rPr>
            </w:pPr>
            <w:r w:rsidRPr="00283A38">
              <w:rPr>
                <w:rFonts w:cstheme="minorHAnsi"/>
                <w:szCs w:val="20"/>
              </w:rPr>
              <w:t>•</w:t>
            </w:r>
          </w:p>
        </w:tc>
        <w:tc>
          <w:tcPr>
            <w:tcW w:w="1080" w:type="dxa"/>
          </w:tcPr>
          <w:p w14:paraId="458A0E97" w14:textId="77777777" w:rsidR="00480DA3" w:rsidRPr="00487927" w:rsidRDefault="00480DA3" w:rsidP="00480DA3">
            <w:pPr>
              <w:jc w:val="center"/>
              <w:rPr>
                <w:rFonts w:cstheme="minorHAnsi"/>
                <w:szCs w:val="20"/>
              </w:rPr>
            </w:pPr>
          </w:p>
        </w:tc>
        <w:tc>
          <w:tcPr>
            <w:tcW w:w="1080" w:type="dxa"/>
          </w:tcPr>
          <w:p w14:paraId="5C5E8CB9" w14:textId="77777777" w:rsidR="00480DA3" w:rsidRPr="00487927" w:rsidRDefault="00480DA3" w:rsidP="00480DA3">
            <w:pPr>
              <w:jc w:val="center"/>
              <w:rPr>
                <w:rFonts w:cstheme="minorHAnsi"/>
                <w:szCs w:val="20"/>
              </w:rPr>
            </w:pPr>
          </w:p>
        </w:tc>
        <w:tc>
          <w:tcPr>
            <w:tcW w:w="1080" w:type="dxa"/>
          </w:tcPr>
          <w:p w14:paraId="32497531" w14:textId="77777777" w:rsidR="00480DA3" w:rsidRPr="00487927" w:rsidRDefault="00480DA3" w:rsidP="00480DA3">
            <w:pPr>
              <w:jc w:val="center"/>
              <w:rPr>
                <w:rFonts w:cstheme="minorHAnsi"/>
                <w:szCs w:val="20"/>
              </w:rPr>
            </w:pPr>
          </w:p>
        </w:tc>
        <w:tc>
          <w:tcPr>
            <w:tcW w:w="1080" w:type="dxa"/>
          </w:tcPr>
          <w:p w14:paraId="4721A66D" w14:textId="77777777" w:rsidR="00480DA3" w:rsidRPr="00487927" w:rsidRDefault="00480DA3" w:rsidP="00480DA3">
            <w:pPr>
              <w:jc w:val="center"/>
              <w:rPr>
                <w:rFonts w:cstheme="minorHAnsi"/>
                <w:szCs w:val="20"/>
              </w:rPr>
            </w:pPr>
          </w:p>
        </w:tc>
        <w:tc>
          <w:tcPr>
            <w:tcW w:w="1080" w:type="dxa"/>
          </w:tcPr>
          <w:p w14:paraId="70FA8454" w14:textId="77777777" w:rsidR="00480DA3" w:rsidRPr="00487927" w:rsidRDefault="00480DA3" w:rsidP="00480DA3">
            <w:pPr>
              <w:jc w:val="center"/>
              <w:rPr>
                <w:rFonts w:cstheme="minorHAnsi"/>
                <w:szCs w:val="20"/>
              </w:rPr>
            </w:pPr>
          </w:p>
        </w:tc>
        <w:tc>
          <w:tcPr>
            <w:tcW w:w="1170" w:type="dxa"/>
          </w:tcPr>
          <w:p w14:paraId="55B37776" w14:textId="40295A99"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7435CA" w14:textId="77777777" w:rsidTr="00AA20E5">
        <w:tc>
          <w:tcPr>
            <w:tcW w:w="1255" w:type="dxa"/>
          </w:tcPr>
          <w:p w14:paraId="48F7B728" w14:textId="766A8373" w:rsidR="00480DA3" w:rsidRDefault="00480DA3" w:rsidP="00480DA3">
            <w:pPr>
              <w:jc w:val="center"/>
              <w:rPr>
                <w:szCs w:val="20"/>
              </w:rPr>
            </w:pPr>
            <w:r>
              <w:rPr>
                <w:szCs w:val="20"/>
              </w:rPr>
              <w:t>2502</w:t>
            </w:r>
            <w:r w:rsidRPr="00283A38">
              <w:rPr>
                <w:szCs w:val="20"/>
              </w:rPr>
              <w:t>_0</w:t>
            </w:r>
            <w:r>
              <w:rPr>
                <w:szCs w:val="20"/>
              </w:rPr>
              <w:t>1</w:t>
            </w:r>
          </w:p>
        </w:tc>
        <w:tc>
          <w:tcPr>
            <w:tcW w:w="1080" w:type="dxa"/>
          </w:tcPr>
          <w:p w14:paraId="623A6607" w14:textId="5E8B6372" w:rsidR="00480DA3" w:rsidRPr="00283A38" w:rsidRDefault="00480DA3" w:rsidP="00480DA3">
            <w:pPr>
              <w:jc w:val="center"/>
              <w:rPr>
                <w:rFonts w:cstheme="minorHAnsi"/>
                <w:szCs w:val="20"/>
              </w:rPr>
            </w:pPr>
            <w:r w:rsidRPr="00283A38">
              <w:rPr>
                <w:rFonts w:cstheme="minorHAnsi"/>
                <w:szCs w:val="20"/>
              </w:rPr>
              <w:t>•</w:t>
            </w:r>
          </w:p>
        </w:tc>
        <w:tc>
          <w:tcPr>
            <w:tcW w:w="1080" w:type="dxa"/>
          </w:tcPr>
          <w:p w14:paraId="7568F4FA" w14:textId="77777777" w:rsidR="00480DA3" w:rsidRPr="00487927" w:rsidRDefault="00480DA3" w:rsidP="00480DA3">
            <w:pPr>
              <w:jc w:val="center"/>
              <w:rPr>
                <w:rFonts w:cstheme="minorHAnsi"/>
                <w:szCs w:val="20"/>
              </w:rPr>
            </w:pPr>
          </w:p>
        </w:tc>
        <w:tc>
          <w:tcPr>
            <w:tcW w:w="1080" w:type="dxa"/>
          </w:tcPr>
          <w:p w14:paraId="568B243D" w14:textId="77777777" w:rsidR="00480DA3" w:rsidRPr="00487927" w:rsidRDefault="00480DA3" w:rsidP="00480DA3">
            <w:pPr>
              <w:jc w:val="center"/>
              <w:rPr>
                <w:rFonts w:cstheme="minorHAnsi"/>
                <w:szCs w:val="20"/>
              </w:rPr>
            </w:pPr>
          </w:p>
        </w:tc>
        <w:tc>
          <w:tcPr>
            <w:tcW w:w="1080" w:type="dxa"/>
          </w:tcPr>
          <w:p w14:paraId="32FA1718" w14:textId="77777777" w:rsidR="00480DA3" w:rsidRPr="00487927" w:rsidRDefault="00480DA3" w:rsidP="00480DA3">
            <w:pPr>
              <w:jc w:val="center"/>
              <w:rPr>
                <w:rFonts w:cstheme="minorHAnsi"/>
                <w:szCs w:val="20"/>
              </w:rPr>
            </w:pPr>
          </w:p>
        </w:tc>
        <w:tc>
          <w:tcPr>
            <w:tcW w:w="1080" w:type="dxa"/>
          </w:tcPr>
          <w:p w14:paraId="3F54D2E1" w14:textId="77777777" w:rsidR="00480DA3" w:rsidRPr="00487927" w:rsidRDefault="00480DA3" w:rsidP="00480DA3">
            <w:pPr>
              <w:jc w:val="center"/>
              <w:rPr>
                <w:rFonts w:cstheme="minorHAnsi"/>
                <w:szCs w:val="20"/>
              </w:rPr>
            </w:pPr>
          </w:p>
        </w:tc>
        <w:tc>
          <w:tcPr>
            <w:tcW w:w="1080" w:type="dxa"/>
          </w:tcPr>
          <w:p w14:paraId="342ACF71" w14:textId="77777777" w:rsidR="00480DA3" w:rsidRPr="00487927" w:rsidRDefault="00480DA3" w:rsidP="00480DA3">
            <w:pPr>
              <w:jc w:val="center"/>
              <w:rPr>
                <w:rFonts w:cstheme="minorHAnsi"/>
                <w:szCs w:val="20"/>
              </w:rPr>
            </w:pPr>
          </w:p>
        </w:tc>
        <w:tc>
          <w:tcPr>
            <w:tcW w:w="1170" w:type="dxa"/>
          </w:tcPr>
          <w:p w14:paraId="6964E363" w14:textId="0D856784"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01419B9" w14:textId="77777777" w:rsidTr="00AA20E5">
        <w:tc>
          <w:tcPr>
            <w:tcW w:w="1255" w:type="dxa"/>
          </w:tcPr>
          <w:p w14:paraId="6AF1566B" w14:textId="1DEE4C58" w:rsidR="00480DA3" w:rsidRDefault="00480DA3" w:rsidP="00480DA3">
            <w:pPr>
              <w:jc w:val="center"/>
              <w:rPr>
                <w:szCs w:val="20"/>
              </w:rPr>
            </w:pPr>
            <w:r>
              <w:rPr>
                <w:szCs w:val="20"/>
              </w:rPr>
              <w:t>2502</w:t>
            </w:r>
            <w:r w:rsidRPr="00283A38">
              <w:rPr>
                <w:szCs w:val="20"/>
              </w:rPr>
              <w:t>_0</w:t>
            </w:r>
            <w:r>
              <w:rPr>
                <w:szCs w:val="20"/>
              </w:rPr>
              <w:t>2</w:t>
            </w:r>
          </w:p>
        </w:tc>
        <w:tc>
          <w:tcPr>
            <w:tcW w:w="1080" w:type="dxa"/>
          </w:tcPr>
          <w:p w14:paraId="478D286D" w14:textId="2472FE8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0D54CA9F" w14:textId="77777777" w:rsidR="00480DA3" w:rsidRPr="00487927" w:rsidRDefault="00480DA3" w:rsidP="00480DA3">
            <w:pPr>
              <w:jc w:val="center"/>
              <w:rPr>
                <w:rFonts w:cstheme="minorHAnsi"/>
                <w:szCs w:val="20"/>
              </w:rPr>
            </w:pPr>
          </w:p>
        </w:tc>
        <w:tc>
          <w:tcPr>
            <w:tcW w:w="1080" w:type="dxa"/>
          </w:tcPr>
          <w:p w14:paraId="08EDF441" w14:textId="77777777" w:rsidR="00480DA3" w:rsidRPr="00487927" w:rsidRDefault="00480DA3" w:rsidP="00480DA3">
            <w:pPr>
              <w:jc w:val="center"/>
              <w:rPr>
                <w:rFonts w:cstheme="minorHAnsi"/>
                <w:szCs w:val="20"/>
              </w:rPr>
            </w:pPr>
          </w:p>
        </w:tc>
        <w:tc>
          <w:tcPr>
            <w:tcW w:w="1080" w:type="dxa"/>
          </w:tcPr>
          <w:p w14:paraId="2BC027D3" w14:textId="77777777" w:rsidR="00480DA3" w:rsidRPr="00487927" w:rsidRDefault="00480DA3" w:rsidP="00480DA3">
            <w:pPr>
              <w:jc w:val="center"/>
              <w:rPr>
                <w:rFonts w:cstheme="minorHAnsi"/>
                <w:szCs w:val="20"/>
              </w:rPr>
            </w:pPr>
          </w:p>
        </w:tc>
        <w:tc>
          <w:tcPr>
            <w:tcW w:w="1080" w:type="dxa"/>
          </w:tcPr>
          <w:p w14:paraId="05C484B3" w14:textId="77777777" w:rsidR="00480DA3" w:rsidRPr="00487927" w:rsidRDefault="00480DA3" w:rsidP="00480DA3">
            <w:pPr>
              <w:jc w:val="center"/>
              <w:rPr>
                <w:rFonts w:cstheme="minorHAnsi"/>
                <w:szCs w:val="20"/>
              </w:rPr>
            </w:pPr>
          </w:p>
        </w:tc>
        <w:tc>
          <w:tcPr>
            <w:tcW w:w="1080" w:type="dxa"/>
          </w:tcPr>
          <w:p w14:paraId="5F237F99" w14:textId="77777777" w:rsidR="00480DA3" w:rsidRPr="00487927" w:rsidRDefault="00480DA3" w:rsidP="00480DA3">
            <w:pPr>
              <w:jc w:val="center"/>
              <w:rPr>
                <w:rFonts w:cstheme="minorHAnsi"/>
                <w:szCs w:val="20"/>
              </w:rPr>
            </w:pPr>
          </w:p>
        </w:tc>
        <w:tc>
          <w:tcPr>
            <w:tcW w:w="1170" w:type="dxa"/>
          </w:tcPr>
          <w:p w14:paraId="6FE2EFBD" w14:textId="51E0F4D0"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D51486C" w14:textId="77777777" w:rsidTr="00AA20E5">
        <w:tc>
          <w:tcPr>
            <w:tcW w:w="1255" w:type="dxa"/>
          </w:tcPr>
          <w:p w14:paraId="3A4AA12F" w14:textId="7135BE80" w:rsidR="00480DA3" w:rsidRDefault="00480DA3" w:rsidP="00480DA3">
            <w:pPr>
              <w:jc w:val="center"/>
              <w:rPr>
                <w:szCs w:val="20"/>
              </w:rPr>
            </w:pPr>
            <w:r>
              <w:rPr>
                <w:szCs w:val="20"/>
              </w:rPr>
              <w:t>2502</w:t>
            </w:r>
            <w:r w:rsidRPr="00283A38">
              <w:rPr>
                <w:szCs w:val="20"/>
              </w:rPr>
              <w:t>_0</w:t>
            </w:r>
            <w:r>
              <w:rPr>
                <w:szCs w:val="20"/>
              </w:rPr>
              <w:t>3</w:t>
            </w:r>
          </w:p>
        </w:tc>
        <w:tc>
          <w:tcPr>
            <w:tcW w:w="1080" w:type="dxa"/>
          </w:tcPr>
          <w:p w14:paraId="5C1648F6" w14:textId="6A9B7ED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5DF9EABE" w14:textId="77777777" w:rsidR="00480DA3" w:rsidRPr="00487927" w:rsidRDefault="00480DA3" w:rsidP="00480DA3">
            <w:pPr>
              <w:jc w:val="center"/>
              <w:rPr>
                <w:rFonts w:cstheme="minorHAnsi"/>
                <w:szCs w:val="20"/>
              </w:rPr>
            </w:pPr>
          </w:p>
        </w:tc>
        <w:tc>
          <w:tcPr>
            <w:tcW w:w="1080" w:type="dxa"/>
          </w:tcPr>
          <w:p w14:paraId="57AF7202" w14:textId="77777777" w:rsidR="00480DA3" w:rsidRPr="00487927" w:rsidRDefault="00480DA3" w:rsidP="00480DA3">
            <w:pPr>
              <w:jc w:val="center"/>
              <w:rPr>
                <w:rFonts w:cstheme="minorHAnsi"/>
                <w:szCs w:val="20"/>
              </w:rPr>
            </w:pPr>
          </w:p>
        </w:tc>
        <w:tc>
          <w:tcPr>
            <w:tcW w:w="1080" w:type="dxa"/>
          </w:tcPr>
          <w:p w14:paraId="00B5A1A7" w14:textId="77777777" w:rsidR="00480DA3" w:rsidRPr="00487927" w:rsidRDefault="00480DA3" w:rsidP="00480DA3">
            <w:pPr>
              <w:jc w:val="center"/>
              <w:rPr>
                <w:rFonts w:cstheme="minorHAnsi"/>
                <w:szCs w:val="20"/>
              </w:rPr>
            </w:pPr>
          </w:p>
        </w:tc>
        <w:tc>
          <w:tcPr>
            <w:tcW w:w="1080" w:type="dxa"/>
          </w:tcPr>
          <w:p w14:paraId="53073EDC" w14:textId="77777777" w:rsidR="00480DA3" w:rsidRPr="00487927" w:rsidRDefault="00480DA3" w:rsidP="00480DA3">
            <w:pPr>
              <w:jc w:val="center"/>
              <w:rPr>
                <w:rFonts w:cstheme="minorHAnsi"/>
                <w:szCs w:val="20"/>
              </w:rPr>
            </w:pPr>
          </w:p>
        </w:tc>
        <w:tc>
          <w:tcPr>
            <w:tcW w:w="1080" w:type="dxa"/>
          </w:tcPr>
          <w:p w14:paraId="58036ACB" w14:textId="77777777" w:rsidR="00480DA3" w:rsidRPr="00487927" w:rsidRDefault="00480DA3" w:rsidP="00480DA3">
            <w:pPr>
              <w:jc w:val="center"/>
              <w:rPr>
                <w:rFonts w:cstheme="minorHAnsi"/>
                <w:szCs w:val="20"/>
              </w:rPr>
            </w:pPr>
          </w:p>
        </w:tc>
        <w:tc>
          <w:tcPr>
            <w:tcW w:w="1170" w:type="dxa"/>
          </w:tcPr>
          <w:p w14:paraId="1624D021" w14:textId="3E1CC2CD" w:rsidR="00480DA3" w:rsidRPr="00283A38" w:rsidRDefault="00480DA3" w:rsidP="00480DA3">
            <w:pPr>
              <w:jc w:val="center"/>
              <w:rPr>
                <w:rFonts w:cstheme="minorHAnsi"/>
                <w:szCs w:val="20"/>
              </w:rPr>
            </w:pPr>
            <w:r w:rsidRPr="00283A38">
              <w:rPr>
                <w:rFonts w:cstheme="minorHAnsi"/>
                <w:szCs w:val="20"/>
              </w:rPr>
              <w:t>•</w:t>
            </w:r>
          </w:p>
        </w:tc>
      </w:tr>
      <w:tr w:rsidR="00480DA3" w:rsidRPr="00487927" w14:paraId="5E59AB4F" w14:textId="77777777" w:rsidTr="00AA20E5">
        <w:tc>
          <w:tcPr>
            <w:tcW w:w="1255" w:type="dxa"/>
          </w:tcPr>
          <w:p w14:paraId="013AE385" w14:textId="0DEB5D50" w:rsidR="00480DA3" w:rsidRDefault="00480DA3" w:rsidP="00480DA3">
            <w:pPr>
              <w:jc w:val="center"/>
              <w:rPr>
                <w:szCs w:val="20"/>
              </w:rPr>
            </w:pPr>
            <w:r>
              <w:rPr>
                <w:szCs w:val="20"/>
              </w:rPr>
              <w:t>2502</w:t>
            </w:r>
            <w:r w:rsidRPr="00283A38">
              <w:rPr>
                <w:szCs w:val="20"/>
              </w:rPr>
              <w:t>_0</w:t>
            </w:r>
            <w:r>
              <w:rPr>
                <w:szCs w:val="20"/>
              </w:rPr>
              <w:t>4</w:t>
            </w:r>
          </w:p>
        </w:tc>
        <w:tc>
          <w:tcPr>
            <w:tcW w:w="1080" w:type="dxa"/>
          </w:tcPr>
          <w:p w14:paraId="4B3720E2" w14:textId="6A5E23B2"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F56774" w14:textId="77777777" w:rsidR="00480DA3" w:rsidRPr="00487927" w:rsidRDefault="00480DA3" w:rsidP="00480DA3">
            <w:pPr>
              <w:jc w:val="center"/>
              <w:rPr>
                <w:rFonts w:cstheme="minorHAnsi"/>
                <w:szCs w:val="20"/>
              </w:rPr>
            </w:pPr>
          </w:p>
        </w:tc>
        <w:tc>
          <w:tcPr>
            <w:tcW w:w="1080" w:type="dxa"/>
          </w:tcPr>
          <w:p w14:paraId="0D8E9AEB" w14:textId="77777777" w:rsidR="00480DA3" w:rsidRPr="00487927" w:rsidRDefault="00480DA3" w:rsidP="00480DA3">
            <w:pPr>
              <w:jc w:val="center"/>
              <w:rPr>
                <w:rFonts w:cstheme="minorHAnsi"/>
                <w:szCs w:val="20"/>
              </w:rPr>
            </w:pPr>
          </w:p>
        </w:tc>
        <w:tc>
          <w:tcPr>
            <w:tcW w:w="1080" w:type="dxa"/>
          </w:tcPr>
          <w:p w14:paraId="32D9F1AE" w14:textId="77777777" w:rsidR="00480DA3" w:rsidRPr="00487927" w:rsidRDefault="00480DA3" w:rsidP="00480DA3">
            <w:pPr>
              <w:jc w:val="center"/>
              <w:rPr>
                <w:rFonts w:cstheme="minorHAnsi"/>
                <w:szCs w:val="20"/>
              </w:rPr>
            </w:pPr>
          </w:p>
        </w:tc>
        <w:tc>
          <w:tcPr>
            <w:tcW w:w="1080" w:type="dxa"/>
          </w:tcPr>
          <w:p w14:paraId="6E195E8C" w14:textId="77777777" w:rsidR="00480DA3" w:rsidRPr="00487927" w:rsidRDefault="00480DA3" w:rsidP="00480DA3">
            <w:pPr>
              <w:jc w:val="center"/>
              <w:rPr>
                <w:rFonts w:cstheme="minorHAnsi"/>
                <w:szCs w:val="20"/>
              </w:rPr>
            </w:pPr>
          </w:p>
        </w:tc>
        <w:tc>
          <w:tcPr>
            <w:tcW w:w="1080" w:type="dxa"/>
          </w:tcPr>
          <w:p w14:paraId="5E4D25DB" w14:textId="77777777" w:rsidR="00480DA3" w:rsidRPr="00487927" w:rsidRDefault="00480DA3" w:rsidP="00480DA3">
            <w:pPr>
              <w:jc w:val="center"/>
              <w:rPr>
                <w:rFonts w:cstheme="minorHAnsi"/>
                <w:szCs w:val="20"/>
              </w:rPr>
            </w:pPr>
          </w:p>
        </w:tc>
        <w:tc>
          <w:tcPr>
            <w:tcW w:w="1170" w:type="dxa"/>
          </w:tcPr>
          <w:p w14:paraId="50B22C48" w14:textId="706A1A3F" w:rsidR="00480DA3" w:rsidRPr="00283A38" w:rsidRDefault="00480DA3" w:rsidP="00480DA3">
            <w:pPr>
              <w:jc w:val="center"/>
              <w:rPr>
                <w:rFonts w:cstheme="minorHAnsi"/>
                <w:szCs w:val="20"/>
              </w:rPr>
            </w:pPr>
            <w:r w:rsidRPr="00283A38">
              <w:rPr>
                <w:rFonts w:cstheme="minorHAnsi"/>
                <w:szCs w:val="20"/>
              </w:rPr>
              <w:t>•</w:t>
            </w:r>
          </w:p>
        </w:tc>
      </w:tr>
      <w:tr w:rsidR="00480DA3" w:rsidRPr="00487927" w14:paraId="2CBB1EC4" w14:textId="77777777" w:rsidTr="00AA20E5">
        <w:tc>
          <w:tcPr>
            <w:tcW w:w="1255" w:type="dxa"/>
          </w:tcPr>
          <w:p w14:paraId="12C29241" w14:textId="320790CC" w:rsidR="00480DA3" w:rsidRDefault="00480DA3" w:rsidP="00480DA3">
            <w:pPr>
              <w:jc w:val="center"/>
              <w:rPr>
                <w:szCs w:val="20"/>
              </w:rPr>
            </w:pPr>
            <w:r>
              <w:rPr>
                <w:szCs w:val="20"/>
              </w:rPr>
              <w:t>2502</w:t>
            </w:r>
            <w:r w:rsidRPr="00283A38">
              <w:rPr>
                <w:szCs w:val="20"/>
              </w:rPr>
              <w:t>_0</w:t>
            </w:r>
            <w:r>
              <w:rPr>
                <w:szCs w:val="20"/>
              </w:rPr>
              <w:t>5</w:t>
            </w:r>
          </w:p>
        </w:tc>
        <w:tc>
          <w:tcPr>
            <w:tcW w:w="1080" w:type="dxa"/>
          </w:tcPr>
          <w:p w14:paraId="4D717A6A" w14:textId="388C4DD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5721432" w14:textId="77777777" w:rsidR="00480DA3" w:rsidRPr="00487927" w:rsidRDefault="00480DA3" w:rsidP="00480DA3">
            <w:pPr>
              <w:jc w:val="center"/>
              <w:rPr>
                <w:rFonts w:cstheme="minorHAnsi"/>
                <w:szCs w:val="20"/>
              </w:rPr>
            </w:pPr>
          </w:p>
        </w:tc>
        <w:tc>
          <w:tcPr>
            <w:tcW w:w="1080" w:type="dxa"/>
          </w:tcPr>
          <w:p w14:paraId="547D73EA" w14:textId="77777777" w:rsidR="00480DA3" w:rsidRPr="00487927" w:rsidRDefault="00480DA3" w:rsidP="00480DA3">
            <w:pPr>
              <w:jc w:val="center"/>
              <w:rPr>
                <w:rFonts w:cstheme="minorHAnsi"/>
                <w:szCs w:val="20"/>
              </w:rPr>
            </w:pPr>
          </w:p>
        </w:tc>
        <w:tc>
          <w:tcPr>
            <w:tcW w:w="1080" w:type="dxa"/>
          </w:tcPr>
          <w:p w14:paraId="6BD4C939" w14:textId="77777777" w:rsidR="00480DA3" w:rsidRPr="00487927" w:rsidRDefault="00480DA3" w:rsidP="00480DA3">
            <w:pPr>
              <w:jc w:val="center"/>
              <w:rPr>
                <w:rFonts w:cstheme="minorHAnsi"/>
                <w:szCs w:val="20"/>
              </w:rPr>
            </w:pPr>
          </w:p>
        </w:tc>
        <w:tc>
          <w:tcPr>
            <w:tcW w:w="1080" w:type="dxa"/>
          </w:tcPr>
          <w:p w14:paraId="5D387B27" w14:textId="77777777" w:rsidR="00480DA3" w:rsidRPr="00487927" w:rsidRDefault="00480DA3" w:rsidP="00480DA3">
            <w:pPr>
              <w:jc w:val="center"/>
              <w:rPr>
                <w:rFonts w:cstheme="minorHAnsi"/>
                <w:szCs w:val="20"/>
              </w:rPr>
            </w:pPr>
          </w:p>
        </w:tc>
        <w:tc>
          <w:tcPr>
            <w:tcW w:w="1080" w:type="dxa"/>
          </w:tcPr>
          <w:p w14:paraId="5AD9734A" w14:textId="77777777" w:rsidR="00480DA3" w:rsidRPr="00487927" w:rsidRDefault="00480DA3" w:rsidP="00480DA3">
            <w:pPr>
              <w:jc w:val="center"/>
              <w:rPr>
                <w:rFonts w:cstheme="minorHAnsi"/>
                <w:szCs w:val="20"/>
              </w:rPr>
            </w:pPr>
          </w:p>
        </w:tc>
        <w:tc>
          <w:tcPr>
            <w:tcW w:w="1170" w:type="dxa"/>
          </w:tcPr>
          <w:p w14:paraId="6328BBD7" w14:textId="317DD2AE"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54146CE" w14:textId="77777777" w:rsidTr="00AA20E5">
        <w:tc>
          <w:tcPr>
            <w:tcW w:w="1255" w:type="dxa"/>
          </w:tcPr>
          <w:p w14:paraId="6F9B600D" w14:textId="37222195" w:rsidR="00480DA3" w:rsidRDefault="00480DA3" w:rsidP="00480DA3">
            <w:pPr>
              <w:jc w:val="center"/>
              <w:rPr>
                <w:szCs w:val="20"/>
              </w:rPr>
            </w:pPr>
            <w:r>
              <w:rPr>
                <w:szCs w:val="20"/>
              </w:rPr>
              <w:t>2502</w:t>
            </w:r>
            <w:r w:rsidRPr="00283A38">
              <w:rPr>
                <w:szCs w:val="20"/>
              </w:rPr>
              <w:t>_0</w:t>
            </w:r>
            <w:r>
              <w:rPr>
                <w:szCs w:val="20"/>
              </w:rPr>
              <w:t>6</w:t>
            </w:r>
          </w:p>
        </w:tc>
        <w:tc>
          <w:tcPr>
            <w:tcW w:w="1080" w:type="dxa"/>
          </w:tcPr>
          <w:p w14:paraId="36C0C48A" w14:textId="7992F35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40B8AD" w14:textId="77777777" w:rsidR="00480DA3" w:rsidRPr="00487927" w:rsidRDefault="00480DA3" w:rsidP="00480DA3">
            <w:pPr>
              <w:jc w:val="center"/>
              <w:rPr>
                <w:rFonts w:cstheme="minorHAnsi"/>
                <w:szCs w:val="20"/>
              </w:rPr>
            </w:pPr>
          </w:p>
        </w:tc>
        <w:tc>
          <w:tcPr>
            <w:tcW w:w="1080" w:type="dxa"/>
          </w:tcPr>
          <w:p w14:paraId="79F996D1" w14:textId="77777777" w:rsidR="00480DA3" w:rsidRPr="00487927" w:rsidRDefault="00480DA3" w:rsidP="00480DA3">
            <w:pPr>
              <w:jc w:val="center"/>
              <w:rPr>
                <w:rFonts w:cstheme="minorHAnsi"/>
                <w:szCs w:val="20"/>
              </w:rPr>
            </w:pPr>
          </w:p>
        </w:tc>
        <w:tc>
          <w:tcPr>
            <w:tcW w:w="1080" w:type="dxa"/>
          </w:tcPr>
          <w:p w14:paraId="771BC52F" w14:textId="77777777" w:rsidR="00480DA3" w:rsidRPr="00487927" w:rsidRDefault="00480DA3" w:rsidP="00480DA3">
            <w:pPr>
              <w:jc w:val="center"/>
              <w:rPr>
                <w:rFonts w:cstheme="minorHAnsi"/>
                <w:szCs w:val="20"/>
              </w:rPr>
            </w:pPr>
          </w:p>
        </w:tc>
        <w:tc>
          <w:tcPr>
            <w:tcW w:w="1080" w:type="dxa"/>
          </w:tcPr>
          <w:p w14:paraId="7F68A69D" w14:textId="77777777" w:rsidR="00480DA3" w:rsidRPr="00487927" w:rsidRDefault="00480DA3" w:rsidP="00480DA3">
            <w:pPr>
              <w:jc w:val="center"/>
              <w:rPr>
                <w:rFonts w:cstheme="minorHAnsi"/>
                <w:szCs w:val="20"/>
              </w:rPr>
            </w:pPr>
          </w:p>
        </w:tc>
        <w:tc>
          <w:tcPr>
            <w:tcW w:w="1080" w:type="dxa"/>
          </w:tcPr>
          <w:p w14:paraId="6CCCCFB1" w14:textId="77777777" w:rsidR="00480DA3" w:rsidRPr="00487927" w:rsidRDefault="00480DA3" w:rsidP="00480DA3">
            <w:pPr>
              <w:jc w:val="center"/>
              <w:rPr>
                <w:rFonts w:cstheme="minorHAnsi"/>
                <w:szCs w:val="20"/>
              </w:rPr>
            </w:pPr>
          </w:p>
        </w:tc>
        <w:tc>
          <w:tcPr>
            <w:tcW w:w="1170" w:type="dxa"/>
          </w:tcPr>
          <w:p w14:paraId="0848A07B" w14:textId="4308375A" w:rsidR="00480DA3" w:rsidRPr="00283A38" w:rsidRDefault="00480DA3" w:rsidP="00480DA3">
            <w:pPr>
              <w:jc w:val="center"/>
              <w:rPr>
                <w:rFonts w:cstheme="minorHAnsi"/>
                <w:szCs w:val="20"/>
              </w:rPr>
            </w:pPr>
            <w:r w:rsidRPr="00283A38">
              <w:rPr>
                <w:rFonts w:cstheme="minorHAnsi"/>
                <w:szCs w:val="20"/>
              </w:rPr>
              <w:t>•</w:t>
            </w:r>
          </w:p>
        </w:tc>
      </w:tr>
      <w:tr w:rsidR="00480DA3" w:rsidRPr="00487927" w14:paraId="4291A1C0" w14:textId="77777777" w:rsidTr="00AA20E5">
        <w:tc>
          <w:tcPr>
            <w:tcW w:w="1255" w:type="dxa"/>
          </w:tcPr>
          <w:p w14:paraId="134BC9EF" w14:textId="4996EBDD" w:rsidR="00480DA3" w:rsidRDefault="00480DA3" w:rsidP="00480DA3">
            <w:pPr>
              <w:jc w:val="center"/>
              <w:rPr>
                <w:szCs w:val="20"/>
              </w:rPr>
            </w:pPr>
            <w:r>
              <w:rPr>
                <w:szCs w:val="20"/>
              </w:rPr>
              <w:t>2503</w:t>
            </w:r>
            <w:r w:rsidRPr="00283A38">
              <w:rPr>
                <w:szCs w:val="20"/>
              </w:rPr>
              <w:t>_0</w:t>
            </w:r>
            <w:r>
              <w:rPr>
                <w:szCs w:val="20"/>
              </w:rPr>
              <w:t>1</w:t>
            </w:r>
          </w:p>
        </w:tc>
        <w:tc>
          <w:tcPr>
            <w:tcW w:w="1080" w:type="dxa"/>
          </w:tcPr>
          <w:p w14:paraId="5D8EA120" w14:textId="158E4054" w:rsidR="00480DA3" w:rsidRPr="00283A38" w:rsidRDefault="00480DA3" w:rsidP="00480DA3">
            <w:pPr>
              <w:jc w:val="center"/>
              <w:rPr>
                <w:rFonts w:cstheme="minorHAnsi"/>
                <w:szCs w:val="20"/>
              </w:rPr>
            </w:pPr>
            <w:r w:rsidRPr="00283A38">
              <w:rPr>
                <w:rFonts w:cstheme="minorHAnsi"/>
                <w:szCs w:val="20"/>
              </w:rPr>
              <w:t>•</w:t>
            </w:r>
          </w:p>
        </w:tc>
        <w:tc>
          <w:tcPr>
            <w:tcW w:w="1080" w:type="dxa"/>
          </w:tcPr>
          <w:p w14:paraId="43C83785" w14:textId="77777777" w:rsidR="00480DA3" w:rsidRPr="00487927" w:rsidRDefault="00480DA3" w:rsidP="00480DA3">
            <w:pPr>
              <w:jc w:val="center"/>
              <w:rPr>
                <w:rFonts w:cstheme="minorHAnsi"/>
                <w:szCs w:val="20"/>
              </w:rPr>
            </w:pPr>
          </w:p>
        </w:tc>
        <w:tc>
          <w:tcPr>
            <w:tcW w:w="1080" w:type="dxa"/>
          </w:tcPr>
          <w:p w14:paraId="7306BC8F" w14:textId="77777777" w:rsidR="00480DA3" w:rsidRPr="00487927" w:rsidRDefault="00480DA3" w:rsidP="00480DA3">
            <w:pPr>
              <w:jc w:val="center"/>
              <w:rPr>
                <w:rFonts w:cstheme="minorHAnsi"/>
                <w:szCs w:val="20"/>
              </w:rPr>
            </w:pPr>
          </w:p>
        </w:tc>
        <w:tc>
          <w:tcPr>
            <w:tcW w:w="1080" w:type="dxa"/>
          </w:tcPr>
          <w:p w14:paraId="647CB295" w14:textId="77777777" w:rsidR="00480DA3" w:rsidRPr="00487927" w:rsidRDefault="00480DA3" w:rsidP="00480DA3">
            <w:pPr>
              <w:jc w:val="center"/>
              <w:rPr>
                <w:rFonts w:cstheme="minorHAnsi"/>
                <w:szCs w:val="20"/>
              </w:rPr>
            </w:pPr>
          </w:p>
        </w:tc>
        <w:tc>
          <w:tcPr>
            <w:tcW w:w="1080" w:type="dxa"/>
          </w:tcPr>
          <w:p w14:paraId="1EDBE90E" w14:textId="77777777" w:rsidR="00480DA3" w:rsidRPr="00487927" w:rsidRDefault="00480DA3" w:rsidP="00480DA3">
            <w:pPr>
              <w:jc w:val="center"/>
              <w:rPr>
                <w:rFonts w:cstheme="minorHAnsi"/>
                <w:szCs w:val="20"/>
              </w:rPr>
            </w:pPr>
          </w:p>
        </w:tc>
        <w:tc>
          <w:tcPr>
            <w:tcW w:w="1080" w:type="dxa"/>
          </w:tcPr>
          <w:p w14:paraId="75887947" w14:textId="77777777" w:rsidR="00480DA3" w:rsidRPr="00487927" w:rsidRDefault="00480DA3" w:rsidP="00480DA3">
            <w:pPr>
              <w:jc w:val="center"/>
              <w:rPr>
                <w:rFonts w:cstheme="minorHAnsi"/>
                <w:szCs w:val="20"/>
              </w:rPr>
            </w:pPr>
          </w:p>
        </w:tc>
        <w:tc>
          <w:tcPr>
            <w:tcW w:w="1170" w:type="dxa"/>
          </w:tcPr>
          <w:p w14:paraId="0FA185AB" w14:textId="2D403EE1" w:rsidR="00480DA3" w:rsidRPr="00283A38" w:rsidRDefault="00480DA3" w:rsidP="00480DA3">
            <w:pPr>
              <w:jc w:val="center"/>
              <w:rPr>
                <w:rFonts w:cstheme="minorHAnsi"/>
                <w:szCs w:val="20"/>
              </w:rPr>
            </w:pPr>
            <w:r w:rsidRPr="00283A38">
              <w:rPr>
                <w:rFonts w:cstheme="minorHAnsi"/>
                <w:szCs w:val="20"/>
              </w:rPr>
              <w:t>•</w:t>
            </w:r>
          </w:p>
        </w:tc>
      </w:tr>
      <w:tr w:rsidR="00480DA3" w:rsidRPr="00487927" w14:paraId="726ED947" w14:textId="77777777" w:rsidTr="00AA20E5">
        <w:tc>
          <w:tcPr>
            <w:tcW w:w="1255" w:type="dxa"/>
          </w:tcPr>
          <w:p w14:paraId="5AEF9B5B" w14:textId="55E39393" w:rsidR="00480DA3" w:rsidRDefault="00480DA3" w:rsidP="00480DA3">
            <w:pPr>
              <w:jc w:val="center"/>
              <w:rPr>
                <w:szCs w:val="20"/>
              </w:rPr>
            </w:pPr>
            <w:r>
              <w:rPr>
                <w:szCs w:val="20"/>
              </w:rPr>
              <w:t>2503</w:t>
            </w:r>
            <w:r w:rsidRPr="00283A38">
              <w:rPr>
                <w:szCs w:val="20"/>
              </w:rPr>
              <w:t>_0</w:t>
            </w:r>
            <w:r>
              <w:rPr>
                <w:szCs w:val="20"/>
              </w:rPr>
              <w:t>2</w:t>
            </w:r>
          </w:p>
        </w:tc>
        <w:tc>
          <w:tcPr>
            <w:tcW w:w="1080" w:type="dxa"/>
          </w:tcPr>
          <w:p w14:paraId="3527E24D" w14:textId="0D468367" w:rsidR="00480DA3" w:rsidRPr="00283A38" w:rsidRDefault="00480DA3" w:rsidP="00480DA3">
            <w:pPr>
              <w:jc w:val="center"/>
              <w:rPr>
                <w:rFonts w:cstheme="minorHAnsi"/>
                <w:szCs w:val="20"/>
              </w:rPr>
            </w:pPr>
            <w:r w:rsidRPr="00283A38">
              <w:rPr>
                <w:rFonts w:cstheme="minorHAnsi"/>
                <w:szCs w:val="20"/>
              </w:rPr>
              <w:t>•</w:t>
            </w:r>
          </w:p>
        </w:tc>
        <w:tc>
          <w:tcPr>
            <w:tcW w:w="1080" w:type="dxa"/>
          </w:tcPr>
          <w:p w14:paraId="5621818F" w14:textId="77777777" w:rsidR="00480DA3" w:rsidRPr="00487927" w:rsidRDefault="00480DA3" w:rsidP="00480DA3">
            <w:pPr>
              <w:jc w:val="center"/>
              <w:rPr>
                <w:rFonts w:cstheme="minorHAnsi"/>
                <w:szCs w:val="20"/>
              </w:rPr>
            </w:pPr>
          </w:p>
        </w:tc>
        <w:tc>
          <w:tcPr>
            <w:tcW w:w="1080" w:type="dxa"/>
          </w:tcPr>
          <w:p w14:paraId="5E741FC4" w14:textId="77777777" w:rsidR="00480DA3" w:rsidRPr="00487927" w:rsidRDefault="00480DA3" w:rsidP="00480DA3">
            <w:pPr>
              <w:jc w:val="center"/>
              <w:rPr>
                <w:rFonts w:cstheme="minorHAnsi"/>
                <w:szCs w:val="20"/>
              </w:rPr>
            </w:pPr>
          </w:p>
        </w:tc>
        <w:tc>
          <w:tcPr>
            <w:tcW w:w="1080" w:type="dxa"/>
          </w:tcPr>
          <w:p w14:paraId="27F393B9" w14:textId="77777777" w:rsidR="00480DA3" w:rsidRPr="00487927" w:rsidRDefault="00480DA3" w:rsidP="00480DA3">
            <w:pPr>
              <w:jc w:val="center"/>
              <w:rPr>
                <w:rFonts w:cstheme="minorHAnsi"/>
                <w:szCs w:val="20"/>
              </w:rPr>
            </w:pPr>
          </w:p>
        </w:tc>
        <w:tc>
          <w:tcPr>
            <w:tcW w:w="1080" w:type="dxa"/>
          </w:tcPr>
          <w:p w14:paraId="4676DACD" w14:textId="77777777" w:rsidR="00480DA3" w:rsidRPr="00487927" w:rsidRDefault="00480DA3" w:rsidP="00480DA3">
            <w:pPr>
              <w:jc w:val="center"/>
              <w:rPr>
                <w:rFonts w:cstheme="minorHAnsi"/>
                <w:szCs w:val="20"/>
              </w:rPr>
            </w:pPr>
          </w:p>
        </w:tc>
        <w:tc>
          <w:tcPr>
            <w:tcW w:w="1080" w:type="dxa"/>
          </w:tcPr>
          <w:p w14:paraId="58B4C5F5" w14:textId="77777777" w:rsidR="00480DA3" w:rsidRPr="00487927" w:rsidRDefault="00480DA3" w:rsidP="00480DA3">
            <w:pPr>
              <w:jc w:val="center"/>
              <w:rPr>
                <w:rFonts w:cstheme="minorHAnsi"/>
                <w:szCs w:val="20"/>
              </w:rPr>
            </w:pPr>
          </w:p>
        </w:tc>
        <w:tc>
          <w:tcPr>
            <w:tcW w:w="1170" w:type="dxa"/>
          </w:tcPr>
          <w:p w14:paraId="2A1B3FE4" w14:textId="14B906A5" w:rsidR="00480DA3" w:rsidRPr="00283A38" w:rsidRDefault="00480DA3" w:rsidP="00480DA3">
            <w:pPr>
              <w:jc w:val="center"/>
              <w:rPr>
                <w:rFonts w:cstheme="minorHAnsi"/>
                <w:szCs w:val="20"/>
              </w:rPr>
            </w:pPr>
            <w:r w:rsidRPr="00283A38">
              <w:rPr>
                <w:rFonts w:cstheme="minorHAnsi"/>
                <w:szCs w:val="20"/>
              </w:rPr>
              <w:t>•</w:t>
            </w:r>
          </w:p>
        </w:tc>
      </w:tr>
      <w:tr w:rsidR="00480DA3" w:rsidRPr="00487927" w14:paraId="6083FC8D" w14:textId="77777777" w:rsidTr="00AA20E5">
        <w:tc>
          <w:tcPr>
            <w:tcW w:w="1255" w:type="dxa"/>
          </w:tcPr>
          <w:p w14:paraId="60B1F9D0" w14:textId="4409E7F2" w:rsidR="00480DA3" w:rsidRDefault="00480DA3" w:rsidP="00480DA3">
            <w:pPr>
              <w:jc w:val="center"/>
              <w:rPr>
                <w:szCs w:val="20"/>
              </w:rPr>
            </w:pPr>
            <w:r>
              <w:rPr>
                <w:szCs w:val="20"/>
              </w:rPr>
              <w:t>2503</w:t>
            </w:r>
            <w:r w:rsidRPr="00283A38">
              <w:rPr>
                <w:szCs w:val="20"/>
              </w:rPr>
              <w:t>_0</w:t>
            </w:r>
            <w:r>
              <w:rPr>
                <w:szCs w:val="20"/>
              </w:rPr>
              <w:t>3</w:t>
            </w:r>
          </w:p>
        </w:tc>
        <w:tc>
          <w:tcPr>
            <w:tcW w:w="1080" w:type="dxa"/>
          </w:tcPr>
          <w:p w14:paraId="26C98B43" w14:textId="652BB253" w:rsidR="00480DA3" w:rsidRPr="00283A38" w:rsidRDefault="00480DA3" w:rsidP="00480DA3">
            <w:pPr>
              <w:jc w:val="center"/>
              <w:rPr>
                <w:rFonts w:cstheme="minorHAnsi"/>
                <w:szCs w:val="20"/>
              </w:rPr>
            </w:pPr>
            <w:r w:rsidRPr="00283A38">
              <w:rPr>
                <w:rFonts w:cstheme="minorHAnsi"/>
                <w:szCs w:val="20"/>
              </w:rPr>
              <w:t>•</w:t>
            </w:r>
          </w:p>
        </w:tc>
        <w:tc>
          <w:tcPr>
            <w:tcW w:w="1080" w:type="dxa"/>
          </w:tcPr>
          <w:p w14:paraId="1CF055FE" w14:textId="77777777" w:rsidR="00480DA3" w:rsidRPr="00487927" w:rsidRDefault="00480DA3" w:rsidP="00480DA3">
            <w:pPr>
              <w:jc w:val="center"/>
              <w:rPr>
                <w:rFonts w:cstheme="minorHAnsi"/>
                <w:szCs w:val="20"/>
              </w:rPr>
            </w:pPr>
          </w:p>
        </w:tc>
        <w:tc>
          <w:tcPr>
            <w:tcW w:w="1080" w:type="dxa"/>
          </w:tcPr>
          <w:p w14:paraId="4B1FC425" w14:textId="77777777" w:rsidR="00480DA3" w:rsidRPr="00487927" w:rsidRDefault="00480DA3" w:rsidP="00480DA3">
            <w:pPr>
              <w:jc w:val="center"/>
              <w:rPr>
                <w:rFonts w:cstheme="minorHAnsi"/>
                <w:szCs w:val="20"/>
              </w:rPr>
            </w:pPr>
          </w:p>
        </w:tc>
        <w:tc>
          <w:tcPr>
            <w:tcW w:w="1080" w:type="dxa"/>
          </w:tcPr>
          <w:p w14:paraId="1CB4953D" w14:textId="77777777" w:rsidR="00480DA3" w:rsidRPr="00487927" w:rsidRDefault="00480DA3" w:rsidP="00480DA3">
            <w:pPr>
              <w:jc w:val="center"/>
              <w:rPr>
                <w:rFonts w:cstheme="minorHAnsi"/>
                <w:szCs w:val="20"/>
              </w:rPr>
            </w:pPr>
          </w:p>
        </w:tc>
        <w:tc>
          <w:tcPr>
            <w:tcW w:w="1080" w:type="dxa"/>
          </w:tcPr>
          <w:p w14:paraId="56CDF7D0" w14:textId="77777777" w:rsidR="00480DA3" w:rsidRPr="00487927" w:rsidRDefault="00480DA3" w:rsidP="00480DA3">
            <w:pPr>
              <w:jc w:val="center"/>
              <w:rPr>
                <w:rFonts w:cstheme="minorHAnsi"/>
                <w:szCs w:val="20"/>
              </w:rPr>
            </w:pPr>
          </w:p>
        </w:tc>
        <w:tc>
          <w:tcPr>
            <w:tcW w:w="1080" w:type="dxa"/>
          </w:tcPr>
          <w:p w14:paraId="36A8B84F" w14:textId="77777777" w:rsidR="00480DA3" w:rsidRPr="00487927" w:rsidRDefault="00480DA3" w:rsidP="00480DA3">
            <w:pPr>
              <w:jc w:val="center"/>
              <w:rPr>
                <w:rFonts w:cstheme="minorHAnsi"/>
                <w:szCs w:val="20"/>
              </w:rPr>
            </w:pPr>
          </w:p>
        </w:tc>
        <w:tc>
          <w:tcPr>
            <w:tcW w:w="1170" w:type="dxa"/>
          </w:tcPr>
          <w:p w14:paraId="01B38F10" w14:textId="1940B7AB" w:rsidR="00480DA3" w:rsidRPr="00283A38" w:rsidRDefault="00480DA3" w:rsidP="00480DA3">
            <w:pPr>
              <w:jc w:val="center"/>
              <w:rPr>
                <w:rFonts w:cstheme="minorHAnsi"/>
                <w:szCs w:val="20"/>
              </w:rPr>
            </w:pPr>
            <w:r w:rsidRPr="00283A38">
              <w:rPr>
                <w:rFonts w:cstheme="minorHAnsi"/>
                <w:szCs w:val="20"/>
              </w:rPr>
              <w:t>•</w:t>
            </w:r>
          </w:p>
        </w:tc>
      </w:tr>
      <w:tr w:rsidR="00480DA3" w:rsidRPr="00487927" w14:paraId="1B90FA46" w14:textId="77777777" w:rsidTr="00AA20E5">
        <w:tc>
          <w:tcPr>
            <w:tcW w:w="1255" w:type="dxa"/>
          </w:tcPr>
          <w:p w14:paraId="4AB7657A" w14:textId="5B38FEEE" w:rsidR="00480DA3" w:rsidRDefault="00480DA3" w:rsidP="00480DA3">
            <w:pPr>
              <w:jc w:val="center"/>
              <w:rPr>
                <w:szCs w:val="20"/>
              </w:rPr>
            </w:pPr>
            <w:r>
              <w:rPr>
                <w:szCs w:val="20"/>
              </w:rPr>
              <w:t>2503</w:t>
            </w:r>
            <w:r w:rsidRPr="00283A38">
              <w:rPr>
                <w:szCs w:val="20"/>
              </w:rPr>
              <w:t>_0</w:t>
            </w:r>
            <w:r>
              <w:rPr>
                <w:szCs w:val="20"/>
              </w:rPr>
              <w:t>4</w:t>
            </w:r>
          </w:p>
        </w:tc>
        <w:tc>
          <w:tcPr>
            <w:tcW w:w="1080" w:type="dxa"/>
          </w:tcPr>
          <w:p w14:paraId="78BCCB24" w14:textId="23DE1FE8" w:rsidR="00480DA3" w:rsidRPr="00283A38" w:rsidRDefault="00480DA3" w:rsidP="00480DA3">
            <w:pPr>
              <w:jc w:val="center"/>
              <w:rPr>
                <w:rFonts w:cstheme="minorHAnsi"/>
                <w:szCs w:val="20"/>
              </w:rPr>
            </w:pPr>
            <w:r w:rsidRPr="00283A38">
              <w:rPr>
                <w:rFonts w:cstheme="minorHAnsi"/>
                <w:szCs w:val="20"/>
              </w:rPr>
              <w:t>•</w:t>
            </w:r>
          </w:p>
        </w:tc>
        <w:tc>
          <w:tcPr>
            <w:tcW w:w="1080" w:type="dxa"/>
          </w:tcPr>
          <w:p w14:paraId="7DCA0B67" w14:textId="77777777" w:rsidR="00480DA3" w:rsidRPr="00487927" w:rsidRDefault="00480DA3" w:rsidP="00480DA3">
            <w:pPr>
              <w:jc w:val="center"/>
              <w:rPr>
                <w:rFonts w:cstheme="minorHAnsi"/>
                <w:szCs w:val="20"/>
              </w:rPr>
            </w:pPr>
          </w:p>
        </w:tc>
        <w:tc>
          <w:tcPr>
            <w:tcW w:w="1080" w:type="dxa"/>
          </w:tcPr>
          <w:p w14:paraId="4B245AD7" w14:textId="77777777" w:rsidR="00480DA3" w:rsidRPr="00487927" w:rsidRDefault="00480DA3" w:rsidP="00480DA3">
            <w:pPr>
              <w:jc w:val="center"/>
              <w:rPr>
                <w:rFonts w:cstheme="minorHAnsi"/>
                <w:szCs w:val="20"/>
              </w:rPr>
            </w:pPr>
          </w:p>
        </w:tc>
        <w:tc>
          <w:tcPr>
            <w:tcW w:w="1080" w:type="dxa"/>
          </w:tcPr>
          <w:p w14:paraId="4CBDBDA6" w14:textId="77777777" w:rsidR="00480DA3" w:rsidRPr="00487927" w:rsidRDefault="00480DA3" w:rsidP="00480DA3">
            <w:pPr>
              <w:jc w:val="center"/>
              <w:rPr>
                <w:rFonts w:cstheme="minorHAnsi"/>
                <w:szCs w:val="20"/>
              </w:rPr>
            </w:pPr>
          </w:p>
        </w:tc>
        <w:tc>
          <w:tcPr>
            <w:tcW w:w="1080" w:type="dxa"/>
          </w:tcPr>
          <w:p w14:paraId="26217774" w14:textId="77777777" w:rsidR="00480DA3" w:rsidRPr="00487927" w:rsidRDefault="00480DA3" w:rsidP="00480DA3">
            <w:pPr>
              <w:jc w:val="center"/>
              <w:rPr>
                <w:rFonts w:cstheme="minorHAnsi"/>
                <w:szCs w:val="20"/>
              </w:rPr>
            </w:pPr>
          </w:p>
        </w:tc>
        <w:tc>
          <w:tcPr>
            <w:tcW w:w="1080" w:type="dxa"/>
          </w:tcPr>
          <w:p w14:paraId="6CF05110" w14:textId="77777777" w:rsidR="00480DA3" w:rsidRPr="00487927" w:rsidRDefault="00480DA3" w:rsidP="00480DA3">
            <w:pPr>
              <w:jc w:val="center"/>
              <w:rPr>
                <w:rFonts w:cstheme="minorHAnsi"/>
                <w:szCs w:val="20"/>
              </w:rPr>
            </w:pPr>
          </w:p>
        </w:tc>
        <w:tc>
          <w:tcPr>
            <w:tcW w:w="1170" w:type="dxa"/>
          </w:tcPr>
          <w:p w14:paraId="5A62CE4B" w14:textId="62D2D8C9" w:rsidR="00480DA3" w:rsidRPr="00283A38" w:rsidRDefault="00480DA3" w:rsidP="00480DA3">
            <w:pPr>
              <w:jc w:val="center"/>
              <w:rPr>
                <w:rFonts w:cstheme="minorHAnsi"/>
                <w:szCs w:val="20"/>
              </w:rPr>
            </w:pPr>
            <w:r w:rsidRPr="00283A38">
              <w:rPr>
                <w:rFonts w:cstheme="minorHAnsi"/>
                <w:szCs w:val="20"/>
              </w:rPr>
              <w:t>•</w:t>
            </w:r>
          </w:p>
        </w:tc>
      </w:tr>
      <w:tr w:rsidR="0024737D" w:rsidRPr="00487927" w14:paraId="41FAD33C" w14:textId="77777777" w:rsidTr="00AA20E5">
        <w:tc>
          <w:tcPr>
            <w:tcW w:w="1255" w:type="dxa"/>
          </w:tcPr>
          <w:p w14:paraId="523E45E0" w14:textId="2FF15909" w:rsidR="0024737D" w:rsidRDefault="0024737D" w:rsidP="0024737D">
            <w:pPr>
              <w:jc w:val="center"/>
              <w:rPr>
                <w:szCs w:val="20"/>
              </w:rPr>
            </w:pPr>
            <w:r>
              <w:rPr>
                <w:szCs w:val="20"/>
              </w:rPr>
              <w:t>2503</w:t>
            </w:r>
            <w:r w:rsidRPr="00283A38">
              <w:rPr>
                <w:szCs w:val="20"/>
              </w:rPr>
              <w:t>_0</w:t>
            </w:r>
            <w:r>
              <w:rPr>
                <w:szCs w:val="20"/>
              </w:rPr>
              <w:t>5</w:t>
            </w:r>
          </w:p>
        </w:tc>
        <w:tc>
          <w:tcPr>
            <w:tcW w:w="1080" w:type="dxa"/>
          </w:tcPr>
          <w:p w14:paraId="3A0B9158" w14:textId="22A1CE10" w:rsidR="0024737D" w:rsidRPr="00283A38" w:rsidRDefault="0024737D" w:rsidP="0024737D">
            <w:pPr>
              <w:jc w:val="center"/>
              <w:rPr>
                <w:rFonts w:cstheme="minorHAnsi"/>
                <w:szCs w:val="20"/>
              </w:rPr>
            </w:pPr>
            <w:r w:rsidRPr="00283A38">
              <w:rPr>
                <w:rFonts w:cstheme="minorHAnsi"/>
                <w:szCs w:val="20"/>
              </w:rPr>
              <w:t>•</w:t>
            </w:r>
          </w:p>
        </w:tc>
        <w:tc>
          <w:tcPr>
            <w:tcW w:w="1080" w:type="dxa"/>
          </w:tcPr>
          <w:p w14:paraId="68D3B72E" w14:textId="77777777" w:rsidR="0024737D" w:rsidRPr="00487927" w:rsidRDefault="0024737D" w:rsidP="0024737D">
            <w:pPr>
              <w:jc w:val="center"/>
              <w:rPr>
                <w:rFonts w:cstheme="minorHAnsi"/>
                <w:szCs w:val="20"/>
              </w:rPr>
            </w:pPr>
          </w:p>
        </w:tc>
        <w:tc>
          <w:tcPr>
            <w:tcW w:w="1080" w:type="dxa"/>
          </w:tcPr>
          <w:p w14:paraId="1D27543A" w14:textId="77777777" w:rsidR="0024737D" w:rsidRPr="00487927" w:rsidRDefault="0024737D" w:rsidP="0024737D">
            <w:pPr>
              <w:jc w:val="center"/>
              <w:rPr>
                <w:rFonts w:cstheme="minorHAnsi"/>
                <w:szCs w:val="20"/>
              </w:rPr>
            </w:pPr>
          </w:p>
        </w:tc>
        <w:tc>
          <w:tcPr>
            <w:tcW w:w="1080" w:type="dxa"/>
          </w:tcPr>
          <w:p w14:paraId="08D6F9DC" w14:textId="77777777" w:rsidR="0024737D" w:rsidRPr="00487927" w:rsidRDefault="0024737D" w:rsidP="0024737D">
            <w:pPr>
              <w:jc w:val="center"/>
              <w:rPr>
                <w:rFonts w:cstheme="minorHAnsi"/>
                <w:szCs w:val="20"/>
              </w:rPr>
            </w:pPr>
          </w:p>
        </w:tc>
        <w:tc>
          <w:tcPr>
            <w:tcW w:w="1080" w:type="dxa"/>
          </w:tcPr>
          <w:p w14:paraId="3A3C16A8" w14:textId="77777777" w:rsidR="0024737D" w:rsidRPr="00487927" w:rsidRDefault="0024737D" w:rsidP="0024737D">
            <w:pPr>
              <w:jc w:val="center"/>
              <w:rPr>
                <w:rFonts w:cstheme="minorHAnsi"/>
                <w:szCs w:val="20"/>
              </w:rPr>
            </w:pPr>
          </w:p>
        </w:tc>
        <w:tc>
          <w:tcPr>
            <w:tcW w:w="1080" w:type="dxa"/>
          </w:tcPr>
          <w:p w14:paraId="2E3E0B8A" w14:textId="77777777" w:rsidR="0024737D" w:rsidRPr="00487927" w:rsidRDefault="0024737D" w:rsidP="0024737D">
            <w:pPr>
              <w:jc w:val="center"/>
              <w:rPr>
                <w:rFonts w:cstheme="minorHAnsi"/>
                <w:szCs w:val="20"/>
              </w:rPr>
            </w:pPr>
          </w:p>
        </w:tc>
        <w:tc>
          <w:tcPr>
            <w:tcW w:w="1170" w:type="dxa"/>
          </w:tcPr>
          <w:p w14:paraId="1D4D852D" w14:textId="346AFC2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92AA60E" w14:textId="77777777" w:rsidTr="00AA20E5">
        <w:tc>
          <w:tcPr>
            <w:tcW w:w="1255" w:type="dxa"/>
          </w:tcPr>
          <w:p w14:paraId="128C47DA" w14:textId="43FFA2DB" w:rsidR="0024737D" w:rsidRDefault="0024737D" w:rsidP="0024737D">
            <w:pPr>
              <w:jc w:val="center"/>
              <w:rPr>
                <w:szCs w:val="20"/>
              </w:rPr>
            </w:pPr>
            <w:r>
              <w:rPr>
                <w:szCs w:val="20"/>
              </w:rPr>
              <w:t>2503</w:t>
            </w:r>
            <w:r w:rsidRPr="00283A38">
              <w:rPr>
                <w:szCs w:val="20"/>
              </w:rPr>
              <w:t>_0</w:t>
            </w:r>
            <w:r>
              <w:rPr>
                <w:szCs w:val="20"/>
              </w:rPr>
              <w:t>6</w:t>
            </w:r>
          </w:p>
        </w:tc>
        <w:tc>
          <w:tcPr>
            <w:tcW w:w="1080" w:type="dxa"/>
          </w:tcPr>
          <w:p w14:paraId="2AAD41CD" w14:textId="01F9352C"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3C21383" w14:textId="77777777" w:rsidR="0024737D" w:rsidRPr="00487927" w:rsidRDefault="0024737D" w:rsidP="0024737D">
            <w:pPr>
              <w:jc w:val="center"/>
              <w:rPr>
                <w:rFonts w:cstheme="minorHAnsi"/>
                <w:szCs w:val="20"/>
              </w:rPr>
            </w:pPr>
          </w:p>
        </w:tc>
        <w:tc>
          <w:tcPr>
            <w:tcW w:w="1080" w:type="dxa"/>
          </w:tcPr>
          <w:p w14:paraId="577371B7" w14:textId="77777777" w:rsidR="0024737D" w:rsidRPr="00487927" w:rsidRDefault="0024737D" w:rsidP="0024737D">
            <w:pPr>
              <w:jc w:val="center"/>
              <w:rPr>
                <w:rFonts w:cstheme="minorHAnsi"/>
                <w:szCs w:val="20"/>
              </w:rPr>
            </w:pPr>
          </w:p>
        </w:tc>
        <w:tc>
          <w:tcPr>
            <w:tcW w:w="1080" w:type="dxa"/>
          </w:tcPr>
          <w:p w14:paraId="02DE4D41" w14:textId="77777777" w:rsidR="0024737D" w:rsidRPr="00487927" w:rsidRDefault="0024737D" w:rsidP="0024737D">
            <w:pPr>
              <w:jc w:val="center"/>
              <w:rPr>
                <w:rFonts w:cstheme="minorHAnsi"/>
                <w:szCs w:val="20"/>
              </w:rPr>
            </w:pPr>
          </w:p>
        </w:tc>
        <w:tc>
          <w:tcPr>
            <w:tcW w:w="1080" w:type="dxa"/>
          </w:tcPr>
          <w:p w14:paraId="25466CF0" w14:textId="77777777" w:rsidR="0024737D" w:rsidRPr="00487927" w:rsidRDefault="0024737D" w:rsidP="0024737D">
            <w:pPr>
              <w:jc w:val="center"/>
              <w:rPr>
                <w:rFonts w:cstheme="minorHAnsi"/>
                <w:szCs w:val="20"/>
              </w:rPr>
            </w:pPr>
          </w:p>
        </w:tc>
        <w:tc>
          <w:tcPr>
            <w:tcW w:w="1080" w:type="dxa"/>
          </w:tcPr>
          <w:p w14:paraId="19CE011E" w14:textId="77777777" w:rsidR="0024737D" w:rsidRPr="00487927" w:rsidRDefault="0024737D" w:rsidP="0024737D">
            <w:pPr>
              <w:jc w:val="center"/>
              <w:rPr>
                <w:rFonts w:cstheme="minorHAnsi"/>
                <w:szCs w:val="20"/>
              </w:rPr>
            </w:pPr>
          </w:p>
        </w:tc>
        <w:tc>
          <w:tcPr>
            <w:tcW w:w="1170" w:type="dxa"/>
          </w:tcPr>
          <w:p w14:paraId="0F0DA2C9" w14:textId="50799AEC"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08CB821" w14:textId="77777777" w:rsidTr="00AA20E5">
        <w:tc>
          <w:tcPr>
            <w:tcW w:w="1255" w:type="dxa"/>
          </w:tcPr>
          <w:p w14:paraId="65CA5E94" w14:textId="3E00D041" w:rsidR="0024737D" w:rsidRDefault="0024737D" w:rsidP="0024737D">
            <w:pPr>
              <w:jc w:val="center"/>
              <w:rPr>
                <w:szCs w:val="20"/>
              </w:rPr>
            </w:pPr>
            <w:r>
              <w:rPr>
                <w:szCs w:val="20"/>
              </w:rPr>
              <w:t>2503</w:t>
            </w:r>
            <w:r w:rsidRPr="00283A38">
              <w:rPr>
                <w:szCs w:val="20"/>
              </w:rPr>
              <w:t>_0</w:t>
            </w:r>
            <w:r>
              <w:rPr>
                <w:szCs w:val="20"/>
              </w:rPr>
              <w:t>7</w:t>
            </w:r>
          </w:p>
        </w:tc>
        <w:tc>
          <w:tcPr>
            <w:tcW w:w="1080" w:type="dxa"/>
          </w:tcPr>
          <w:p w14:paraId="1F9B4403" w14:textId="7F16DF6B" w:rsidR="0024737D" w:rsidRPr="00283A38" w:rsidRDefault="0024737D" w:rsidP="0024737D">
            <w:pPr>
              <w:jc w:val="center"/>
              <w:rPr>
                <w:rFonts w:cstheme="minorHAnsi"/>
                <w:szCs w:val="20"/>
              </w:rPr>
            </w:pPr>
            <w:r w:rsidRPr="00283A38">
              <w:rPr>
                <w:rFonts w:cstheme="minorHAnsi"/>
                <w:szCs w:val="20"/>
              </w:rPr>
              <w:t>•</w:t>
            </w:r>
          </w:p>
        </w:tc>
        <w:tc>
          <w:tcPr>
            <w:tcW w:w="1080" w:type="dxa"/>
          </w:tcPr>
          <w:p w14:paraId="228CDE50" w14:textId="77777777" w:rsidR="0024737D" w:rsidRPr="00487927" w:rsidRDefault="0024737D" w:rsidP="0024737D">
            <w:pPr>
              <w:jc w:val="center"/>
              <w:rPr>
                <w:rFonts w:cstheme="minorHAnsi"/>
                <w:szCs w:val="20"/>
              </w:rPr>
            </w:pPr>
          </w:p>
        </w:tc>
        <w:tc>
          <w:tcPr>
            <w:tcW w:w="1080" w:type="dxa"/>
          </w:tcPr>
          <w:p w14:paraId="113977E2" w14:textId="77777777" w:rsidR="0024737D" w:rsidRPr="00487927" w:rsidRDefault="0024737D" w:rsidP="0024737D">
            <w:pPr>
              <w:jc w:val="center"/>
              <w:rPr>
                <w:rFonts w:cstheme="minorHAnsi"/>
                <w:szCs w:val="20"/>
              </w:rPr>
            </w:pPr>
          </w:p>
        </w:tc>
        <w:tc>
          <w:tcPr>
            <w:tcW w:w="1080" w:type="dxa"/>
          </w:tcPr>
          <w:p w14:paraId="64B8E441" w14:textId="77777777" w:rsidR="0024737D" w:rsidRPr="00487927" w:rsidRDefault="0024737D" w:rsidP="0024737D">
            <w:pPr>
              <w:jc w:val="center"/>
              <w:rPr>
                <w:rFonts w:cstheme="minorHAnsi"/>
                <w:szCs w:val="20"/>
              </w:rPr>
            </w:pPr>
          </w:p>
        </w:tc>
        <w:tc>
          <w:tcPr>
            <w:tcW w:w="1080" w:type="dxa"/>
          </w:tcPr>
          <w:p w14:paraId="24197293" w14:textId="77777777" w:rsidR="0024737D" w:rsidRPr="00487927" w:rsidRDefault="0024737D" w:rsidP="0024737D">
            <w:pPr>
              <w:jc w:val="center"/>
              <w:rPr>
                <w:rFonts w:cstheme="minorHAnsi"/>
                <w:szCs w:val="20"/>
              </w:rPr>
            </w:pPr>
          </w:p>
        </w:tc>
        <w:tc>
          <w:tcPr>
            <w:tcW w:w="1080" w:type="dxa"/>
          </w:tcPr>
          <w:p w14:paraId="7F4D2686" w14:textId="77777777" w:rsidR="0024737D" w:rsidRPr="00487927" w:rsidRDefault="0024737D" w:rsidP="0024737D">
            <w:pPr>
              <w:jc w:val="center"/>
              <w:rPr>
                <w:rFonts w:cstheme="minorHAnsi"/>
                <w:szCs w:val="20"/>
              </w:rPr>
            </w:pPr>
          </w:p>
        </w:tc>
        <w:tc>
          <w:tcPr>
            <w:tcW w:w="1170" w:type="dxa"/>
          </w:tcPr>
          <w:p w14:paraId="4DCBDA90" w14:textId="2B861956"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747452E" w14:textId="77777777" w:rsidTr="00AA20E5">
        <w:tc>
          <w:tcPr>
            <w:tcW w:w="1255" w:type="dxa"/>
          </w:tcPr>
          <w:p w14:paraId="454199A5" w14:textId="437D8F7F" w:rsidR="0024737D" w:rsidRDefault="0024737D" w:rsidP="0024737D">
            <w:pPr>
              <w:jc w:val="center"/>
              <w:rPr>
                <w:szCs w:val="20"/>
              </w:rPr>
            </w:pPr>
            <w:r>
              <w:rPr>
                <w:szCs w:val="20"/>
              </w:rPr>
              <w:t>2503</w:t>
            </w:r>
            <w:r w:rsidRPr="00283A38">
              <w:rPr>
                <w:szCs w:val="20"/>
              </w:rPr>
              <w:t>_0</w:t>
            </w:r>
            <w:r>
              <w:rPr>
                <w:szCs w:val="20"/>
              </w:rPr>
              <w:t>8</w:t>
            </w:r>
          </w:p>
        </w:tc>
        <w:tc>
          <w:tcPr>
            <w:tcW w:w="1080" w:type="dxa"/>
          </w:tcPr>
          <w:p w14:paraId="00B037C5" w14:textId="18DA4571" w:rsidR="0024737D" w:rsidRPr="00283A38" w:rsidRDefault="0024737D" w:rsidP="0024737D">
            <w:pPr>
              <w:jc w:val="center"/>
              <w:rPr>
                <w:rFonts w:cstheme="minorHAnsi"/>
                <w:szCs w:val="20"/>
              </w:rPr>
            </w:pPr>
            <w:r w:rsidRPr="00283A38">
              <w:rPr>
                <w:rFonts w:cstheme="minorHAnsi"/>
                <w:szCs w:val="20"/>
              </w:rPr>
              <w:t>•</w:t>
            </w:r>
          </w:p>
        </w:tc>
        <w:tc>
          <w:tcPr>
            <w:tcW w:w="1080" w:type="dxa"/>
          </w:tcPr>
          <w:p w14:paraId="03583878" w14:textId="77777777" w:rsidR="0024737D" w:rsidRPr="00487927" w:rsidRDefault="0024737D" w:rsidP="0024737D">
            <w:pPr>
              <w:jc w:val="center"/>
              <w:rPr>
                <w:rFonts w:cstheme="minorHAnsi"/>
                <w:szCs w:val="20"/>
              </w:rPr>
            </w:pPr>
          </w:p>
        </w:tc>
        <w:tc>
          <w:tcPr>
            <w:tcW w:w="1080" w:type="dxa"/>
          </w:tcPr>
          <w:p w14:paraId="6A7AF409" w14:textId="77777777" w:rsidR="0024737D" w:rsidRPr="00487927" w:rsidRDefault="0024737D" w:rsidP="0024737D">
            <w:pPr>
              <w:jc w:val="center"/>
              <w:rPr>
                <w:rFonts w:cstheme="minorHAnsi"/>
                <w:szCs w:val="20"/>
              </w:rPr>
            </w:pPr>
          </w:p>
        </w:tc>
        <w:tc>
          <w:tcPr>
            <w:tcW w:w="1080" w:type="dxa"/>
          </w:tcPr>
          <w:p w14:paraId="09F0FB8F" w14:textId="77777777" w:rsidR="0024737D" w:rsidRPr="00487927" w:rsidRDefault="0024737D" w:rsidP="0024737D">
            <w:pPr>
              <w:jc w:val="center"/>
              <w:rPr>
                <w:rFonts w:cstheme="minorHAnsi"/>
                <w:szCs w:val="20"/>
              </w:rPr>
            </w:pPr>
          </w:p>
        </w:tc>
        <w:tc>
          <w:tcPr>
            <w:tcW w:w="1080" w:type="dxa"/>
          </w:tcPr>
          <w:p w14:paraId="7CEF61F4" w14:textId="77777777" w:rsidR="0024737D" w:rsidRPr="00487927" w:rsidRDefault="0024737D" w:rsidP="0024737D">
            <w:pPr>
              <w:jc w:val="center"/>
              <w:rPr>
                <w:rFonts w:cstheme="minorHAnsi"/>
                <w:szCs w:val="20"/>
              </w:rPr>
            </w:pPr>
          </w:p>
        </w:tc>
        <w:tc>
          <w:tcPr>
            <w:tcW w:w="1080" w:type="dxa"/>
          </w:tcPr>
          <w:p w14:paraId="068DD903" w14:textId="77777777" w:rsidR="0024737D" w:rsidRPr="00487927" w:rsidRDefault="0024737D" w:rsidP="0024737D">
            <w:pPr>
              <w:jc w:val="center"/>
              <w:rPr>
                <w:rFonts w:cstheme="minorHAnsi"/>
                <w:szCs w:val="20"/>
              </w:rPr>
            </w:pPr>
          </w:p>
        </w:tc>
        <w:tc>
          <w:tcPr>
            <w:tcW w:w="1170" w:type="dxa"/>
          </w:tcPr>
          <w:p w14:paraId="0ACAF5E0" w14:textId="08A6C3DD"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46021B3" w14:textId="77777777" w:rsidTr="00AA20E5">
        <w:tc>
          <w:tcPr>
            <w:tcW w:w="1255" w:type="dxa"/>
          </w:tcPr>
          <w:p w14:paraId="2E7DB2F2" w14:textId="6647CA1D" w:rsidR="0024737D" w:rsidRDefault="0024737D" w:rsidP="0024737D">
            <w:pPr>
              <w:jc w:val="center"/>
              <w:rPr>
                <w:szCs w:val="20"/>
              </w:rPr>
            </w:pPr>
            <w:r>
              <w:rPr>
                <w:szCs w:val="20"/>
              </w:rPr>
              <w:t>2504</w:t>
            </w:r>
            <w:r w:rsidRPr="00283A38">
              <w:rPr>
                <w:szCs w:val="20"/>
              </w:rPr>
              <w:t>_0</w:t>
            </w:r>
            <w:r>
              <w:rPr>
                <w:szCs w:val="20"/>
              </w:rPr>
              <w:t>1</w:t>
            </w:r>
          </w:p>
        </w:tc>
        <w:tc>
          <w:tcPr>
            <w:tcW w:w="1080" w:type="dxa"/>
          </w:tcPr>
          <w:p w14:paraId="2746B9AB" w14:textId="46F97AD0"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F4DA119" w14:textId="77777777" w:rsidR="0024737D" w:rsidRPr="00487927" w:rsidRDefault="0024737D" w:rsidP="0024737D">
            <w:pPr>
              <w:jc w:val="center"/>
              <w:rPr>
                <w:rFonts w:cstheme="minorHAnsi"/>
                <w:szCs w:val="20"/>
              </w:rPr>
            </w:pPr>
          </w:p>
        </w:tc>
        <w:tc>
          <w:tcPr>
            <w:tcW w:w="1080" w:type="dxa"/>
          </w:tcPr>
          <w:p w14:paraId="402A1CF7" w14:textId="77777777" w:rsidR="0024737D" w:rsidRPr="00487927" w:rsidRDefault="0024737D" w:rsidP="0024737D">
            <w:pPr>
              <w:jc w:val="center"/>
              <w:rPr>
                <w:rFonts w:cstheme="minorHAnsi"/>
                <w:szCs w:val="20"/>
              </w:rPr>
            </w:pPr>
          </w:p>
        </w:tc>
        <w:tc>
          <w:tcPr>
            <w:tcW w:w="1080" w:type="dxa"/>
          </w:tcPr>
          <w:p w14:paraId="2AA60440" w14:textId="77777777" w:rsidR="0024737D" w:rsidRPr="00487927" w:rsidRDefault="0024737D" w:rsidP="0024737D">
            <w:pPr>
              <w:jc w:val="center"/>
              <w:rPr>
                <w:rFonts w:cstheme="minorHAnsi"/>
                <w:szCs w:val="20"/>
              </w:rPr>
            </w:pPr>
          </w:p>
        </w:tc>
        <w:tc>
          <w:tcPr>
            <w:tcW w:w="1080" w:type="dxa"/>
          </w:tcPr>
          <w:p w14:paraId="3DFDE0E5" w14:textId="77777777" w:rsidR="0024737D" w:rsidRPr="00487927" w:rsidRDefault="0024737D" w:rsidP="0024737D">
            <w:pPr>
              <w:jc w:val="center"/>
              <w:rPr>
                <w:rFonts w:cstheme="minorHAnsi"/>
                <w:szCs w:val="20"/>
              </w:rPr>
            </w:pPr>
          </w:p>
        </w:tc>
        <w:tc>
          <w:tcPr>
            <w:tcW w:w="1080" w:type="dxa"/>
          </w:tcPr>
          <w:p w14:paraId="4FA97C45" w14:textId="77777777" w:rsidR="0024737D" w:rsidRPr="00487927" w:rsidRDefault="0024737D" w:rsidP="0024737D">
            <w:pPr>
              <w:jc w:val="center"/>
              <w:rPr>
                <w:rFonts w:cstheme="minorHAnsi"/>
                <w:szCs w:val="20"/>
              </w:rPr>
            </w:pPr>
          </w:p>
        </w:tc>
        <w:tc>
          <w:tcPr>
            <w:tcW w:w="1170" w:type="dxa"/>
          </w:tcPr>
          <w:p w14:paraId="34113D0E" w14:textId="4DD383AA" w:rsidR="0024737D" w:rsidRPr="00283A38" w:rsidRDefault="0024737D" w:rsidP="0024737D">
            <w:pPr>
              <w:jc w:val="center"/>
              <w:rPr>
                <w:rFonts w:cstheme="minorHAnsi"/>
                <w:szCs w:val="20"/>
              </w:rPr>
            </w:pPr>
            <w:r w:rsidRPr="00283A38">
              <w:rPr>
                <w:rFonts w:cstheme="minorHAnsi"/>
                <w:szCs w:val="20"/>
              </w:rPr>
              <w:t>•</w:t>
            </w:r>
          </w:p>
        </w:tc>
      </w:tr>
      <w:tr w:rsidR="0024737D" w:rsidRPr="00487927" w14:paraId="7E75EBBC" w14:textId="77777777" w:rsidTr="00AA20E5">
        <w:tc>
          <w:tcPr>
            <w:tcW w:w="1255" w:type="dxa"/>
          </w:tcPr>
          <w:p w14:paraId="00357E95" w14:textId="6CC1BA18" w:rsidR="0024737D" w:rsidRDefault="0024737D" w:rsidP="0024737D">
            <w:pPr>
              <w:jc w:val="center"/>
              <w:rPr>
                <w:szCs w:val="20"/>
              </w:rPr>
            </w:pPr>
            <w:r>
              <w:rPr>
                <w:szCs w:val="20"/>
              </w:rPr>
              <w:t>2504</w:t>
            </w:r>
            <w:r w:rsidRPr="00283A38">
              <w:rPr>
                <w:szCs w:val="20"/>
              </w:rPr>
              <w:t>_0</w:t>
            </w:r>
            <w:r>
              <w:rPr>
                <w:szCs w:val="20"/>
              </w:rPr>
              <w:t>2</w:t>
            </w:r>
          </w:p>
        </w:tc>
        <w:tc>
          <w:tcPr>
            <w:tcW w:w="1080" w:type="dxa"/>
          </w:tcPr>
          <w:p w14:paraId="1F45C61D" w14:textId="0CE184FC"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2CE11EA" w14:textId="77777777" w:rsidR="0024737D" w:rsidRPr="00487927" w:rsidRDefault="0024737D" w:rsidP="0024737D">
            <w:pPr>
              <w:jc w:val="center"/>
              <w:rPr>
                <w:rFonts w:cstheme="minorHAnsi"/>
                <w:szCs w:val="20"/>
              </w:rPr>
            </w:pPr>
          </w:p>
        </w:tc>
        <w:tc>
          <w:tcPr>
            <w:tcW w:w="1080" w:type="dxa"/>
          </w:tcPr>
          <w:p w14:paraId="46921BE5" w14:textId="77777777" w:rsidR="0024737D" w:rsidRPr="00487927" w:rsidRDefault="0024737D" w:rsidP="0024737D">
            <w:pPr>
              <w:jc w:val="center"/>
              <w:rPr>
                <w:rFonts w:cstheme="minorHAnsi"/>
                <w:szCs w:val="20"/>
              </w:rPr>
            </w:pPr>
          </w:p>
        </w:tc>
        <w:tc>
          <w:tcPr>
            <w:tcW w:w="1080" w:type="dxa"/>
          </w:tcPr>
          <w:p w14:paraId="6E44EA85" w14:textId="77777777" w:rsidR="0024737D" w:rsidRPr="00487927" w:rsidRDefault="0024737D" w:rsidP="0024737D">
            <w:pPr>
              <w:jc w:val="center"/>
              <w:rPr>
                <w:rFonts w:cstheme="minorHAnsi"/>
                <w:szCs w:val="20"/>
              </w:rPr>
            </w:pPr>
          </w:p>
        </w:tc>
        <w:tc>
          <w:tcPr>
            <w:tcW w:w="1080" w:type="dxa"/>
          </w:tcPr>
          <w:p w14:paraId="64E5D159" w14:textId="77777777" w:rsidR="0024737D" w:rsidRPr="00487927" w:rsidRDefault="0024737D" w:rsidP="0024737D">
            <w:pPr>
              <w:jc w:val="center"/>
              <w:rPr>
                <w:rFonts w:cstheme="minorHAnsi"/>
                <w:szCs w:val="20"/>
              </w:rPr>
            </w:pPr>
          </w:p>
        </w:tc>
        <w:tc>
          <w:tcPr>
            <w:tcW w:w="1080" w:type="dxa"/>
          </w:tcPr>
          <w:p w14:paraId="5F9D25DC" w14:textId="77777777" w:rsidR="0024737D" w:rsidRPr="00487927" w:rsidRDefault="0024737D" w:rsidP="0024737D">
            <w:pPr>
              <w:jc w:val="center"/>
              <w:rPr>
                <w:rFonts w:cstheme="minorHAnsi"/>
                <w:szCs w:val="20"/>
              </w:rPr>
            </w:pPr>
          </w:p>
        </w:tc>
        <w:tc>
          <w:tcPr>
            <w:tcW w:w="1170" w:type="dxa"/>
          </w:tcPr>
          <w:p w14:paraId="2AC263A8" w14:textId="466EF922"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7974EAC" w14:textId="77777777" w:rsidTr="001F7A76">
        <w:tc>
          <w:tcPr>
            <w:tcW w:w="1255" w:type="dxa"/>
          </w:tcPr>
          <w:p w14:paraId="0267B4C7" w14:textId="13072198" w:rsidR="0024737D" w:rsidRPr="00283A38" w:rsidRDefault="0024737D" w:rsidP="0024737D">
            <w:pPr>
              <w:jc w:val="center"/>
              <w:rPr>
                <w:szCs w:val="20"/>
              </w:rPr>
            </w:pPr>
            <w:r>
              <w:rPr>
                <w:szCs w:val="20"/>
              </w:rPr>
              <w:t>2504</w:t>
            </w:r>
            <w:r w:rsidRPr="00283A38">
              <w:rPr>
                <w:szCs w:val="20"/>
              </w:rPr>
              <w:t>_0</w:t>
            </w:r>
            <w:r>
              <w:rPr>
                <w:szCs w:val="20"/>
              </w:rPr>
              <w:t>3</w:t>
            </w:r>
          </w:p>
        </w:tc>
        <w:tc>
          <w:tcPr>
            <w:tcW w:w="1080" w:type="dxa"/>
          </w:tcPr>
          <w:p w14:paraId="5F8EE259" w14:textId="77777777" w:rsidR="0024737D" w:rsidRPr="00487927" w:rsidRDefault="0024737D" w:rsidP="0024737D">
            <w:pPr>
              <w:jc w:val="center"/>
              <w:rPr>
                <w:rFonts w:cstheme="minorHAnsi"/>
                <w:szCs w:val="20"/>
              </w:rPr>
            </w:pPr>
            <w:r w:rsidRPr="00283A38">
              <w:rPr>
                <w:rFonts w:cstheme="minorHAnsi"/>
                <w:szCs w:val="20"/>
              </w:rPr>
              <w:t>•</w:t>
            </w:r>
          </w:p>
        </w:tc>
        <w:tc>
          <w:tcPr>
            <w:tcW w:w="1080" w:type="dxa"/>
          </w:tcPr>
          <w:p w14:paraId="078E690C" w14:textId="77777777" w:rsidR="0024737D" w:rsidRPr="00487927" w:rsidRDefault="0024737D" w:rsidP="0024737D">
            <w:pPr>
              <w:jc w:val="center"/>
              <w:rPr>
                <w:rFonts w:cstheme="minorHAnsi"/>
                <w:szCs w:val="20"/>
              </w:rPr>
            </w:pPr>
          </w:p>
        </w:tc>
        <w:tc>
          <w:tcPr>
            <w:tcW w:w="1080" w:type="dxa"/>
          </w:tcPr>
          <w:p w14:paraId="7D60AD60" w14:textId="77777777" w:rsidR="0024737D" w:rsidRPr="00487927" w:rsidRDefault="0024737D" w:rsidP="0024737D">
            <w:pPr>
              <w:jc w:val="center"/>
              <w:rPr>
                <w:rFonts w:cstheme="minorHAnsi"/>
                <w:szCs w:val="20"/>
              </w:rPr>
            </w:pPr>
          </w:p>
        </w:tc>
        <w:tc>
          <w:tcPr>
            <w:tcW w:w="1080" w:type="dxa"/>
          </w:tcPr>
          <w:p w14:paraId="00E828AD" w14:textId="77777777" w:rsidR="0024737D" w:rsidRPr="00487927" w:rsidRDefault="0024737D" w:rsidP="0024737D">
            <w:pPr>
              <w:jc w:val="center"/>
              <w:rPr>
                <w:rFonts w:cstheme="minorHAnsi"/>
                <w:szCs w:val="20"/>
              </w:rPr>
            </w:pPr>
          </w:p>
        </w:tc>
        <w:tc>
          <w:tcPr>
            <w:tcW w:w="1080" w:type="dxa"/>
          </w:tcPr>
          <w:p w14:paraId="656D1E6E" w14:textId="77777777" w:rsidR="0024737D" w:rsidRPr="00487927" w:rsidRDefault="0024737D" w:rsidP="0024737D">
            <w:pPr>
              <w:jc w:val="center"/>
              <w:rPr>
                <w:rFonts w:cstheme="minorHAnsi"/>
                <w:szCs w:val="20"/>
              </w:rPr>
            </w:pPr>
          </w:p>
        </w:tc>
        <w:tc>
          <w:tcPr>
            <w:tcW w:w="1080" w:type="dxa"/>
          </w:tcPr>
          <w:p w14:paraId="26355AE6" w14:textId="77777777" w:rsidR="0024737D" w:rsidRPr="00487927" w:rsidRDefault="0024737D" w:rsidP="0024737D">
            <w:pPr>
              <w:jc w:val="center"/>
              <w:rPr>
                <w:rFonts w:cstheme="minorHAnsi"/>
                <w:szCs w:val="20"/>
              </w:rPr>
            </w:pPr>
          </w:p>
        </w:tc>
        <w:tc>
          <w:tcPr>
            <w:tcW w:w="1170" w:type="dxa"/>
          </w:tcPr>
          <w:p w14:paraId="67ECEEF0" w14:textId="77777777" w:rsidR="0024737D" w:rsidRPr="00487927" w:rsidRDefault="0024737D" w:rsidP="0024737D">
            <w:pPr>
              <w:jc w:val="center"/>
              <w:rPr>
                <w:rFonts w:cstheme="minorHAnsi"/>
                <w:szCs w:val="20"/>
              </w:rPr>
            </w:pPr>
            <w:r w:rsidRPr="00283A38">
              <w:rPr>
                <w:rFonts w:cstheme="minorHAnsi"/>
                <w:szCs w:val="20"/>
              </w:rPr>
              <w:t>•</w:t>
            </w:r>
          </w:p>
        </w:tc>
      </w:tr>
      <w:tr w:rsidR="0024737D" w:rsidRPr="00487927" w14:paraId="6048A396" w14:textId="77777777" w:rsidTr="001F7A76">
        <w:tc>
          <w:tcPr>
            <w:tcW w:w="1255" w:type="dxa"/>
          </w:tcPr>
          <w:p w14:paraId="52B1DC06" w14:textId="0EDD50AD" w:rsidR="0024737D" w:rsidRDefault="0024737D" w:rsidP="0024737D">
            <w:pPr>
              <w:jc w:val="center"/>
              <w:rPr>
                <w:szCs w:val="20"/>
              </w:rPr>
            </w:pPr>
            <w:r>
              <w:rPr>
                <w:szCs w:val="20"/>
              </w:rPr>
              <w:t>2504</w:t>
            </w:r>
            <w:r w:rsidRPr="00283A38">
              <w:rPr>
                <w:szCs w:val="20"/>
              </w:rPr>
              <w:t>_0</w:t>
            </w:r>
            <w:r>
              <w:rPr>
                <w:szCs w:val="20"/>
              </w:rPr>
              <w:t>4</w:t>
            </w:r>
          </w:p>
        </w:tc>
        <w:tc>
          <w:tcPr>
            <w:tcW w:w="1080" w:type="dxa"/>
          </w:tcPr>
          <w:p w14:paraId="0C52AD39"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5ACC0B6B" w14:textId="77777777" w:rsidR="0024737D" w:rsidRPr="00487927" w:rsidRDefault="0024737D" w:rsidP="0024737D">
            <w:pPr>
              <w:jc w:val="center"/>
              <w:rPr>
                <w:rFonts w:cstheme="minorHAnsi"/>
                <w:szCs w:val="20"/>
              </w:rPr>
            </w:pPr>
          </w:p>
        </w:tc>
        <w:tc>
          <w:tcPr>
            <w:tcW w:w="1080" w:type="dxa"/>
          </w:tcPr>
          <w:p w14:paraId="60DEEC0C" w14:textId="77777777" w:rsidR="0024737D" w:rsidRPr="00487927" w:rsidRDefault="0024737D" w:rsidP="0024737D">
            <w:pPr>
              <w:jc w:val="center"/>
              <w:rPr>
                <w:rFonts w:cstheme="minorHAnsi"/>
                <w:szCs w:val="20"/>
              </w:rPr>
            </w:pPr>
          </w:p>
        </w:tc>
        <w:tc>
          <w:tcPr>
            <w:tcW w:w="1080" w:type="dxa"/>
          </w:tcPr>
          <w:p w14:paraId="631282F1" w14:textId="77777777" w:rsidR="0024737D" w:rsidRPr="00487927" w:rsidRDefault="0024737D" w:rsidP="0024737D">
            <w:pPr>
              <w:jc w:val="center"/>
              <w:rPr>
                <w:rFonts w:cstheme="minorHAnsi"/>
                <w:szCs w:val="20"/>
              </w:rPr>
            </w:pPr>
          </w:p>
        </w:tc>
        <w:tc>
          <w:tcPr>
            <w:tcW w:w="1080" w:type="dxa"/>
          </w:tcPr>
          <w:p w14:paraId="583637AF" w14:textId="77777777" w:rsidR="0024737D" w:rsidRPr="00487927" w:rsidRDefault="0024737D" w:rsidP="0024737D">
            <w:pPr>
              <w:jc w:val="center"/>
              <w:rPr>
                <w:rFonts w:cstheme="minorHAnsi"/>
                <w:szCs w:val="20"/>
              </w:rPr>
            </w:pPr>
          </w:p>
        </w:tc>
        <w:tc>
          <w:tcPr>
            <w:tcW w:w="1080" w:type="dxa"/>
          </w:tcPr>
          <w:p w14:paraId="33031023" w14:textId="77777777" w:rsidR="0024737D" w:rsidRPr="00487927" w:rsidRDefault="0024737D" w:rsidP="0024737D">
            <w:pPr>
              <w:jc w:val="center"/>
              <w:rPr>
                <w:rFonts w:cstheme="minorHAnsi"/>
                <w:szCs w:val="20"/>
              </w:rPr>
            </w:pPr>
          </w:p>
        </w:tc>
        <w:tc>
          <w:tcPr>
            <w:tcW w:w="1170" w:type="dxa"/>
          </w:tcPr>
          <w:p w14:paraId="178EE735" w14:textId="77777777" w:rsidR="0024737D" w:rsidRPr="00283A38" w:rsidRDefault="0024737D" w:rsidP="0024737D">
            <w:pPr>
              <w:jc w:val="center"/>
              <w:rPr>
                <w:rFonts w:cstheme="minorHAnsi"/>
                <w:szCs w:val="20"/>
              </w:rPr>
            </w:pPr>
            <w:r w:rsidRPr="00283A38">
              <w:rPr>
                <w:rFonts w:cstheme="minorHAnsi"/>
                <w:szCs w:val="20"/>
              </w:rPr>
              <w:t>•</w:t>
            </w:r>
          </w:p>
        </w:tc>
      </w:tr>
      <w:tr w:rsidR="003367EB" w:rsidRPr="00487927" w14:paraId="2D2D65FA" w14:textId="77777777" w:rsidTr="003A7C36">
        <w:tc>
          <w:tcPr>
            <w:tcW w:w="1255" w:type="dxa"/>
          </w:tcPr>
          <w:p w14:paraId="1394A735" w14:textId="4B34E58F" w:rsidR="003367EB" w:rsidRDefault="003367EB" w:rsidP="003A7C36">
            <w:pPr>
              <w:jc w:val="center"/>
              <w:rPr>
                <w:szCs w:val="20"/>
              </w:rPr>
            </w:pPr>
            <w:r>
              <w:rPr>
                <w:szCs w:val="20"/>
              </w:rPr>
              <w:t>2504</w:t>
            </w:r>
            <w:r w:rsidRPr="00283A38">
              <w:rPr>
                <w:szCs w:val="20"/>
              </w:rPr>
              <w:t>_0</w:t>
            </w:r>
            <w:r>
              <w:rPr>
                <w:szCs w:val="20"/>
              </w:rPr>
              <w:t>5</w:t>
            </w:r>
          </w:p>
        </w:tc>
        <w:tc>
          <w:tcPr>
            <w:tcW w:w="1080" w:type="dxa"/>
          </w:tcPr>
          <w:p w14:paraId="48DF4F81" w14:textId="77777777" w:rsidR="003367EB" w:rsidRPr="00283A38" w:rsidRDefault="003367EB" w:rsidP="003A7C36">
            <w:pPr>
              <w:jc w:val="center"/>
              <w:rPr>
                <w:rFonts w:cstheme="minorHAnsi"/>
                <w:szCs w:val="20"/>
              </w:rPr>
            </w:pPr>
            <w:r w:rsidRPr="00283A38">
              <w:rPr>
                <w:rFonts w:cstheme="minorHAnsi"/>
                <w:szCs w:val="20"/>
              </w:rPr>
              <w:t>•</w:t>
            </w:r>
          </w:p>
        </w:tc>
        <w:tc>
          <w:tcPr>
            <w:tcW w:w="1080" w:type="dxa"/>
          </w:tcPr>
          <w:p w14:paraId="39F9EAFE" w14:textId="77777777" w:rsidR="003367EB" w:rsidRPr="00487927" w:rsidRDefault="003367EB" w:rsidP="003A7C36">
            <w:pPr>
              <w:jc w:val="center"/>
              <w:rPr>
                <w:rFonts w:cstheme="minorHAnsi"/>
                <w:szCs w:val="20"/>
              </w:rPr>
            </w:pPr>
          </w:p>
        </w:tc>
        <w:tc>
          <w:tcPr>
            <w:tcW w:w="1080" w:type="dxa"/>
          </w:tcPr>
          <w:p w14:paraId="43B8F807" w14:textId="77777777" w:rsidR="003367EB" w:rsidRPr="00487927" w:rsidRDefault="003367EB" w:rsidP="003A7C36">
            <w:pPr>
              <w:jc w:val="center"/>
              <w:rPr>
                <w:rFonts w:cstheme="minorHAnsi"/>
                <w:szCs w:val="20"/>
              </w:rPr>
            </w:pPr>
          </w:p>
        </w:tc>
        <w:tc>
          <w:tcPr>
            <w:tcW w:w="1080" w:type="dxa"/>
          </w:tcPr>
          <w:p w14:paraId="2A0FF1A5" w14:textId="77777777" w:rsidR="003367EB" w:rsidRPr="00487927" w:rsidRDefault="003367EB" w:rsidP="003A7C36">
            <w:pPr>
              <w:jc w:val="center"/>
              <w:rPr>
                <w:rFonts w:cstheme="minorHAnsi"/>
                <w:szCs w:val="20"/>
              </w:rPr>
            </w:pPr>
          </w:p>
        </w:tc>
        <w:tc>
          <w:tcPr>
            <w:tcW w:w="1080" w:type="dxa"/>
          </w:tcPr>
          <w:p w14:paraId="40B61D42" w14:textId="77777777" w:rsidR="003367EB" w:rsidRPr="00487927" w:rsidRDefault="003367EB" w:rsidP="003A7C36">
            <w:pPr>
              <w:jc w:val="center"/>
              <w:rPr>
                <w:rFonts w:cstheme="minorHAnsi"/>
                <w:szCs w:val="20"/>
              </w:rPr>
            </w:pPr>
          </w:p>
        </w:tc>
        <w:tc>
          <w:tcPr>
            <w:tcW w:w="1080" w:type="dxa"/>
          </w:tcPr>
          <w:p w14:paraId="258D5069" w14:textId="77777777" w:rsidR="003367EB" w:rsidRPr="00487927" w:rsidRDefault="003367EB" w:rsidP="003A7C36">
            <w:pPr>
              <w:jc w:val="center"/>
              <w:rPr>
                <w:rFonts w:cstheme="minorHAnsi"/>
                <w:szCs w:val="20"/>
              </w:rPr>
            </w:pPr>
          </w:p>
        </w:tc>
        <w:tc>
          <w:tcPr>
            <w:tcW w:w="1170" w:type="dxa"/>
          </w:tcPr>
          <w:p w14:paraId="3952810B" w14:textId="77777777" w:rsidR="003367EB" w:rsidRPr="00283A38" w:rsidRDefault="003367EB" w:rsidP="003A7C36">
            <w:pPr>
              <w:jc w:val="center"/>
              <w:rPr>
                <w:rFonts w:cstheme="minorHAnsi"/>
                <w:szCs w:val="20"/>
              </w:rPr>
            </w:pPr>
            <w:r w:rsidRPr="00283A38">
              <w:rPr>
                <w:rFonts w:cstheme="minorHAnsi"/>
                <w:szCs w:val="20"/>
              </w:rPr>
              <w:t>•</w:t>
            </w:r>
          </w:p>
        </w:tc>
      </w:tr>
      <w:tr w:rsidR="0024737D" w:rsidRPr="00487927" w14:paraId="557B4975" w14:textId="77777777" w:rsidTr="001F7A76">
        <w:tc>
          <w:tcPr>
            <w:tcW w:w="1255" w:type="dxa"/>
          </w:tcPr>
          <w:p w14:paraId="5303E22A" w14:textId="6090FFAC" w:rsidR="0024737D" w:rsidRDefault="0024737D" w:rsidP="0024737D">
            <w:pPr>
              <w:jc w:val="center"/>
              <w:rPr>
                <w:szCs w:val="20"/>
              </w:rPr>
            </w:pPr>
            <w:r>
              <w:rPr>
                <w:szCs w:val="20"/>
              </w:rPr>
              <w:t>2505</w:t>
            </w:r>
            <w:r w:rsidRPr="00283A38">
              <w:rPr>
                <w:szCs w:val="20"/>
              </w:rPr>
              <w:t>_0</w:t>
            </w:r>
            <w:r>
              <w:rPr>
                <w:szCs w:val="20"/>
              </w:rPr>
              <w:t>1</w:t>
            </w:r>
          </w:p>
        </w:tc>
        <w:tc>
          <w:tcPr>
            <w:tcW w:w="1080" w:type="dxa"/>
          </w:tcPr>
          <w:p w14:paraId="57083775"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714457F2" w14:textId="77777777" w:rsidR="0024737D" w:rsidRPr="00487927" w:rsidRDefault="0024737D" w:rsidP="0024737D">
            <w:pPr>
              <w:jc w:val="center"/>
              <w:rPr>
                <w:rFonts w:cstheme="minorHAnsi"/>
                <w:szCs w:val="20"/>
              </w:rPr>
            </w:pPr>
          </w:p>
        </w:tc>
        <w:tc>
          <w:tcPr>
            <w:tcW w:w="1080" w:type="dxa"/>
          </w:tcPr>
          <w:p w14:paraId="65EED3F3" w14:textId="77777777" w:rsidR="0024737D" w:rsidRPr="00487927" w:rsidRDefault="0024737D" w:rsidP="0024737D">
            <w:pPr>
              <w:jc w:val="center"/>
              <w:rPr>
                <w:rFonts w:cstheme="minorHAnsi"/>
                <w:szCs w:val="20"/>
              </w:rPr>
            </w:pPr>
          </w:p>
        </w:tc>
        <w:tc>
          <w:tcPr>
            <w:tcW w:w="1080" w:type="dxa"/>
          </w:tcPr>
          <w:p w14:paraId="164606FE" w14:textId="77777777" w:rsidR="0024737D" w:rsidRPr="00487927" w:rsidRDefault="0024737D" w:rsidP="0024737D">
            <w:pPr>
              <w:jc w:val="center"/>
              <w:rPr>
                <w:rFonts w:cstheme="minorHAnsi"/>
                <w:szCs w:val="20"/>
              </w:rPr>
            </w:pPr>
          </w:p>
        </w:tc>
        <w:tc>
          <w:tcPr>
            <w:tcW w:w="1080" w:type="dxa"/>
          </w:tcPr>
          <w:p w14:paraId="1786FF77" w14:textId="77777777" w:rsidR="0024737D" w:rsidRPr="00487927" w:rsidRDefault="0024737D" w:rsidP="0024737D">
            <w:pPr>
              <w:jc w:val="center"/>
              <w:rPr>
                <w:rFonts w:cstheme="minorHAnsi"/>
                <w:szCs w:val="20"/>
              </w:rPr>
            </w:pPr>
          </w:p>
        </w:tc>
        <w:tc>
          <w:tcPr>
            <w:tcW w:w="1080" w:type="dxa"/>
          </w:tcPr>
          <w:p w14:paraId="31032CC2" w14:textId="77777777" w:rsidR="0024737D" w:rsidRPr="00487927" w:rsidRDefault="0024737D" w:rsidP="0024737D">
            <w:pPr>
              <w:jc w:val="center"/>
              <w:rPr>
                <w:rFonts w:cstheme="minorHAnsi"/>
                <w:szCs w:val="20"/>
              </w:rPr>
            </w:pPr>
          </w:p>
        </w:tc>
        <w:tc>
          <w:tcPr>
            <w:tcW w:w="1170" w:type="dxa"/>
          </w:tcPr>
          <w:p w14:paraId="61D8CE9D"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2F7FF61C" w14:textId="77777777" w:rsidTr="001F7A76">
        <w:tc>
          <w:tcPr>
            <w:tcW w:w="1255" w:type="dxa"/>
          </w:tcPr>
          <w:p w14:paraId="75BDE0F9" w14:textId="448CE6A1" w:rsidR="0024737D" w:rsidRDefault="0024737D" w:rsidP="0024737D">
            <w:pPr>
              <w:jc w:val="center"/>
              <w:rPr>
                <w:szCs w:val="20"/>
              </w:rPr>
            </w:pPr>
            <w:r>
              <w:rPr>
                <w:szCs w:val="20"/>
              </w:rPr>
              <w:t>2505</w:t>
            </w:r>
            <w:r w:rsidRPr="00283A38">
              <w:rPr>
                <w:szCs w:val="20"/>
              </w:rPr>
              <w:t>_0</w:t>
            </w:r>
            <w:r>
              <w:rPr>
                <w:szCs w:val="20"/>
              </w:rPr>
              <w:t>2</w:t>
            </w:r>
          </w:p>
        </w:tc>
        <w:tc>
          <w:tcPr>
            <w:tcW w:w="1080" w:type="dxa"/>
          </w:tcPr>
          <w:p w14:paraId="106C97A3"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31020056" w14:textId="77777777" w:rsidR="0024737D" w:rsidRPr="00487927" w:rsidRDefault="0024737D" w:rsidP="0024737D">
            <w:pPr>
              <w:jc w:val="center"/>
              <w:rPr>
                <w:rFonts w:cstheme="minorHAnsi"/>
                <w:szCs w:val="20"/>
              </w:rPr>
            </w:pPr>
          </w:p>
        </w:tc>
        <w:tc>
          <w:tcPr>
            <w:tcW w:w="1080" w:type="dxa"/>
          </w:tcPr>
          <w:p w14:paraId="34D3BEF5" w14:textId="77777777" w:rsidR="0024737D" w:rsidRPr="00487927" w:rsidRDefault="0024737D" w:rsidP="0024737D">
            <w:pPr>
              <w:jc w:val="center"/>
              <w:rPr>
                <w:rFonts w:cstheme="minorHAnsi"/>
                <w:szCs w:val="20"/>
              </w:rPr>
            </w:pPr>
          </w:p>
        </w:tc>
        <w:tc>
          <w:tcPr>
            <w:tcW w:w="1080" w:type="dxa"/>
          </w:tcPr>
          <w:p w14:paraId="3A517D11" w14:textId="77777777" w:rsidR="0024737D" w:rsidRPr="00487927" w:rsidRDefault="0024737D" w:rsidP="0024737D">
            <w:pPr>
              <w:jc w:val="center"/>
              <w:rPr>
                <w:rFonts w:cstheme="minorHAnsi"/>
                <w:szCs w:val="20"/>
              </w:rPr>
            </w:pPr>
          </w:p>
        </w:tc>
        <w:tc>
          <w:tcPr>
            <w:tcW w:w="1080" w:type="dxa"/>
          </w:tcPr>
          <w:p w14:paraId="6337DAA0" w14:textId="77777777" w:rsidR="0024737D" w:rsidRPr="00487927" w:rsidRDefault="0024737D" w:rsidP="0024737D">
            <w:pPr>
              <w:jc w:val="center"/>
              <w:rPr>
                <w:rFonts w:cstheme="minorHAnsi"/>
                <w:szCs w:val="20"/>
              </w:rPr>
            </w:pPr>
          </w:p>
        </w:tc>
        <w:tc>
          <w:tcPr>
            <w:tcW w:w="1080" w:type="dxa"/>
          </w:tcPr>
          <w:p w14:paraId="70CB2A14" w14:textId="77777777" w:rsidR="0024737D" w:rsidRPr="00487927" w:rsidRDefault="0024737D" w:rsidP="0024737D">
            <w:pPr>
              <w:jc w:val="center"/>
              <w:rPr>
                <w:rFonts w:cstheme="minorHAnsi"/>
                <w:szCs w:val="20"/>
              </w:rPr>
            </w:pPr>
          </w:p>
        </w:tc>
        <w:tc>
          <w:tcPr>
            <w:tcW w:w="1170" w:type="dxa"/>
          </w:tcPr>
          <w:p w14:paraId="3D1A2811"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1D6F0758" w14:textId="77777777" w:rsidTr="001F7A76">
        <w:tc>
          <w:tcPr>
            <w:tcW w:w="1255" w:type="dxa"/>
          </w:tcPr>
          <w:p w14:paraId="5B115328" w14:textId="67B3C8F1" w:rsidR="0024737D" w:rsidRDefault="0024737D" w:rsidP="0024737D">
            <w:pPr>
              <w:jc w:val="center"/>
              <w:rPr>
                <w:szCs w:val="20"/>
              </w:rPr>
            </w:pPr>
            <w:r>
              <w:rPr>
                <w:szCs w:val="20"/>
              </w:rPr>
              <w:t>2505</w:t>
            </w:r>
            <w:r w:rsidRPr="00283A38">
              <w:rPr>
                <w:szCs w:val="20"/>
              </w:rPr>
              <w:t>_0</w:t>
            </w:r>
            <w:r>
              <w:rPr>
                <w:szCs w:val="20"/>
              </w:rPr>
              <w:t>3</w:t>
            </w:r>
          </w:p>
        </w:tc>
        <w:tc>
          <w:tcPr>
            <w:tcW w:w="1080" w:type="dxa"/>
          </w:tcPr>
          <w:p w14:paraId="42B00E35"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771DD793" w14:textId="77777777" w:rsidR="0024737D" w:rsidRPr="00487927" w:rsidRDefault="0024737D" w:rsidP="0024737D">
            <w:pPr>
              <w:jc w:val="center"/>
              <w:rPr>
                <w:rFonts w:cstheme="minorHAnsi"/>
                <w:szCs w:val="20"/>
              </w:rPr>
            </w:pPr>
          </w:p>
        </w:tc>
        <w:tc>
          <w:tcPr>
            <w:tcW w:w="1080" w:type="dxa"/>
          </w:tcPr>
          <w:p w14:paraId="4EE417D0" w14:textId="77777777" w:rsidR="0024737D" w:rsidRPr="00487927" w:rsidRDefault="0024737D" w:rsidP="0024737D">
            <w:pPr>
              <w:jc w:val="center"/>
              <w:rPr>
                <w:rFonts w:cstheme="minorHAnsi"/>
                <w:szCs w:val="20"/>
              </w:rPr>
            </w:pPr>
          </w:p>
        </w:tc>
        <w:tc>
          <w:tcPr>
            <w:tcW w:w="1080" w:type="dxa"/>
          </w:tcPr>
          <w:p w14:paraId="1F7278AE" w14:textId="77777777" w:rsidR="0024737D" w:rsidRPr="00487927" w:rsidRDefault="0024737D" w:rsidP="0024737D">
            <w:pPr>
              <w:jc w:val="center"/>
              <w:rPr>
                <w:rFonts w:cstheme="minorHAnsi"/>
                <w:szCs w:val="20"/>
              </w:rPr>
            </w:pPr>
          </w:p>
        </w:tc>
        <w:tc>
          <w:tcPr>
            <w:tcW w:w="1080" w:type="dxa"/>
          </w:tcPr>
          <w:p w14:paraId="058C7731" w14:textId="77777777" w:rsidR="0024737D" w:rsidRPr="00487927" w:rsidRDefault="0024737D" w:rsidP="0024737D">
            <w:pPr>
              <w:jc w:val="center"/>
              <w:rPr>
                <w:rFonts w:cstheme="minorHAnsi"/>
                <w:szCs w:val="20"/>
              </w:rPr>
            </w:pPr>
          </w:p>
        </w:tc>
        <w:tc>
          <w:tcPr>
            <w:tcW w:w="1080" w:type="dxa"/>
          </w:tcPr>
          <w:p w14:paraId="78C54D51" w14:textId="77777777" w:rsidR="0024737D" w:rsidRPr="00487927" w:rsidRDefault="0024737D" w:rsidP="0024737D">
            <w:pPr>
              <w:jc w:val="center"/>
              <w:rPr>
                <w:rFonts w:cstheme="minorHAnsi"/>
                <w:szCs w:val="20"/>
              </w:rPr>
            </w:pPr>
          </w:p>
        </w:tc>
        <w:tc>
          <w:tcPr>
            <w:tcW w:w="1170" w:type="dxa"/>
          </w:tcPr>
          <w:p w14:paraId="4434174F"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0B2B03CF" w14:textId="77777777" w:rsidTr="001F7A76">
        <w:tc>
          <w:tcPr>
            <w:tcW w:w="1255" w:type="dxa"/>
          </w:tcPr>
          <w:p w14:paraId="4779860C" w14:textId="24FCD057" w:rsidR="0024737D" w:rsidRDefault="0024737D" w:rsidP="0024737D">
            <w:pPr>
              <w:jc w:val="center"/>
              <w:rPr>
                <w:szCs w:val="20"/>
              </w:rPr>
            </w:pPr>
            <w:r>
              <w:rPr>
                <w:szCs w:val="20"/>
              </w:rPr>
              <w:t>2505</w:t>
            </w:r>
            <w:r w:rsidRPr="00283A38">
              <w:rPr>
                <w:szCs w:val="20"/>
              </w:rPr>
              <w:t>_0</w:t>
            </w:r>
            <w:r>
              <w:rPr>
                <w:szCs w:val="20"/>
              </w:rPr>
              <w:t>4</w:t>
            </w:r>
          </w:p>
        </w:tc>
        <w:tc>
          <w:tcPr>
            <w:tcW w:w="1080" w:type="dxa"/>
          </w:tcPr>
          <w:p w14:paraId="1C18545A" w14:textId="77777777" w:rsidR="0024737D" w:rsidRPr="00283A38" w:rsidRDefault="0024737D" w:rsidP="0024737D">
            <w:pPr>
              <w:jc w:val="center"/>
              <w:rPr>
                <w:rFonts w:cstheme="minorHAnsi"/>
                <w:szCs w:val="20"/>
              </w:rPr>
            </w:pPr>
            <w:r w:rsidRPr="00283A38">
              <w:rPr>
                <w:rFonts w:cstheme="minorHAnsi"/>
                <w:szCs w:val="20"/>
              </w:rPr>
              <w:t>•</w:t>
            </w:r>
          </w:p>
        </w:tc>
        <w:tc>
          <w:tcPr>
            <w:tcW w:w="1080" w:type="dxa"/>
          </w:tcPr>
          <w:p w14:paraId="6C68B9F0" w14:textId="77777777" w:rsidR="0024737D" w:rsidRPr="00487927" w:rsidRDefault="0024737D" w:rsidP="0024737D">
            <w:pPr>
              <w:jc w:val="center"/>
              <w:rPr>
                <w:rFonts w:cstheme="minorHAnsi"/>
                <w:szCs w:val="20"/>
              </w:rPr>
            </w:pPr>
          </w:p>
        </w:tc>
        <w:tc>
          <w:tcPr>
            <w:tcW w:w="1080" w:type="dxa"/>
          </w:tcPr>
          <w:p w14:paraId="08B223B4" w14:textId="77777777" w:rsidR="0024737D" w:rsidRPr="00487927" w:rsidRDefault="0024737D" w:rsidP="0024737D">
            <w:pPr>
              <w:jc w:val="center"/>
              <w:rPr>
                <w:rFonts w:cstheme="minorHAnsi"/>
                <w:szCs w:val="20"/>
              </w:rPr>
            </w:pPr>
          </w:p>
        </w:tc>
        <w:tc>
          <w:tcPr>
            <w:tcW w:w="1080" w:type="dxa"/>
          </w:tcPr>
          <w:p w14:paraId="35105914" w14:textId="77777777" w:rsidR="0024737D" w:rsidRPr="00487927" w:rsidRDefault="0024737D" w:rsidP="0024737D">
            <w:pPr>
              <w:jc w:val="center"/>
              <w:rPr>
                <w:rFonts w:cstheme="minorHAnsi"/>
                <w:szCs w:val="20"/>
              </w:rPr>
            </w:pPr>
          </w:p>
        </w:tc>
        <w:tc>
          <w:tcPr>
            <w:tcW w:w="1080" w:type="dxa"/>
          </w:tcPr>
          <w:p w14:paraId="4F361FF1" w14:textId="77777777" w:rsidR="0024737D" w:rsidRPr="00487927" w:rsidRDefault="0024737D" w:rsidP="0024737D">
            <w:pPr>
              <w:jc w:val="center"/>
              <w:rPr>
                <w:rFonts w:cstheme="minorHAnsi"/>
                <w:szCs w:val="20"/>
              </w:rPr>
            </w:pPr>
          </w:p>
        </w:tc>
        <w:tc>
          <w:tcPr>
            <w:tcW w:w="1080" w:type="dxa"/>
          </w:tcPr>
          <w:p w14:paraId="6A744BEC" w14:textId="77777777" w:rsidR="0024737D" w:rsidRPr="00487927" w:rsidRDefault="0024737D" w:rsidP="0024737D">
            <w:pPr>
              <w:jc w:val="center"/>
              <w:rPr>
                <w:rFonts w:cstheme="minorHAnsi"/>
                <w:szCs w:val="20"/>
              </w:rPr>
            </w:pPr>
          </w:p>
        </w:tc>
        <w:tc>
          <w:tcPr>
            <w:tcW w:w="1170" w:type="dxa"/>
          </w:tcPr>
          <w:p w14:paraId="0A9181BE" w14:textId="77777777" w:rsidR="0024737D" w:rsidRPr="00283A38" w:rsidRDefault="0024737D" w:rsidP="0024737D">
            <w:pPr>
              <w:jc w:val="center"/>
              <w:rPr>
                <w:rFonts w:cstheme="minorHAnsi"/>
                <w:szCs w:val="20"/>
              </w:rPr>
            </w:pPr>
            <w:r w:rsidRPr="00283A38">
              <w:rPr>
                <w:rFonts w:cstheme="minorHAnsi"/>
                <w:szCs w:val="20"/>
              </w:rPr>
              <w:t>•</w:t>
            </w:r>
          </w:p>
        </w:tc>
      </w:tr>
      <w:tr w:rsidR="0024737D" w:rsidRPr="00487927" w14:paraId="31D5D0F9" w14:textId="77777777" w:rsidTr="001F7A76">
        <w:tc>
          <w:tcPr>
            <w:tcW w:w="1255" w:type="dxa"/>
          </w:tcPr>
          <w:p w14:paraId="4E39B539" w14:textId="77777777" w:rsidR="0024737D" w:rsidRDefault="0024737D" w:rsidP="0024737D">
            <w:pPr>
              <w:jc w:val="center"/>
              <w:rPr>
                <w:szCs w:val="20"/>
              </w:rPr>
            </w:pPr>
          </w:p>
        </w:tc>
        <w:tc>
          <w:tcPr>
            <w:tcW w:w="1080" w:type="dxa"/>
          </w:tcPr>
          <w:p w14:paraId="16EA2E3E" w14:textId="77777777" w:rsidR="0024737D" w:rsidRPr="00283A38" w:rsidRDefault="0024737D" w:rsidP="0024737D">
            <w:pPr>
              <w:jc w:val="center"/>
              <w:rPr>
                <w:rFonts w:cstheme="minorHAnsi"/>
                <w:szCs w:val="20"/>
              </w:rPr>
            </w:pPr>
          </w:p>
        </w:tc>
        <w:tc>
          <w:tcPr>
            <w:tcW w:w="1080" w:type="dxa"/>
          </w:tcPr>
          <w:p w14:paraId="30FCAE88" w14:textId="77777777" w:rsidR="0024737D" w:rsidRPr="00487927" w:rsidRDefault="0024737D" w:rsidP="0024737D">
            <w:pPr>
              <w:jc w:val="center"/>
              <w:rPr>
                <w:rFonts w:cstheme="minorHAnsi"/>
                <w:szCs w:val="20"/>
              </w:rPr>
            </w:pPr>
          </w:p>
        </w:tc>
        <w:tc>
          <w:tcPr>
            <w:tcW w:w="1080" w:type="dxa"/>
          </w:tcPr>
          <w:p w14:paraId="68C05F1C" w14:textId="77777777" w:rsidR="0024737D" w:rsidRPr="00487927" w:rsidRDefault="0024737D" w:rsidP="0024737D">
            <w:pPr>
              <w:jc w:val="center"/>
              <w:rPr>
                <w:rFonts w:cstheme="minorHAnsi"/>
                <w:szCs w:val="20"/>
              </w:rPr>
            </w:pPr>
          </w:p>
        </w:tc>
        <w:tc>
          <w:tcPr>
            <w:tcW w:w="1080" w:type="dxa"/>
          </w:tcPr>
          <w:p w14:paraId="370DAEDB" w14:textId="77777777" w:rsidR="0024737D" w:rsidRPr="00487927" w:rsidRDefault="0024737D" w:rsidP="0024737D">
            <w:pPr>
              <w:jc w:val="center"/>
              <w:rPr>
                <w:rFonts w:cstheme="minorHAnsi"/>
                <w:szCs w:val="20"/>
              </w:rPr>
            </w:pPr>
          </w:p>
        </w:tc>
        <w:tc>
          <w:tcPr>
            <w:tcW w:w="1080" w:type="dxa"/>
          </w:tcPr>
          <w:p w14:paraId="22F9E0CD" w14:textId="77777777" w:rsidR="0024737D" w:rsidRPr="00487927" w:rsidRDefault="0024737D" w:rsidP="0024737D">
            <w:pPr>
              <w:jc w:val="center"/>
              <w:rPr>
                <w:rFonts w:cstheme="minorHAnsi"/>
                <w:szCs w:val="20"/>
              </w:rPr>
            </w:pPr>
          </w:p>
        </w:tc>
        <w:tc>
          <w:tcPr>
            <w:tcW w:w="1080" w:type="dxa"/>
          </w:tcPr>
          <w:p w14:paraId="6731D8C2" w14:textId="77777777" w:rsidR="0024737D" w:rsidRPr="00487927" w:rsidRDefault="0024737D" w:rsidP="0024737D">
            <w:pPr>
              <w:jc w:val="center"/>
              <w:rPr>
                <w:rFonts w:cstheme="minorHAnsi"/>
                <w:szCs w:val="20"/>
              </w:rPr>
            </w:pPr>
          </w:p>
        </w:tc>
        <w:tc>
          <w:tcPr>
            <w:tcW w:w="1170" w:type="dxa"/>
          </w:tcPr>
          <w:p w14:paraId="7E5584D5" w14:textId="77777777" w:rsidR="0024737D" w:rsidRPr="00283A38" w:rsidRDefault="0024737D" w:rsidP="0024737D">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052CFD">
      <w:headerReference w:type="default" r:id="rId240"/>
      <w:footerReference w:type="default" r:id="rId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0E913" w14:textId="77777777" w:rsidR="007F1822" w:rsidRDefault="007F1822" w:rsidP="00BF55ED">
      <w:pPr>
        <w:spacing w:after="0" w:line="240" w:lineRule="auto"/>
      </w:pPr>
      <w:r>
        <w:separator/>
      </w:r>
    </w:p>
  </w:endnote>
  <w:endnote w:type="continuationSeparator" w:id="0">
    <w:p w14:paraId="7F37C150" w14:textId="77777777" w:rsidR="007F1822" w:rsidRDefault="007F1822" w:rsidP="00BF55ED">
      <w:pPr>
        <w:spacing w:after="0" w:line="240" w:lineRule="auto"/>
      </w:pPr>
      <w:r>
        <w:continuationSeparator/>
      </w:r>
    </w:p>
  </w:endnote>
  <w:endnote w:type="continuationNotice" w:id="1">
    <w:p w14:paraId="312AF4D6" w14:textId="77777777" w:rsidR="007F1822" w:rsidRDefault="007F18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4467"/>
      <w:docPartObj>
        <w:docPartGallery w:val="Page Numbers (Bottom of Page)"/>
        <w:docPartUnique/>
      </w:docPartObj>
    </w:sdtPr>
    <w:sdtEndPr/>
    <w:sdtContent>
      <w:p w14:paraId="1ED25A37" w14:textId="2393508C" w:rsidR="003A7C36" w:rsidRDefault="003A7C36">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6DBBAFD" w14:textId="77777777" w:rsidR="003A7C36" w:rsidRDefault="003A7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F7952" w14:textId="77777777" w:rsidR="007F1822" w:rsidRDefault="007F1822" w:rsidP="00BF55ED">
      <w:pPr>
        <w:spacing w:after="0" w:line="240" w:lineRule="auto"/>
      </w:pPr>
      <w:r>
        <w:separator/>
      </w:r>
    </w:p>
  </w:footnote>
  <w:footnote w:type="continuationSeparator" w:id="0">
    <w:p w14:paraId="4CD6229B" w14:textId="77777777" w:rsidR="007F1822" w:rsidRDefault="007F1822" w:rsidP="00BF55ED">
      <w:pPr>
        <w:spacing w:after="0" w:line="240" w:lineRule="auto"/>
      </w:pPr>
      <w:r>
        <w:continuationSeparator/>
      </w:r>
    </w:p>
  </w:footnote>
  <w:footnote w:type="continuationNotice" w:id="1">
    <w:p w14:paraId="1D8580C7" w14:textId="77777777" w:rsidR="007F1822" w:rsidRDefault="007F18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0"/>
      </w:rPr>
      <w:id w:val="1083721892"/>
      <w:docPartObj>
        <w:docPartGallery w:val="Page Numbers (Top of Page)"/>
        <w:docPartUnique/>
      </w:docPartObj>
    </w:sdtPr>
    <w:sdtEndPr>
      <w:rPr>
        <w:noProof/>
      </w:rPr>
    </w:sdtEndPr>
    <w:sdtContent>
      <w:p w14:paraId="18EAE808" w14:textId="297475F3" w:rsidR="003A7C36" w:rsidRPr="000D7C2E" w:rsidRDefault="003A7C36" w:rsidP="002038C9">
        <w:pPr>
          <w:pStyle w:val="Header"/>
          <w:tabs>
            <w:tab w:val="clear" w:pos="4680"/>
          </w:tabs>
          <w:rPr>
            <w:szCs w:val="20"/>
          </w:rPr>
        </w:pPr>
        <w:r>
          <w:rPr>
            <w:i/>
            <w:noProof/>
            <w:szCs w:val="20"/>
          </w:rPr>
          <w:t>3MF Test Specification</w:t>
        </w:r>
        <w:r w:rsidRPr="000D7C2E">
          <w:rPr>
            <w:szCs w:val="20"/>
          </w:rPr>
          <w:tab/>
        </w:r>
        <w:r>
          <w:rPr>
            <w:szCs w:val="20"/>
          </w:rPr>
          <w:t>Copyright 3MF Consortium 2020</w:t>
        </w:r>
      </w:p>
    </w:sdtContent>
  </w:sdt>
  <w:p w14:paraId="02981226" w14:textId="24602EAA" w:rsidR="003A7C36" w:rsidRPr="002038C9" w:rsidRDefault="003A7C36"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98B6EAE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582580D"/>
    <w:multiLevelType w:val="hybridMultilevel"/>
    <w:tmpl w:val="8AD0C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817256"/>
    <w:multiLevelType w:val="hybridMultilevel"/>
    <w:tmpl w:val="1CB220DC"/>
    <w:lvl w:ilvl="0" w:tplc="0368002C">
      <w:start w:val="1"/>
      <w:numFmt w:val="decimalZero"/>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5"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4"/>
  </w:num>
  <w:num w:numId="6">
    <w:abstractNumId w:val="3"/>
  </w:num>
  <w:num w:numId="7">
    <w:abstractNumId w:val="5"/>
  </w:num>
  <w:num w:numId="8">
    <w:abstractNumId w:val="7"/>
  </w:num>
  <w:num w:numId="9">
    <w:abstractNumId w:val="2"/>
  </w:num>
  <w:num w:numId="10">
    <w:abstractNumId w:val="12"/>
  </w:num>
  <w:num w:numId="11">
    <w:abstractNumId w:val="9"/>
  </w:num>
  <w:num w:numId="12">
    <w:abstractNumId w:val="1"/>
  </w:num>
  <w:num w:numId="13">
    <w:abstractNumId w:val="11"/>
  </w:num>
  <w:num w:numId="14">
    <w:abstractNumId w:val="15"/>
  </w:num>
  <w:num w:numId="15">
    <w:abstractNumId w:val="6"/>
  </w:num>
  <w:num w:numId="16">
    <w:abstractNumId w:val="1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uber, Jim">
    <w15:presenceInfo w15:providerId="AD" w15:userId="S::jimzuber@qualitylogic.com::18d3aa07-8bc8-4a41-8408-9b7a21b4a5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F5"/>
    <w:rsid w:val="00000450"/>
    <w:rsid w:val="00000B9B"/>
    <w:rsid w:val="00000C3C"/>
    <w:rsid w:val="000019BF"/>
    <w:rsid w:val="00002050"/>
    <w:rsid w:val="000020A9"/>
    <w:rsid w:val="000025EB"/>
    <w:rsid w:val="000046E2"/>
    <w:rsid w:val="0000470B"/>
    <w:rsid w:val="00004E5C"/>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677"/>
    <w:rsid w:val="00014850"/>
    <w:rsid w:val="000149C1"/>
    <w:rsid w:val="00014BF8"/>
    <w:rsid w:val="00015000"/>
    <w:rsid w:val="000159E7"/>
    <w:rsid w:val="00015C93"/>
    <w:rsid w:val="00015F72"/>
    <w:rsid w:val="000166CA"/>
    <w:rsid w:val="000179C4"/>
    <w:rsid w:val="000202BE"/>
    <w:rsid w:val="0002030A"/>
    <w:rsid w:val="0002050C"/>
    <w:rsid w:val="000205A5"/>
    <w:rsid w:val="00021782"/>
    <w:rsid w:val="00021B4F"/>
    <w:rsid w:val="000220E9"/>
    <w:rsid w:val="000228EE"/>
    <w:rsid w:val="00022CA1"/>
    <w:rsid w:val="00022D9D"/>
    <w:rsid w:val="000238AA"/>
    <w:rsid w:val="00024C5F"/>
    <w:rsid w:val="00025AF9"/>
    <w:rsid w:val="00026216"/>
    <w:rsid w:val="000265BA"/>
    <w:rsid w:val="00026AA6"/>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2CFD"/>
    <w:rsid w:val="0005360B"/>
    <w:rsid w:val="00053621"/>
    <w:rsid w:val="0005401D"/>
    <w:rsid w:val="00054121"/>
    <w:rsid w:val="000546D4"/>
    <w:rsid w:val="000547C8"/>
    <w:rsid w:val="00054D02"/>
    <w:rsid w:val="00055507"/>
    <w:rsid w:val="00055CFD"/>
    <w:rsid w:val="00055E79"/>
    <w:rsid w:val="0005644F"/>
    <w:rsid w:val="000567C9"/>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534"/>
    <w:rsid w:val="000669BE"/>
    <w:rsid w:val="00066C00"/>
    <w:rsid w:val="00070716"/>
    <w:rsid w:val="000709B2"/>
    <w:rsid w:val="0007102C"/>
    <w:rsid w:val="0007119F"/>
    <w:rsid w:val="00071452"/>
    <w:rsid w:val="00071761"/>
    <w:rsid w:val="0007195E"/>
    <w:rsid w:val="000720CA"/>
    <w:rsid w:val="000723DC"/>
    <w:rsid w:val="00072F52"/>
    <w:rsid w:val="0007333A"/>
    <w:rsid w:val="00074069"/>
    <w:rsid w:val="00074275"/>
    <w:rsid w:val="0007436A"/>
    <w:rsid w:val="0007442E"/>
    <w:rsid w:val="00074C90"/>
    <w:rsid w:val="000751AB"/>
    <w:rsid w:val="0007546C"/>
    <w:rsid w:val="00075529"/>
    <w:rsid w:val="000767FE"/>
    <w:rsid w:val="00076E89"/>
    <w:rsid w:val="00077B24"/>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119"/>
    <w:rsid w:val="00094921"/>
    <w:rsid w:val="00094D02"/>
    <w:rsid w:val="00095CD4"/>
    <w:rsid w:val="00095E3B"/>
    <w:rsid w:val="00097088"/>
    <w:rsid w:val="00097666"/>
    <w:rsid w:val="000A05C9"/>
    <w:rsid w:val="000A067B"/>
    <w:rsid w:val="000A112E"/>
    <w:rsid w:val="000A119F"/>
    <w:rsid w:val="000A2261"/>
    <w:rsid w:val="000A2F32"/>
    <w:rsid w:val="000A3E72"/>
    <w:rsid w:val="000A46FD"/>
    <w:rsid w:val="000A4C63"/>
    <w:rsid w:val="000A4F06"/>
    <w:rsid w:val="000A53BF"/>
    <w:rsid w:val="000A5B28"/>
    <w:rsid w:val="000A673D"/>
    <w:rsid w:val="000A74DF"/>
    <w:rsid w:val="000A759F"/>
    <w:rsid w:val="000A7890"/>
    <w:rsid w:val="000B0BA2"/>
    <w:rsid w:val="000B123E"/>
    <w:rsid w:val="000B147D"/>
    <w:rsid w:val="000B1800"/>
    <w:rsid w:val="000B18BE"/>
    <w:rsid w:val="000B1929"/>
    <w:rsid w:val="000B1B88"/>
    <w:rsid w:val="000B20E7"/>
    <w:rsid w:val="000B21D2"/>
    <w:rsid w:val="000B2258"/>
    <w:rsid w:val="000B25DB"/>
    <w:rsid w:val="000B2890"/>
    <w:rsid w:val="000B2D0D"/>
    <w:rsid w:val="000B3784"/>
    <w:rsid w:val="000B3ED8"/>
    <w:rsid w:val="000B3F61"/>
    <w:rsid w:val="000B4063"/>
    <w:rsid w:val="000B455B"/>
    <w:rsid w:val="000B498E"/>
    <w:rsid w:val="000B5DCD"/>
    <w:rsid w:val="000B5EBF"/>
    <w:rsid w:val="000B66F9"/>
    <w:rsid w:val="000B6C70"/>
    <w:rsid w:val="000B7581"/>
    <w:rsid w:val="000B787E"/>
    <w:rsid w:val="000C057F"/>
    <w:rsid w:val="000C0647"/>
    <w:rsid w:val="000C0AB3"/>
    <w:rsid w:val="000C0DC0"/>
    <w:rsid w:val="000C1727"/>
    <w:rsid w:val="000C2268"/>
    <w:rsid w:val="000C24BF"/>
    <w:rsid w:val="000C25E8"/>
    <w:rsid w:val="000C26B3"/>
    <w:rsid w:val="000C2865"/>
    <w:rsid w:val="000C2D93"/>
    <w:rsid w:val="000C2F53"/>
    <w:rsid w:val="000C4052"/>
    <w:rsid w:val="000C4C35"/>
    <w:rsid w:val="000C565C"/>
    <w:rsid w:val="000C59A4"/>
    <w:rsid w:val="000D00F0"/>
    <w:rsid w:val="000D012F"/>
    <w:rsid w:val="000D0577"/>
    <w:rsid w:val="000D1003"/>
    <w:rsid w:val="000D16E5"/>
    <w:rsid w:val="000D1FFD"/>
    <w:rsid w:val="000D2C49"/>
    <w:rsid w:val="000D3730"/>
    <w:rsid w:val="000D37C9"/>
    <w:rsid w:val="000D4163"/>
    <w:rsid w:val="000D448F"/>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E41"/>
    <w:rsid w:val="000E3F4C"/>
    <w:rsid w:val="000E47E4"/>
    <w:rsid w:val="000E487C"/>
    <w:rsid w:val="000E4D85"/>
    <w:rsid w:val="000E5081"/>
    <w:rsid w:val="000E50C1"/>
    <w:rsid w:val="000E5174"/>
    <w:rsid w:val="000E543D"/>
    <w:rsid w:val="000E5BC4"/>
    <w:rsid w:val="000E6510"/>
    <w:rsid w:val="000E67C2"/>
    <w:rsid w:val="000E7251"/>
    <w:rsid w:val="000E76A1"/>
    <w:rsid w:val="000E791F"/>
    <w:rsid w:val="000F070B"/>
    <w:rsid w:val="000F103B"/>
    <w:rsid w:val="000F1AD2"/>
    <w:rsid w:val="000F2100"/>
    <w:rsid w:val="000F3469"/>
    <w:rsid w:val="000F3809"/>
    <w:rsid w:val="000F3A80"/>
    <w:rsid w:val="000F3C1B"/>
    <w:rsid w:val="000F42DB"/>
    <w:rsid w:val="000F4890"/>
    <w:rsid w:val="000F589C"/>
    <w:rsid w:val="000F59DC"/>
    <w:rsid w:val="000F639A"/>
    <w:rsid w:val="000F63B1"/>
    <w:rsid w:val="000F6CC3"/>
    <w:rsid w:val="000F71CC"/>
    <w:rsid w:val="000F75CF"/>
    <w:rsid w:val="000F775D"/>
    <w:rsid w:val="000F7BCA"/>
    <w:rsid w:val="0010040E"/>
    <w:rsid w:val="00100929"/>
    <w:rsid w:val="00100D62"/>
    <w:rsid w:val="00100E3D"/>
    <w:rsid w:val="00100E3F"/>
    <w:rsid w:val="001012F2"/>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3A99"/>
    <w:rsid w:val="00114D65"/>
    <w:rsid w:val="00116175"/>
    <w:rsid w:val="00116A65"/>
    <w:rsid w:val="00116F6D"/>
    <w:rsid w:val="00117E3C"/>
    <w:rsid w:val="001200CF"/>
    <w:rsid w:val="00120C9F"/>
    <w:rsid w:val="00120D87"/>
    <w:rsid w:val="00120EF1"/>
    <w:rsid w:val="00120F15"/>
    <w:rsid w:val="00121873"/>
    <w:rsid w:val="00121C76"/>
    <w:rsid w:val="00121D6C"/>
    <w:rsid w:val="00121E63"/>
    <w:rsid w:val="0012217F"/>
    <w:rsid w:val="001225E9"/>
    <w:rsid w:val="001229AC"/>
    <w:rsid w:val="00122CA2"/>
    <w:rsid w:val="00122DF5"/>
    <w:rsid w:val="00123486"/>
    <w:rsid w:val="001238CA"/>
    <w:rsid w:val="00123A29"/>
    <w:rsid w:val="00124100"/>
    <w:rsid w:val="0012483E"/>
    <w:rsid w:val="0012509A"/>
    <w:rsid w:val="00125577"/>
    <w:rsid w:val="00125883"/>
    <w:rsid w:val="00125F18"/>
    <w:rsid w:val="00125F23"/>
    <w:rsid w:val="001260AD"/>
    <w:rsid w:val="001262B8"/>
    <w:rsid w:val="00126331"/>
    <w:rsid w:val="0012693A"/>
    <w:rsid w:val="00126B11"/>
    <w:rsid w:val="001270EF"/>
    <w:rsid w:val="001273EF"/>
    <w:rsid w:val="001275E4"/>
    <w:rsid w:val="00127DD4"/>
    <w:rsid w:val="00130012"/>
    <w:rsid w:val="00130960"/>
    <w:rsid w:val="00130B87"/>
    <w:rsid w:val="00130FD1"/>
    <w:rsid w:val="00131979"/>
    <w:rsid w:val="00131D70"/>
    <w:rsid w:val="00131EF4"/>
    <w:rsid w:val="00132768"/>
    <w:rsid w:val="00134803"/>
    <w:rsid w:val="001361A1"/>
    <w:rsid w:val="001369FC"/>
    <w:rsid w:val="00136EC8"/>
    <w:rsid w:val="00140912"/>
    <w:rsid w:val="00141D8C"/>
    <w:rsid w:val="00142427"/>
    <w:rsid w:val="001425C0"/>
    <w:rsid w:val="00142838"/>
    <w:rsid w:val="00143090"/>
    <w:rsid w:val="001437AA"/>
    <w:rsid w:val="00143E74"/>
    <w:rsid w:val="00144846"/>
    <w:rsid w:val="00144B4F"/>
    <w:rsid w:val="00144DD4"/>
    <w:rsid w:val="00144F7E"/>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B5B"/>
    <w:rsid w:val="00157F82"/>
    <w:rsid w:val="001604C9"/>
    <w:rsid w:val="00160E2B"/>
    <w:rsid w:val="00161160"/>
    <w:rsid w:val="001628A3"/>
    <w:rsid w:val="00163B11"/>
    <w:rsid w:val="00163CD8"/>
    <w:rsid w:val="00163E97"/>
    <w:rsid w:val="0016461E"/>
    <w:rsid w:val="00164D8A"/>
    <w:rsid w:val="00165544"/>
    <w:rsid w:val="00165585"/>
    <w:rsid w:val="00165835"/>
    <w:rsid w:val="0016622A"/>
    <w:rsid w:val="00166261"/>
    <w:rsid w:val="001662CB"/>
    <w:rsid w:val="001667AA"/>
    <w:rsid w:val="00166862"/>
    <w:rsid w:val="00166E08"/>
    <w:rsid w:val="001674EE"/>
    <w:rsid w:val="001679D3"/>
    <w:rsid w:val="001700BA"/>
    <w:rsid w:val="0017046A"/>
    <w:rsid w:val="0017069E"/>
    <w:rsid w:val="0017103B"/>
    <w:rsid w:val="00171EDC"/>
    <w:rsid w:val="00172106"/>
    <w:rsid w:val="00172DCC"/>
    <w:rsid w:val="001733AA"/>
    <w:rsid w:val="00173711"/>
    <w:rsid w:val="0017389C"/>
    <w:rsid w:val="00174215"/>
    <w:rsid w:val="001746CD"/>
    <w:rsid w:val="00174E01"/>
    <w:rsid w:val="001758E5"/>
    <w:rsid w:val="00175E10"/>
    <w:rsid w:val="00176281"/>
    <w:rsid w:val="00176604"/>
    <w:rsid w:val="00176CAC"/>
    <w:rsid w:val="00176DB9"/>
    <w:rsid w:val="001777DF"/>
    <w:rsid w:val="0018011D"/>
    <w:rsid w:val="00180530"/>
    <w:rsid w:val="0018088C"/>
    <w:rsid w:val="00180BAD"/>
    <w:rsid w:val="00181697"/>
    <w:rsid w:val="00182417"/>
    <w:rsid w:val="00182F9F"/>
    <w:rsid w:val="001855DA"/>
    <w:rsid w:val="001866A2"/>
    <w:rsid w:val="00187251"/>
    <w:rsid w:val="001874FB"/>
    <w:rsid w:val="00187546"/>
    <w:rsid w:val="00190385"/>
    <w:rsid w:val="001904C5"/>
    <w:rsid w:val="0019141B"/>
    <w:rsid w:val="00192439"/>
    <w:rsid w:val="00193005"/>
    <w:rsid w:val="00193301"/>
    <w:rsid w:val="001935BD"/>
    <w:rsid w:val="001936FD"/>
    <w:rsid w:val="00193A43"/>
    <w:rsid w:val="00194337"/>
    <w:rsid w:val="001945A9"/>
    <w:rsid w:val="00195B65"/>
    <w:rsid w:val="00195FB0"/>
    <w:rsid w:val="0019652C"/>
    <w:rsid w:val="00196578"/>
    <w:rsid w:val="00196C13"/>
    <w:rsid w:val="00197764"/>
    <w:rsid w:val="001A010B"/>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5A1C"/>
    <w:rsid w:val="001A691C"/>
    <w:rsid w:val="001A76DE"/>
    <w:rsid w:val="001A785A"/>
    <w:rsid w:val="001A7A76"/>
    <w:rsid w:val="001A7DB5"/>
    <w:rsid w:val="001B0766"/>
    <w:rsid w:val="001B0CFF"/>
    <w:rsid w:val="001B3DF7"/>
    <w:rsid w:val="001B40F5"/>
    <w:rsid w:val="001B418F"/>
    <w:rsid w:val="001B42D9"/>
    <w:rsid w:val="001B488B"/>
    <w:rsid w:val="001B57C2"/>
    <w:rsid w:val="001B6FAA"/>
    <w:rsid w:val="001B70A4"/>
    <w:rsid w:val="001B7F7B"/>
    <w:rsid w:val="001C00E2"/>
    <w:rsid w:val="001C04F8"/>
    <w:rsid w:val="001C08C7"/>
    <w:rsid w:val="001C13CC"/>
    <w:rsid w:val="001C140B"/>
    <w:rsid w:val="001C1EE0"/>
    <w:rsid w:val="001C2291"/>
    <w:rsid w:val="001C271C"/>
    <w:rsid w:val="001C29AB"/>
    <w:rsid w:val="001C3283"/>
    <w:rsid w:val="001C35E9"/>
    <w:rsid w:val="001C3B25"/>
    <w:rsid w:val="001C4231"/>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0AC3"/>
    <w:rsid w:val="001E16C4"/>
    <w:rsid w:val="001E16FF"/>
    <w:rsid w:val="001E1A30"/>
    <w:rsid w:val="001E1AE6"/>
    <w:rsid w:val="001E2CB9"/>
    <w:rsid w:val="001E2CD3"/>
    <w:rsid w:val="001E2D34"/>
    <w:rsid w:val="001E4054"/>
    <w:rsid w:val="001E4476"/>
    <w:rsid w:val="001E4CA9"/>
    <w:rsid w:val="001E5D4B"/>
    <w:rsid w:val="001E66EC"/>
    <w:rsid w:val="001E6949"/>
    <w:rsid w:val="001E6CA0"/>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1F7A76"/>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814"/>
    <w:rsid w:val="00206E10"/>
    <w:rsid w:val="00206EDA"/>
    <w:rsid w:val="00206F85"/>
    <w:rsid w:val="002076D0"/>
    <w:rsid w:val="0020774E"/>
    <w:rsid w:val="002077F5"/>
    <w:rsid w:val="002077FA"/>
    <w:rsid w:val="002103E2"/>
    <w:rsid w:val="00210F3A"/>
    <w:rsid w:val="002122BE"/>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2A6"/>
    <w:rsid w:val="00222A95"/>
    <w:rsid w:val="00222B43"/>
    <w:rsid w:val="00222E09"/>
    <w:rsid w:val="00223B6A"/>
    <w:rsid w:val="00224095"/>
    <w:rsid w:val="00224449"/>
    <w:rsid w:val="002248A9"/>
    <w:rsid w:val="002249E6"/>
    <w:rsid w:val="00224D0F"/>
    <w:rsid w:val="00225035"/>
    <w:rsid w:val="0022574B"/>
    <w:rsid w:val="0022576C"/>
    <w:rsid w:val="002259AF"/>
    <w:rsid w:val="002264E8"/>
    <w:rsid w:val="00226BDE"/>
    <w:rsid w:val="00226F43"/>
    <w:rsid w:val="002270C2"/>
    <w:rsid w:val="0022769B"/>
    <w:rsid w:val="00227C28"/>
    <w:rsid w:val="00231A03"/>
    <w:rsid w:val="0023227B"/>
    <w:rsid w:val="00233198"/>
    <w:rsid w:val="00233731"/>
    <w:rsid w:val="002346CA"/>
    <w:rsid w:val="00234FB1"/>
    <w:rsid w:val="00235178"/>
    <w:rsid w:val="002354D7"/>
    <w:rsid w:val="00235549"/>
    <w:rsid w:val="002355E0"/>
    <w:rsid w:val="002357A9"/>
    <w:rsid w:val="0023591D"/>
    <w:rsid w:val="00235C87"/>
    <w:rsid w:val="00236079"/>
    <w:rsid w:val="00236A3F"/>
    <w:rsid w:val="00236B07"/>
    <w:rsid w:val="002372AD"/>
    <w:rsid w:val="00240531"/>
    <w:rsid w:val="00240B3B"/>
    <w:rsid w:val="00240D4D"/>
    <w:rsid w:val="0024177D"/>
    <w:rsid w:val="00241909"/>
    <w:rsid w:val="00241D73"/>
    <w:rsid w:val="00242251"/>
    <w:rsid w:val="0024250A"/>
    <w:rsid w:val="00242BC6"/>
    <w:rsid w:val="00242FD7"/>
    <w:rsid w:val="002431A9"/>
    <w:rsid w:val="00243966"/>
    <w:rsid w:val="00243FA6"/>
    <w:rsid w:val="002442AC"/>
    <w:rsid w:val="00244765"/>
    <w:rsid w:val="00244F19"/>
    <w:rsid w:val="00244F99"/>
    <w:rsid w:val="002451A7"/>
    <w:rsid w:val="00245665"/>
    <w:rsid w:val="002464D2"/>
    <w:rsid w:val="0024737D"/>
    <w:rsid w:val="002473FF"/>
    <w:rsid w:val="0024764F"/>
    <w:rsid w:val="002500EC"/>
    <w:rsid w:val="00250472"/>
    <w:rsid w:val="00250622"/>
    <w:rsid w:val="0025062C"/>
    <w:rsid w:val="00250E3E"/>
    <w:rsid w:val="00250F4C"/>
    <w:rsid w:val="0025112B"/>
    <w:rsid w:val="00251262"/>
    <w:rsid w:val="00251447"/>
    <w:rsid w:val="00251F4A"/>
    <w:rsid w:val="00252402"/>
    <w:rsid w:val="002525B8"/>
    <w:rsid w:val="00252981"/>
    <w:rsid w:val="00253E31"/>
    <w:rsid w:val="00253E99"/>
    <w:rsid w:val="00254279"/>
    <w:rsid w:val="0025473E"/>
    <w:rsid w:val="00254FB8"/>
    <w:rsid w:val="00255DDF"/>
    <w:rsid w:val="0025625D"/>
    <w:rsid w:val="00257122"/>
    <w:rsid w:val="00260140"/>
    <w:rsid w:val="00260251"/>
    <w:rsid w:val="0026049A"/>
    <w:rsid w:val="00260C80"/>
    <w:rsid w:val="00261002"/>
    <w:rsid w:val="002614A7"/>
    <w:rsid w:val="00261ACD"/>
    <w:rsid w:val="0026214F"/>
    <w:rsid w:val="00262346"/>
    <w:rsid w:val="0026317B"/>
    <w:rsid w:val="00263384"/>
    <w:rsid w:val="00263453"/>
    <w:rsid w:val="00263DD5"/>
    <w:rsid w:val="00263F8C"/>
    <w:rsid w:val="00264C0E"/>
    <w:rsid w:val="00264E2D"/>
    <w:rsid w:val="00264F5C"/>
    <w:rsid w:val="00264F61"/>
    <w:rsid w:val="00265292"/>
    <w:rsid w:val="002656B0"/>
    <w:rsid w:val="0026599F"/>
    <w:rsid w:val="0026692A"/>
    <w:rsid w:val="002703F9"/>
    <w:rsid w:val="002709C5"/>
    <w:rsid w:val="00270D65"/>
    <w:rsid w:val="00270DBE"/>
    <w:rsid w:val="002710D1"/>
    <w:rsid w:val="002714C4"/>
    <w:rsid w:val="0027238A"/>
    <w:rsid w:val="002729B2"/>
    <w:rsid w:val="002729E3"/>
    <w:rsid w:val="0027328A"/>
    <w:rsid w:val="00273641"/>
    <w:rsid w:val="00274165"/>
    <w:rsid w:val="00274AF5"/>
    <w:rsid w:val="0027513F"/>
    <w:rsid w:val="002757E1"/>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4CDF"/>
    <w:rsid w:val="00284ECD"/>
    <w:rsid w:val="002854D8"/>
    <w:rsid w:val="002857B5"/>
    <w:rsid w:val="00285823"/>
    <w:rsid w:val="002860F6"/>
    <w:rsid w:val="00286C0F"/>
    <w:rsid w:val="0028730A"/>
    <w:rsid w:val="00290041"/>
    <w:rsid w:val="002902E0"/>
    <w:rsid w:val="0029096A"/>
    <w:rsid w:val="00290ADE"/>
    <w:rsid w:val="0029112F"/>
    <w:rsid w:val="00291464"/>
    <w:rsid w:val="00291613"/>
    <w:rsid w:val="00292874"/>
    <w:rsid w:val="002940D4"/>
    <w:rsid w:val="0029459B"/>
    <w:rsid w:val="00294EC3"/>
    <w:rsid w:val="002952C9"/>
    <w:rsid w:val="002958F8"/>
    <w:rsid w:val="002963B0"/>
    <w:rsid w:val="00297110"/>
    <w:rsid w:val="002A131B"/>
    <w:rsid w:val="002A148E"/>
    <w:rsid w:val="002A188E"/>
    <w:rsid w:val="002A35AE"/>
    <w:rsid w:val="002A371A"/>
    <w:rsid w:val="002A3B48"/>
    <w:rsid w:val="002A438C"/>
    <w:rsid w:val="002A471E"/>
    <w:rsid w:val="002A4D07"/>
    <w:rsid w:val="002A4D56"/>
    <w:rsid w:val="002A7470"/>
    <w:rsid w:val="002A769C"/>
    <w:rsid w:val="002A7B52"/>
    <w:rsid w:val="002A7DDB"/>
    <w:rsid w:val="002B0427"/>
    <w:rsid w:val="002B044C"/>
    <w:rsid w:val="002B0F9D"/>
    <w:rsid w:val="002B140E"/>
    <w:rsid w:val="002B23D2"/>
    <w:rsid w:val="002B2630"/>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A0E"/>
    <w:rsid w:val="002C3EB4"/>
    <w:rsid w:val="002C42AF"/>
    <w:rsid w:val="002C433C"/>
    <w:rsid w:val="002C4BC7"/>
    <w:rsid w:val="002C5078"/>
    <w:rsid w:val="002C5A4B"/>
    <w:rsid w:val="002C5FE8"/>
    <w:rsid w:val="002C63DE"/>
    <w:rsid w:val="002C64E1"/>
    <w:rsid w:val="002C6A3E"/>
    <w:rsid w:val="002C6C70"/>
    <w:rsid w:val="002C6F28"/>
    <w:rsid w:val="002C74FE"/>
    <w:rsid w:val="002C7ECD"/>
    <w:rsid w:val="002D163F"/>
    <w:rsid w:val="002D168E"/>
    <w:rsid w:val="002D1ACF"/>
    <w:rsid w:val="002D1B2E"/>
    <w:rsid w:val="002D2073"/>
    <w:rsid w:val="002D2630"/>
    <w:rsid w:val="002D33F8"/>
    <w:rsid w:val="002D39FC"/>
    <w:rsid w:val="002D4989"/>
    <w:rsid w:val="002D4B13"/>
    <w:rsid w:val="002D4F61"/>
    <w:rsid w:val="002D513B"/>
    <w:rsid w:val="002D5168"/>
    <w:rsid w:val="002D62D3"/>
    <w:rsid w:val="002D62F4"/>
    <w:rsid w:val="002D6BF7"/>
    <w:rsid w:val="002D6C68"/>
    <w:rsid w:val="002D6F95"/>
    <w:rsid w:val="002D70F6"/>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C4A"/>
    <w:rsid w:val="002F2F83"/>
    <w:rsid w:val="002F3B32"/>
    <w:rsid w:val="002F4A41"/>
    <w:rsid w:val="002F4B2B"/>
    <w:rsid w:val="002F6949"/>
    <w:rsid w:val="002F6B17"/>
    <w:rsid w:val="002F7228"/>
    <w:rsid w:val="002F7428"/>
    <w:rsid w:val="002F75DD"/>
    <w:rsid w:val="002F76E1"/>
    <w:rsid w:val="003003D6"/>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68D1"/>
    <w:rsid w:val="00307287"/>
    <w:rsid w:val="0030796C"/>
    <w:rsid w:val="00307B04"/>
    <w:rsid w:val="00310BA3"/>
    <w:rsid w:val="0031151E"/>
    <w:rsid w:val="00311537"/>
    <w:rsid w:val="00311718"/>
    <w:rsid w:val="00312BB5"/>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E52"/>
    <w:rsid w:val="00320FE9"/>
    <w:rsid w:val="003210FE"/>
    <w:rsid w:val="00321D6B"/>
    <w:rsid w:val="00322024"/>
    <w:rsid w:val="0032396E"/>
    <w:rsid w:val="00324070"/>
    <w:rsid w:val="00324AA3"/>
    <w:rsid w:val="00324BDF"/>
    <w:rsid w:val="003251A8"/>
    <w:rsid w:val="003257A5"/>
    <w:rsid w:val="0032735E"/>
    <w:rsid w:val="00327D94"/>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7EB"/>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9BC"/>
    <w:rsid w:val="00343CDB"/>
    <w:rsid w:val="00345CDD"/>
    <w:rsid w:val="00345D6B"/>
    <w:rsid w:val="00346EFA"/>
    <w:rsid w:val="003470A0"/>
    <w:rsid w:val="00347574"/>
    <w:rsid w:val="00347FB9"/>
    <w:rsid w:val="0035018C"/>
    <w:rsid w:val="00350948"/>
    <w:rsid w:val="00351A1A"/>
    <w:rsid w:val="00351BE5"/>
    <w:rsid w:val="00351E5D"/>
    <w:rsid w:val="003524F8"/>
    <w:rsid w:val="003526C6"/>
    <w:rsid w:val="003539BC"/>
    <w:rsid w:val="003545E2"/>
    <w:rsid w:val="0035463C"/>
    <w:rsid w:val="0035491F"/>
    <w:rsid w:val="00355609"/>
    <w:rsid w:val="00355927"/>
    <w:rsid w:val="00355DB8"/>
    <w:rsid w:val="0035602E"/>
    <w:rsid w:val="003567D1"/>
    <w:rsid w:val="003568C0"/>
    <w:rsid w:val="00356DC6"/>
    <w:rsid w:val="003573E1"/>
    <w:rsid w:val="003622CB"/>
    <w:rsid w:val="00362F9C"/>
    <w:rsid w:val="003638C1"/>
    <w:rsid w:val="00364735"/>
    <w:rsid w:val="00364D38"/>
    <w:rsid w:val="00364F78"/>
    <w:rsid w:val="00365349"/>
    <w:rsid w:val="0036549D"/>
    <w:rsid w:val="003655D4"/>
    <w:rsid w:val="003656C2"/>
    <w:rsid w:val="00365730"/>
    <w:rsid w:val="00365890"/>
    <w:rsid w:val="00366672"/>
    <w:rsid w:val="003667D0"/>
    <w:rsid w:val="00366ADF"/>
    <w:rsid w:val="00367023"/>
    <w:rsid w:val="0037065E"/>
    <w:rsid w:val="00370A11"/>
    <w:rsid w:val="00370FCD"/>
    <w:rsid w:val="00371063"/>
    <w:rsid w:val="0037262D"/>
    <w:rsid w:val="00372A24"/>
    <w:rsid w:val="003731EA"/>
    <w:rsid w:val="003732BA"/>
    <w:rsid w:val="00373B44"/>
    <w:rsid w:val="00373F7D"/>
    <w:rsid w:val="003744C9"/>
    <w:rsid w:val="00374AA3"/>
    <w:rsid w:val="00374B3A"/>
    <w:rsid w:val="00374EDD"/>
    <w:rsid w:val="00374FEF"/>
    <w:rsid w:val="003752E8"/>
    <w:rsid w:val="0037547E"/>
    <w:rsid w:val="00375592"/>
    <w:rsid w:val="00375DF3"/>
    <w:rsid w:val="00375F40"/>
    <w:rsid w:val="00375F62"/>
    <w:rsid w:val="0037602A"/>
    <w:rsid w:val="0037673F"/>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5FFE"/>
    <w:rsid w:val="003864D4"/>
    <w:rsid w:val="00386EB8"/>
    <w:rsid w:val="00387E95"/>
    <w:rsid w:val="003917AB"/>
    <w:rsid w:val="00391BB5"/>
    <w:rsid w:val="00392077"/>
    <w:rsid w:val="0039211C"/>
    <w:rsid w:val="00392440"/>
    <w:rsid w:val="00392833"/>
    <w:rsid w:val="00393844"/>
    <w:rsid w:val="00393B3D"/>
    <w:rsid w:val="00394620"/>
    <w:rsid w:val="00394639"/>
    <w:rsid w:val="003946D5"/>
    <w:rsid w:val="00395523"/>
    <w:rsid w:val="00395744"/>
    <w:rsid w:val="003959F2"/>
    <w:rsid w:val="00395B73"/>
    <w:rsid w:val="00395CFA"/>
    <w:rsid w:val="00395F66"/>
    <w:rsid w:val="003960B5"/>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A7C36"/>
    <w:rsid w:val="003B05D7"/>
    <w:rsid w:val="003B08D2"/>
    <w:rsid w:val="003B23EA"/>
    <w:rsid w:val="003B27A7"/>
    <w:rsid w:val="003B345F"/>
    <w:rsid w:val="003B380A"/>
    <w:rsid w:val="003B3DC6"/>
    <w:rsid w:val="003B3E21"/>
    <w:rsid w:val="003B45EE"/>
    <w:rsid w:val="003B58BC"/>
    <w:rsid w:val="003B5FD4"/>
    <w:rsid w:val="003B6075"/>
    <w:rsid w:val="003B62EE"/>
    <w:rsid w:val="003B6DB1"/>
    <w:rsid w:val="003B7A05"/>
    <w:rsid w:val="003B7E59"/>
    <w:rsid w:val="003C1512"/>
    <w:rsid w:val="003C17A2"/>
    <w:rsid w:val="003C1B59"/>
    <w:rsid w:val="003C23EE"/>
    <w:rsid w:val="003C264D"/>
    <w:rsid w:val="003C2C92"/>
    <w:rsid w:val="003C2D48"/>
    <w:rsid w:val="003C3941"/>
    <w:rsid w:val="003C3ABB"/>
    <w:rsid w:val="003C3E3E"/>
    <w:rsid w:val="003C3F7E"/>
    <w:rsid w:val="003C400D"/>
    <w:rsid w:val="003C486F"/>
    <w:rsid w:val="003C4A4B"/>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3D6"/>
    <w:rsid w:val="003D2B3A"/>
    <w:rsid w:val="003D2B49"/>
    <w:rsid w:val="003D371E"/>
    <w:rsid w:val="003D39FB"/>
    <w:rsid w:val="003D3D63"/>
    <w:rsid w:val="003D3DD3"/>
    <w:rsid w:val="003D3E62"/>
    <w:rsid w:val="003D4222"/>
    <w:rsid w:val="003D424E"/>
    <w:rsid w:val="003D51AA"/>
    <w:rsid w:val="003D5672"/>
    <w:rsid w:val="003D66AA"/>
    <w:rsid w:val="003D7240"/>
    <w:rsid w:val="003E02B0"/>
    <w:rsid w:val="003E057A"/>
    <w:rsid w:val="003E0837"/>
    <w:rsid w:val="003E0938"/>
    <w:rsid w:val="003E1000"/>
    <w:rsid w:val="003E1A57"/>
    <w:rsid w:val="003E22E6"/>
    <w:rsid w:val="003E2A72"/>
    <w:rsid w:val="003E3CED"/>
    <w:rsid w:val="003E4D75"/>
    <w:rsid w:val="003E5615"/>
    <w:rsid w:val="003E5822"/>
    <w:rsid w:val="003E69DD"/>
    <w:rsid w:val="003E6E6D"/>
    <w:rsid w:val="003E6F73"/>
    <w:rsid w:val="003E727A"/>
    <w:rsid w:val="003E75EF"/>
    <w:rsid w:val="003E7CA6"/>
    <w:rsid w:val="003F0951"/>
    <w:rsid w:val="003F1616"/>
    <w:rsid w:val="003F1704"/>
    <w:rsid w:val="003F1A2E"/>
    <w:rsid w:val="003F1DF5"/>
    <w:rsid w:val="003F21F2"/>
    <w:rsid w:val="003F2248"/>
    <w:rsid w:val="003F2365"/>
    <w:rsid w:val="003F23F1"/>
    <w:rsid w:val="003F2834"/>
    <w:rsid w:val="003F2BB8"/>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730"/>
    <w:rsid w:val="003F7C4C"/>
    <w:rsid w:val="004007F5"/>
    <w:rsid w:val="0040100F"/>
    <w:rsid w:val="00401848"/>
    <w:rsid w:val="00401BCE"/>
    <w:rsid w:val="0040275D"/>
    <w:rsid w:val="00402999"/>
    <w:rsid w:val="00402BAD"/>
    <w:rsid w:val="00402C04"/>
    <w:rsid w:val="00402E41"/>
    <w:rsid w:val="0040364E"/>
    <w:rsid w:val="00403F55"/>
    <w:rsid w:val="004049EE"/>
    <w:rsid w:val="00404AB2"/>
    <w:rsid w:val="00405047"/>
    <w:rsid w:val="00405205"/>
    <w:rsid w:val="00405478"/>
    <w:rsid w:val="004057C5"/>
    <w:rsid w:val="004058B4"/>
    <w:rsid w:val="00405F4F"/>
    <w:rsid w:val="0040646B"/>
    <w:rsid w:val="00406C7A"/>
    <w:rsid w:val="00407426"/>
    <w:rsid w:val="00407B71"/>
    <w:rsid w:val="004101BC"/>
    <w:rsid w:val="00410210"/>
    <w:rsid w:val="00410224"/>
    <w:rsid w:val="004108A8"/>
    <w:rsid w:val="00410E10"/>
    <w:rsid w:val="00410E4B"/>
    <w:rsid w:val="004110EC"/>
    <w:rsid w:val="00411BB6"/>
    <w:rsid w:val="00411E56"/>
    <w:rsid w:val="004125EA"/>
    <w:rsid w:val="004126C6"/>
    <w:rsid w:val="00412969"/>
    <w:rsid w:val="004148EC"/>
    <w:rsid w:val="00414998"/>
    <w:rsid w:val="00414D18"/>
    <w:rsid w:val="0041522E"/>
    <w:rsid w:val="004162C4"/>
    <w:rsid w:val="0041707B"/>
    <w:rsid w:val="00417373"/>
    <w:rsid w:val="00417660"/>
    <w:rsid w:val="0041787E"/>
    <w:rsid w:val="00420299"/>
    <w:rsid w:val="00420835"/>
    <w:rsid w:val="00420F9F"/>
    <w:rsid w:val="0042100F"/>
    <w:rsid w:val="00421358"/>
    <w:rsid w:val="00421581"/>
    <w:rsid w:val="00422510"/>
    <w:rsid w:val="004238F4"/>
    <w:rsid w:val="00423A8C"/>
    <w:rsid w:val="00423C56"/>
    <w:rsid w:val="00423C81"/>
    <w:rsid w:val="00423F11"/>
    <w:rsid w:val="00424017"/>
    <w:rsid w:val="004242A4"/>
    <w:rsid w:val="004245EF"/>
    <w:rsid w:val="0042491E"/>
    <w:rsid w:val="0042494A"/>
    <w:rsid w:val="00424BD1"/>
    <w:rsid w:val="00425A5D"/>
    <w:rsid w:val="00425B09"/>
    <w:rsid w:val="00425FF1"/>
    <w:rsid w:val="00427157"/>
    <w:rsid w:val="004271FB"/>
    <w:rsid w:val="00427510"/>
    <w:rsid w:val="00427BCB"/>
    <w:rsid w:val="00427C3B"/>
    <w:rsid w:val="00430AD5"/>
    <w:rsid w:val="00430B68"/>
    <w:rsid w:val="004310C1"/>
    <w:rsid w:val="004313D0"/>
    <w:rsid w:val="00431D8C"/>
    <w:rsid w:val="00432404"/>
    <w:rsid w:val="00433528"/>
    <w:rsid w:val="0043374D"/>
    <w:rsid w:val="00433ECA"/>
    <w:rsid w:val="00433F0C"/>
    <w:rsid w:val="004342F2"/>
    <w:rsid w:val="00434591"/>
    <w:rsid w:val="004351DE"/>
    <w:rsid w:val="0043577A"/>
    <w:rsid w:val="004360B0"/>
    <w:rsid w:val="004360B7"/>
    <w:rsid w:val="0043628E"/>
    <w:rsid w:val="004373D6"/>
    <w:rsid w:val="004377E5"/>
    <w:rsid w:val="004378F6"/>
    <w:rsid w:val="00440B74"/>
    <w:rsid w:val="00441407"/>
    <w:rsid w:val="004419FE"/>
    <w:rsid w:val="00442387"/>
    <w:rsid w:val="004425D2"/>
    <w:rsid w:val="0044281E"/>
    <w:rsid w:val="00443035"/>
    <w:rsid w:val="0044307E"/>
    <w:rsid w:val="004430FD"/>
    <w:rsid w:val="00443378"/>
    <w:rsid w:val="00443942"/>
    <w:rsid w:val="00444750"/>
    <w:rsid w:val="00444B0C"/>
    <w:rsid w:val="004455BE"/>
    <w:rsid w:val="004457EC"/>
    <w:rsid w:val="004461AF"/>
    <w:rsid w:val="00446F11"/>
    <w:rsid w:val="00446F60"/>
    <w:rsid w:val="004470EB"/>
    <w:rsid w:val="00450275"/>
    <w:rsid w:val="004506FF"/>
    <w:rsid w:val="00450717"/>
    <w:rsid w:val="0045085F"/>
    <w:rsid w:val="00450A46"/>
    <w:rsid w:val="00450AC0"/>
    <w:rsid w:val="00450FB6"/>
    <w:rsid w:val="00451FEF"/>
    <w:rsid w:val="00452E7D"/>
    <w:rsid w:val="00452F45"/>
    <w:rsid w:val="00453393"/>
    <w:rsid w:val="0045342F"/>
    <w:rsid w:val="004537A7"/>
    <w:rsid w:val="00454627"/>
    <w:rsid w:val="004547BB"/>
    <w:rsid w:val="00455152"/>
    <w:rsid w:val="004553AA"/>
    <w:rsid w:val="0045590F"/>
    <w:rsid w:val="00455E1C"/>
    <w:rsid w:val="00456162"/>
    <w:rsid w:val="0045629B"/>
    <w:rsid w:val="004566E0"/>
    <w:rsid w:val="00456F0C"/>
    <w:rsid w:val="00457279"/>
    <w:rsid w:val="004578DA"/>
    <w:rsid w:val="00457C3F"/>
    <w:rsid w:val="00457FA6"/>
    <w:rsid w:val="0046051A"/>
    <w:rsid w:val="00460912"/>
    <w:rsid w:val="00461043"/>
    <w:rsid w:val="004615E9"/>
    <w:rsid w:val="00464095"/>
    <w:rsid w:val="00464250"/>
    <w:rsid w:val="004643A1"/>
    <w:rsid w:val="004659F9"/>
    <w:rsid w:val="00466178"/>
    <w:rsid w:val="0046646C"/>
    <w:rsid w:val="004666F3"/>
    <w:rsid w:val="004668C5"/>
    <w:rsid w:val="00466B19"/>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DA3"/>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4BBC"/>
    <w:rsid w:val="00495056"/>
    <w:rsid w:val="004953F5"/>
    <w:rsid w:val="0049605A"/>
    <w:rsid w:val="00496138"/>
    <w:rsid w:val="004962E1"/>
    <w:rsid w:val="004976E8"/>
    <w:rsid w:val="004A0044"/>
    <w:rsid w:val="004A0143"/>
    <w:rsid w:val="004A125C"/>
    <w:rsid w:val="004A1B0D"/>
    <w:rsid w:val="004A1E23"/>
    <w:rsid w:val="004A1E4E"/>
    <w:rsid w:val="004A21DE"/>
    <w:rsid w:val="004A221E"/>
    <w:rsid w:val="004A2448"/>
    <w:rsid w:val="004A2455"/>
    <w:rsid w:val="004A2E23"/>
    <w:rsid w:val="004A30F1"/>
    <w:rsid w:val="004A33D4"/>
    <w:rsid w:val="004A3F71"/>
    <w:rsid w:val="004A417F"/>
    <w:rsid w:val="004A4A9A"/>
    <w:rsid w:val="004A4F18"/>
    <w:rsid w:val="004A53EF"/>
    <w:rsid w:val="004A599E"/>
    <w:rsid w:val="004A5B6F"/>
    <w:rsid w:val="004A6DCE"/>
    <w:rsid w:val="004B1570"/>
    <w:rsid w:val="004B2608"/>
    <w:rsid w:val="004B2E1D"/>
    <w:rsid w:val="004B36C2"/>
    <w:rsid w:val="004B3FBD"/>
    <w:rsid w:val="004B46B2"/>
    <w:rsid w:val="004B4A6A"/>
    <w:rsid w:val="004B4FDD"/>
    <w:rsid w:val="004B509F"/>
    <w:rsid w:val="004B6150"/>
    <w:rsid w:val="004B6742"/>
    <w:rsid w:val="004B6CA4"/>
    <w:rsid w:val="004B6F39"/>
    <w:rsid w:val="004B7138"/>
    <w:rsid w:val="004B7688"/>
    <w:rsid w:val="004C04B0"/>
    <w:rsid w:val="004C07BD"/>
    <w:rsid w:val="004C09FD"/>
    <w:rsid w:val="004C19D5"/>
    <w:rsid w:val="004C1D23"/>
    <w:rsid w:val="004C4030"/>
    <w:rsid w:val="004C40CC"/>
    <w:rsid w:val="004C44E6"/>
    <w:rsid w:val="004C4E0E"/>
    <w:rsid w:val="004C5343"/>
    <w:rsid w:val="004C568B"/>
    <w:rsid w:val="004C5D7D"/>
    <w:rsid w:val="004C5E8E"/>
    <w:rsid w:val="004C5E97"/>
    <w:rsid w:val="004C603D"/>
    <w:rsid w:val="004C6A27"/>
    <w:rsid w:val="004C7DB8"/>
    <w:rsid w:val="004D0295"/>
    <w:rsid w:val="004D05F0"/>
    <w:rsid w:val="004D0E56"/>
    <w:rsid w:val="004D13AE"/>
    <w:rsid w:val="004D18B6"/>
    <w:rsid w:val="004D1DCA"/>
    <w:rsid w:val="004D2CB1"/>
    <w:rsid w:val="004D2CFE"/>
    <w:rsid w:val="004D31EB"/>
    <w:rsid w:val="004D3454"/>
    <w:rsid w:val="004D3588"/>
    <w:rsid w:val="004D3C74"/>
    <w:rsid w:val="004D3DC7"/>
    <w:rsid w:val="004D4069"/>
    <w:rsid w:val="004D43ED"/>
    <w:rsid w:val="004D4B4E"/>
    <w:rsid w:val="004D51C0"/>
    <w:rsid w:val="004D52A4"/>
    <w:rsid w:val="004D684F"/>
    <w:rsid w:val="004D6977"/>
    <w:rsid w:val="004D6A9F"/>
    <w:rsid w:val="004D6FC5"/>
    <w:rsid w:val="004D727E"/>
    <w:rsid w:val="004D7E87"/>
    <w:rsid w:val="004E0541"/>
    <w:rsid w:val="004E080F"/>
    <w:rsid w:val="004E0824"/>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B32"/>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196"/>
    <w:rsid w:val="00505532"/>
    <w:rsid w:val="00505577"/>
    <w:rsid w:val="005056F5"/>
    <w:rsid w:val="005068CE"/>
    <w:rsid w:val="005072AF"/>
    <w:rsid w:val="005076EA"/>
    <w:rsid w:val="00507D0F"/>
    <w:rsid w:val="00510690"/>
    <w:rsid w:val="00510AEE"/>
    <w:rsid w:val="0051133A"/>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2C5A"/>
    <w:rsid w:val="0052382F"/>
    <w:rsid w:val="00523CB7"/>
    <w:rsid w:val="005244F4"/>
    <w:rsid w:val="0052495B"/>
    <w:rsid w:val="00524FD7"/>
    <w:rsid w:val="0052561D"/>
    <w:rsid w:val="005261A3"/>
    <w:rsid w:val="00526269"/>
    <w:rsid w:val="00526454"/>
    <w:rsid w:val="00526C15"/>
    <w:rsid w:val="00526CEB"/>
    <w:rsid w:val="00526D4A"/>
    <w:rsid w:val="00526F21"/>
    <w:rsid w:val="00530018"/>
    <w:rsid w:val="00530299"/>
    <w:rsid w:val="00530730"/>
    <w:rsid w:val="00530FB7"/>
    <w:rsid w:val="0053145C"/>
    <w:rsid w:val="00532122"/>
    <w:rsid w:val="005322DB"/>
    <w:rsid w:val="005339BD"/>
    <w:rsid w:val="00533C82"/>
    <w:rsid w:val="00533D71"/>
    <w:rsid w:val="00533FA2"/>
    <w:rsid w:val="005340C4"/>
    <w:rsid w:val="00534123"/>
    <w:rsid w:val="0053467A"/>
    <w:rsid w:val="0053470E"/>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A20"/>
    <w:rsid w:val="00543D8A"/>
    <w:rsid w:val="00544355"/>
    <w:rsid w:val="0054435F"/>
    <w:rsid w:val="00544C4B"/>
    <w:rsid w:val="00545A2D"/>
    <w:rsid w:val="00545EA7"/>
    <w:rsid w:val="005461F0"/>
    <w:rsid w:val="005465E1"/>
    <w:rsid w:val="005470C8"/>
    <w:rsid w:val="005475A9"/>
    <w:rsid w:val="005478B8"/>
    <w:rsid w:val="005504E8"/>
    <w:rsid w:val="00550749"/>
    <w:rsid w:val="00550E8D"/>
    <w:rsid w:val="00552A1E"/>
    <w:rsid w:val="00552CF4"/>
    <w:rsid w:val="00552DAD"/>
    <w:rsid w:val="005530AA"/>
    <w:rsid w:val="00553438"/>
    <w:rsid w:val="00553474"/>
    <w:rsid w:val="00553CD8"/>
    <w:rsid w:val="00553CDA"/>
    <w:rsid w:val="00553FD8"/>
    <w:rsid w:val="0055477E"/>
    <w:rsid w:val="005548D8"/>
    <w:rsid w:val="00554D99"/>
    <w:rsid w:val="00555AF3"/>
    <w:rsid w:val="00556070"/>
    <w:rsid w:val="00556A3B"/>
    <w:rsid w:val="005571FC"/>
    <w:rsid w:val="00557368"/>
    <w:rsid w:val="00557AB6"/>
    <w:rsid w:val="00557D35"/>
    <w:rsid w:val="00557F96"/>
    <w:rsid w:val="00562254"/>
    <w:rsid w:val="005625E6"/>
    <w:rsid w:val="00563DEC"/>
    <w:rsid w:val="0056424D"/>
    <w:rsid w:val="00564C76"/>
    <w:rsid w:val="00564CAF"/>
    <w:rsid w:val="005657B6"/>
    <w:rsid w:val="005657B9"/>
    <w:rsid w:val="0056587D"/>
    <w:rsid w:val="0056589E"/>
    <w:rsid w:val="00565CB2"/>
    <w:rsid w:val="00565E06"/>
    <w:rsid w:val="0056611D"/>
    <w:rsid w:val="005663F5"/>
    <w:rsid w:val="005665A5"/>
    <w:rsid w:val="00566706"/>
    <w:rsid w:val="00566AA8"/>
    <w:rsid w:val="00566C8D"/>
    <w:rsid w:val="00567BA6"/>
    <w:rsid w:val="00570369"/>
    <w:rsid w:val="005704B3"/>
    <w:rsid w:val="00570D22"/>
    <w:rsid w:val="00571E84"/>
    <w:rsid w:val="00572345"/>
    <w:rsid w:val="00572E27"/>
    <w:rsid w:val="005736A8"/>
    <w:rsid w:val="00574869"/>
    <w:rsid w:val="00574D86"/>
    <w:rsid w:val="00575E59"/>
    <w:rsid w:val="00576927"/>
    <w:rsid w:val="00576D54"/>
    <w:rsid w:val="0058150F"/>
    <w:rsid w:val="00581AF0"/>
    <w:rsid w:val="00581CA8"/>
    <w:rsid w:val="00581CB2"/>
    <w:rsid w:val="00581FBE"/>
    <w:rsid w:val="0058226D"/>
    <w:rsid w:val="00583139"/>
    <w:rsid w:val="005833C6"/>
    <w:rsid w:val="00583B95"/>
    <w:rsid w:val="005845B1"/>
    <w:rsid w:val="00584E70"/>
    <w:rsid w:val="00584ED3"/>
    <w:rsid w:val="0058573D"/>
    <w:rsid w:val="005857B0"/>
    <w:rsid w:val="00585843"/>
    <w:rsid w:val="005858FC"/>
    <w:rsid w:val="0058595C"/>
    <w:rsid w:val="00585A1F"/>
    <w:rsid w:val="00585F71"/>
    <w:rsid w:val="00586505"/>
    <w:rsid w:val="00586638"/>
    <w:rsid w:val="00586675"/>
    <w:rsid w:val="00586989"/>
    <w:rsid w:val="00586BB0"/>
    <w:rsid w:val="00587087"/>
    <w:rsid w:val="005871CC"/>
    <w:rsid w:val="0058796F"/>
    <w:rsid w:val="00587C7B"/>
    <w:rsid w:val="005903C7"/>
    <w:rsid w:val="00590837"/>
    <w:rsid w:val="00590859"/>
    <w:rsid w:val="00591259"/>
    <w:rsid w:val="005913D5"/>
    <w:rsid w:val="00591AAF"/>
    <w:rsid w:val="00592182"/>
    <w:rsid w:val="00592602"/>
    <w:rsid w:val="005926A2"/>
    <w:rsid w:val="00593050"/>
    <w:rsid w:val="00594456"/>
    <w:rsid w:val="005953D4"/>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5F1"/>
    <w:rsid w:val="005B2DB8"/>
    <w:rsid w:val="005B37C5"/>
    <w:rsid w:val="005B3C25"/>
    <w:rsid w:val="005B4708"/>
    <w:rsid w:val="005B4933"/>
    <w:rsid w:val="005B4AD1"/>
    <w:rsid w:val="005B4F09"/>
    <w:rsid w:val="005B4F53"/>
    <w:rsid w:val="005B54D0"/>
    <w:rsid w:val="005B590A"/>
    <w:rsid w:val="005B5D17"/>
    <w:rsid w:val="005B6CC3"/>
    <w:rsid w:val="005B6DDC"/>
    <w:rsid w:val="005B731A"/>
    <w:rsid w:val="005B7429"/>
    <w:rsid w:val="005B7D3B"/>
    <w:rsid w:val="005C0FEE"/>
    <w:rsid w:val="005C1A2D"/>
    <w:rsid w:val="005C279B"/>
    <w:rsid w:val="005C2E3C"/>
    <w:rsid w:val="005C3639"/>
    <w:rsid w:val="005C3F9B"/>
    <w:rsid w:val="005C49BA"/>
    <w:rsid w:val="005C5C45"/>
    <w:rsid w:val="005C6719"/>
    <w:rsid w:val="005C6B74"/>
    <w:rsid w:val="005C6FCF"/>
    <w:rsid w:val="005C7648"/>
    <w:rsid w:val="005C7870"/>
    <w:rsid w:val="005C78FB"/>
    <w:rsid w:val="005D0729"/>
    <w:rsid w:val="005D0975"/>
    <w:rsid w:val="005D0D1A"/>
    <w:rsid w:val="005D1D91"/>
    <w:rsid w:val="005D2BDE"/>
    <w:rsid w:val="005D30FF"/>
    <w:rsid w:val="005D31F9"/>
    <w:rsid w:val="005D35EE"/>
    <w:rsid w:val="005D39BA"/>
    <w:rsid w:val="005D4356"/>
    <w:rsid w:val="005D490D"/>
    <w:rsid w:val="005D49D3"/>
    <w:rsid w:val="005D4A6F"/>
    <w:rsid w:val="005D5676"/>
    <w:rsid w:val="005D56FB"/>
    <w:rsid w:val="005D68B3"/>
    <w:rsid w:val="005D6A22"/>
    <w:rsid w:val="005D6FE1"/>
    <w:rsid w:val="005D7706"/>
    <w:rsid w:val="005D7BB5"/>
    <w:rsid w:val="005E00F0"/>
    <w:rsid w:val="005E0BC7"/>
    <w:rsid w:val="005E0E9B"/>
    <w:rsid w:val="005E1310"/>
    <w:rsid w:val="005E16F3"/>
    <w:rsid w:val="005E22D7"/>
    <w:rsid w:val="005E2B9D"/>
    <w:rsid w:val="005E4DBC"/>
    <w:rsid w:val="005E50FE"/>
    <w:rsid w:val="005E5362"/>
    <w:rsid w:val="005E53BC"/>
    <w:rsid w:val="005E5B47"/>
    <w:rsid w:val="005E5E34"/>
    <w:rsid w:val="005E730C"/>
    <w:rsid w:val="005E76FD"/>
    <w:rsid w:val="005E77FD"/>
    <w:rsid w:val="005E7982"/>
    <w:rsid w:val="005E7F0A"/>
    <w:rsid w:val="005F00E6"/>
    <w:rsid w:val="005F0617"/>
    <w:rsid w:val="005F09C5"/>
    <w:rsid w:val="005F0A3F"/>
    <w:rsid w:val="005F0A60"/>
    <w:rsid w:val="005F1260"/>
    <w:rsid w:val="005F18E6"/>
    <w:rsid w:val="005F1A82"/>
    <w:rsid w:val="005F2260"/>
    <w:rsid w:val="005F26E1"/>
    <w:rsid w:val="005F27A5"/>
    <w:rsid w:val="005F28F7"/>
    <w:rsid w:val="005F2D9D"/>
    <w:rsid w:val="005F353D"/>
    <w:rsid w:val="005F39DA"/>
    <w:rsid w:val="005F4663"/>
    <w:rsid w:val="005F519B"/>
    <w:rsid w:val="005F569B"/>
    <w:rsid w:val="005F644B"/>
    <w:rsid w:val="00600224"/>
    <w:rsid w:val="00600968"/>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0A6"/>
    <w:rsid w:val="00614453"/>
    <w:rsid w:val="0061582B"/>
    <w:rsid w:val="00615985"/>
    <w:rsid w:val="00615EE7"/>
    <w:rsid w:val="006165E4"/>
    <w:rsid w:val="00616F3E"/>
    <w:rsid w:val="00617541"/>
    <w:rsid w:val="00617BD1"/>
    <w:rsid w:val="00617C14"/>
    <w:rsid w:val="00620165"/>
    <w:rsid w:val="006205E6"/>
    <w:rsid w:val="00620B27"/>
    <w:rsid w:val="00620EB9"/>
    <w:rsid w:val="00621AC3"/>
    <w:rsid w:val="00621C04"/>
    <w:rsid w:val="00621E77"/>
    <w:rsid w:val="006220DC"/>
    <w:rsid w:val="00622922"/>
    <w:rsid w:val="00622BCD"/>
    <w:rsid w:val="0062359C"/>
    <w:rsid w:val="00623A40"/>
    <w:rsid w:val="0062456C"/>
    <w:rsid w:val="00624A12"/>
    <w:rsid w:val="00624D2E"/>
    <w:rsid w:val="00624EA7"/>
    <w:rsid w:val="00625263"/>
    <w:rsid w:val="00625464"/>
    <w:rsid w:val="00625E6F"/>
    <w:rsid w:val="00626F7B"/>
    <w:rsid w:val="0062703C"/>
    <w:rsid w:val="006275C4"/>
    <w:rsid w:val="00627B57"/>
    <w:rsid w:val="0063019C"/>
    <w:rsid w:val="0063061F"/>
    <w:rsid w:val="006310EB"/>
    <w:rsid w:val="0063150A"/>
    <w:rsid w:val="00631CF3"/>
    <w:rsid w:val="00631E26"/>
    <w:rsid w:val="00631F72"/>
    <w:rsid w:val="00632924"/>
    <w:rsid w:val="00633858"/>
    <w:rsid w:val="00633E87"/>
    <w:rsid w:val="006353D0"/>
    <w:rsid w:val="00636580"/>
    <w:rsid w:val="00637544"/>
    <w:rsid w:val="006378D6"/>
    <w:rsid w:val="006379B3"/>
    <w:rsid w:val="006402EF"/>
    <w:rsid w:val="00640A9A"/>
    <w:rsid w:val="006413AC"/>
    <w:rsid w:val="00641776"/>
    <w:rsid w:val="00642090"/>
    <w:rsid w:val="006420BC"/>
    <w:rsid w:val="0064257D"/>
    <w:rsid w:val="006428E1"/>
    <w:rsid w:val="00642FE2"/>
    <w:rsid w:val="00643B09"/>
    <w:rsid w:val="006440BE"/>
    <w:rsid w:val="00644205"/>
    <w:rsid w:val="00644599"/>
    <w:rsid w:val="006445FD"/>
    <w:rsid w:val="0064468A"/>
    <w:rsid w:val="006448B4"/>
    <w:rsid w:val="00644A0F"/>
    <w:rsid w:val="00644CFC"/>
    <w:rsid w:val="00644DEF"/>
    <w:rsid w:val="00644F9B"/>
    <w:rsid w:val="0064502E"/>
    <w:rsid w:val="00645BF5"/>
    <w:rsid w:val="00645CF8"/>
    <w:rsid w:val="00645F6F"/>
    <w:rsid w:val="0064614E"/>
    <w:rsid w:val="00646693"/>
    <w:rsid w:val="00646B6B"/>
    <w:rsid w:val="00646B91"/>
    <w:rsid w:val="00646BA6"/>
    <w:rsid w:val="00647324"/>
    <w:rsid w:val="0064799B"/>
    <w:rsid w:val="00647E90"/>
    <w:rsid w:val="00650776"/>
    <w:rsid w:val="00650B58"/>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A6"/>
    <w:rsid w:val="00655BD6"/>
    <w:rsid w:val="00655FA2"/>
    <w:rsid w:val="00656511"/>
    <w:rsid w:val="006568E1"/>
    <w:rsid w:val="006569E2"/>
    <w:rsid w:val="0065750A"/>
    <w:rsid w:val="0065755B"/>
    <w:rsid w:val="00657708"/>
    <w:rsid w:val="00657F20"/>
    <w:rsid w:val="00657F36"/>
    <w:rsid w:val="00660145"/>
    <w:rsid w:val="00660492"/>
    <w:rsid w:val="00660615"/>
    <w:rsid w:val="00661137"/>
    <w:rsid w:val="0066122C"/>
    <w:rsid w:val="006619DA"/>
    <w:rsid w:val="00662057"/>
    <w:rsid w:val="006628A7"/>
    <w:rsid w:val="00664408"/>
    <w:rsid w:val="006645ED"/>
    <w:rsid w:val="00664B04"/>
    <w:rsid w:val="00664E70"/>
    <w:rsid w:val="00664FB2"/>
    <w:rsid w:val="00665134"/>
    <w:rsid w:val="006658B9"/>
    <w:rsid w:val="00665B3D"/>
    <w:rsid w:val="00665C44"/>
    <w:rsid w:val="006661DE"/>
    <w:rsid w:val="0066638F"/>
    <w:rsid w:val="0066649B"/>
    <w:rsid w:val="0066659B"/>
    <w:rsid w:val="0066707D"/>
    <w:rsid w:val="00667539"/>
    <w:rsid w:val="00667932"/>
    <w:rsid w:val="00667A3B"/>
    <w:rsid w:val="006702A0"/>
    <w:rsid w:val="00670819"/>
    <w:rsid w:val="00670A8D"/>
    <w:rsid w:val="00670A90"/>
    <w:rsid w:val="00670ACD"/>
    <w:rsid w:val="00670E36"/>
    <w:rsid w:val="00670E95"/>
    <w:rsid w:val="006714DB"/>
    <w:rsid w:val="0067225A"/>
    <w:rsid w:val="0067295C"/>
    <w:rsid w:val="00672AE1"/>
    <w:rsid w:val="006737EE"/>
    <w:rsid w:val="00673971"/>
    <w:rsid w:val="00673E09"/>
    <w:rsid w:val="00673F24"/>
    <w:rsid w:val="006740B1"/>
    <w:rsid w:val="00674A04"/>
    <w:rsid w:val="00675F73"/>
    <w:rsid w:val="00676397"/>
    <w:rsid w:val="006768B0"/>
    <w:rsid w:val="006773B8"/>
    <w:rsid w:val="006779E3"/>
    <w:rsid w:val="00680115"/>
    <w:rsid w:val="00681381"/>
    <w:rsid w:val="0068179D"/>
    <w:rsid w:val="00681ADA"/>
    <w:rsid w:val="00681D6D"/>
    <w:rsid w:val="00681F8B"/>
    <w:rsid w:val="00682047"/>
    <w:rsid w:val="006821C4"/>
    <w:rsid w:val="006825A1"/>
    <w:rsid w:val="00682770"/>
    <w:rsid w:val="006838A4"/>
    <w:rsid w:val="00684405"/>
    <w:rsid w:val="00684B35"/>
    <w:rsid w:val="00686FD2"/>
    <w:rsid w:val="006870A9"/>
    <w:rsid w:val="00687831"/>
    <w:rsid w:val="00687986"/>
    <w:rsid w:val="00690CF9"/>
    <w:rsid w:val="00691A4D"/>
    <w:rsid w:val="00691B11"/>
    <w:rsid w:val="006920B0"/>
    <w:rsid w:val="00692BBF"/>
    <w:rsid w:val="0069372D"/>
    <w:rsid w:val="006937E8"/>
    <w:rsid w:val="00694327"/>
    <w:rsid w:val="00694E5D"/>
    <w:rsid w:val="00694F31"/>
    <w:rsid w:val="006951C4"/>
    <w:rsid w:val="00695D99"/>
    <w:rsid w:val="006961B5"/>
    <w:rsid w:val="00696ABC"/>
    <w:rsid w:val="00696BC4"/>
    <w:rsid w:val="0069753F"/>
    <w:rsid w:val="006A00A6"/>
    <w:rsid w:val="006A01EC"/>
    <w:rsid w:val="006A1146"/>
    <w:rsid w:val="006A15B7"/>
    <w:rsid w:val="006A1B90"/>
    <w:rsid w:val="006A1DF2"/>
    <w:rsid w:val="006A207C"/>
    <w:rsid w:val="006A23C9"/>
    <w:rsid w:val="006A278C"/>
    <w:rsid w:val="006A31B9"/>
    <w:rsid w:val="006A3E9E"/>
    <w:rsid w:val="006A3EE5"/>
    <w:rsid w:val="006A42FD"/>
    <w:rsid w:val="006A4DEF"/>
    <w:rsid w:val="006A539A"/>
    <w:rsid w:val="006A5E88"/>
    <w:rsid w:val="006A682C"/>
    <w:rsid w:val="006A6927"/>
    <w:rsid w:val="006A6A8A"/>
    <w:rsid w:val="006A6BFF"/>
    <w:rsid w:val="006A6CAC"/>
    <w:rsid w:val="006A72DB"/>
    <w:rsid w:val="006A760F"/>
    <w:rsid w:val="006A782D"/>
    <w:rsid w:val="006A7B7C"/>
    <w:rsid w:val="006B0223"/>
    <w:rsid w:val="006B03B0"/>
    <w:rsid w:val="006B0422"/>
    <w:rsid w:val="006B0C00"/>
    <w:rsid w:val="006B1C70"/>
    <w:rsid w:val="006B22B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17FA"/>
    <w:rsid w:val="006C26FB"/>
    <w:rsid w:val="006C374F"/>
    <w:rsid w:val="006C389F"/>
    <w:rsid w:val="006C3FC1"/>
    <w:rsid w:val="006C4650"/>
    <w:rsid w:val="006C5669"/>
    <w:rsid w:val="006C5D73"/>
    <w:rsid w:val="006C66F3"/>
    <w:rsid w:val="006C6836"/>
    <w:rsid w:val="006C6CC3"/>
    <w:rsid w:val="006C7167"/>
    <w:rsid w:val="006C75FB"/>
    <w:rsid w:val="006C78B4"/>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B83"/>
    <w:rsid w:val="006D4DF0"/>
    <w:rsid w:val="006D5759"/>
    <w:rsid w:val="006D5E83"/>
    <w:rsid w:val="006D645A"/>
    <w:rsid w:val="006D65FE"/>
    <w:rsid w:val="006D7473"/>
    <w:rsid w:val="006D772D"/>
    <w:rsid w:val="006E0709"/>
    <w:rsid w:val="006E09BC"/>
    <w:rsid w:val="006E1A9A"/>
    <w:rsid w:val="006E1CA4"/>
    <w:rsid w:val="006E1FE8"/>
    <w:rsid w:val="006E239B"/>
    <w:rsid w:val="006E2A50"/>
    <w:rsid w:val="006E2CC1"/>
    <w:rsid w:val="006E4AAA"/>
    <w:rsid w:val="006E4EC1"/>
    <w:rsid w:val="006E5D2A"/>
    <w:rsid w:val="006E63B3"/>
    <w:rsid w:val="006E6652"/>
    <w:rsid w:val="006E6B0C"/>
    <w:rsid w:val="006E6BF9"/>
    <w:rsid w:val="006E7255"/>
    <w:rsid w:val="006E739E"/>
    <w:rsid w:val="006E7DBF"/>
    <w:rsid w:val="006F01CF"/>
    <w:rsid w:val="006F0387"/>
    <w:rsid w:val="006F24EC"/>
    <w:rsid w:val="006F2959"/>
    <w:rsid w:val="006F2A0B"/>
    <w:rsid w:val="006F3085"/>
    <w:rsid w:val="006F3119"/>
    <w:rsid w:val="006F3180"/>
    <w:rsid w:val="006F32E7"/>
    <w:rsid w:val="006F3DBB"/>
    <w:rsid w:val="006F3E85"/>
    <w:rsid w:val="006F3ED6"/>
    <w:rsid w:val="006F3F94"/>
    <w:rsid w:val="006F4ADC"/>
    <w:rsid w:val="006F525B"/>
    <w:rsid w:val="006F5E75"/>
    <w:rsid w:val="006F5F89"/>
    <w:rsid w:val="006F6401"/>
    <w:rsid w:val="006F78B3"/>
    <w:rsid w:val="006F7AFD"/>
    <w:rsid w:val="00700166"/>
    <w:rsid w:val="007007B2"/>
    <w:rsid w:val="00700C13"/>
    <w:rsid w:val="007016D6"/>
    <w:rsid w:val="00702157"/>
    <w:rsid w:val="0070230C"/>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06F"/>
    <w:rsid w:val="00714228"/>
    <w:rsid w:val="007146B1"/>
    <w:rsid w:val="00714754"/>
    <w:rsid w:val="00714B42"/>
    <w:rsid w:val="00714BCF"/>
    <w:rsid w:val="00715109"/>
    <w:rsid w:val="00715812"/>
    <w:rsid w:val="0071623F"/>
    <w:rsid w:val="0071673E"/>
    <w:rsid w:val="007169D2"/>
    <w:rsid w:val="007172E1"/>
    <w:rsid w:val="0071748F"/>
    <w:rsid w:val="00717A76"/>
    <w:rsid w:val="00717B01"/>
    <w:rsid w:val="00717C41"/>
    <w:rsid w:val="00717E00"/>
    <w:rsid w:val="00720409"/>
    <w:rsid w:val="007209DD"/>
    <w:rsid w:val="0072130B"/>
    <w:rsid w:val="00721EB0"/>
    <w:rsid w:val="00721F75"/>
    <w:rsid w:val="00722022"/>
    <w:rsid w:val="007223AF"/>
    <w:rsid w:val="00722CA1"/>
    <w:rsid w:val="00724D45"/>
    <w:rsid w:val="007254AC"/>
    <w:rsid w:val="007254F2"/>
    <w:rsid w:val="00725D8B"/>
    <w:rsid w:val="007268A7"/>
    <w:rsid w:val="00726B6F"/>
    <w:rsid w:val="00726DA9"/>
    <w:rsid w:val="00726F72"/>
    <w:rsid w:val="00726FBB"/>
    <w:rsid w:val="00727081"/>
    <w:rsid w:val="007270E6"/>
    <w:rsid w:val="007271D5"/>
    <w:rsid w:val="00730841"/>
    <w:rsid w:val="007317D4"/>
    <w:rsid w:val="0073199B"/>
    <w:rsid w:val="00731BE5"/>
    <w:rsid w:val="00733347"/>
    <w:rsid w:val="00733C3D"/>
    <w:rsid w:val="00734FC9"/>
    <w:rsid w:val="00735639"/>
    <w:rsid w:val="00735AC8"/>
    <w:rsid w:val="00735F6A"/>
    <w:rsid w:val="007368F5"/>
    <w:rsid w:val="007370E1"/>
    <w:rsid w:val="00737573"/>
    <w:rsid w:val="007375B0"/>
    <w:rsid w:val="00737741"/>
    <w:rsid w:val="007378E7"/>
    <w:rsid w:val="00737D11"/>
    <w:rsid w:val="00737EC6"/>
    <w:rsid w:val="007405FF"/>
    <w:rsid w:val="00741B4B"/>
    <w:rsid w:val="00741E49"/>
    <w:rsid w:val="00742037"/>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1DF9"/>
    <w:rsid w:val="0075272A"/>
    <w:rsid w:val="00752762"/>
    <w:rsid w:val="0075280C"/>
    <w:rsid w:val="00752E87"/>
    <w:rsid w:val="007537DD"/>
    <w:rsid w:val="00753882"/>
    <w:rsid w:val="00754AFB"/>
    <w:rsid w:val="0075535D"/>
    <w:rsid w:val="007554D6"/>
    <w:rsid w:val="0075580F"/>
    <w:rsid w:val="00755BE0"/>
    <w:rsid w:val="007573EE"/>
    <w:rsid w:val="00757BE6"/>
    <w:rsid w:val="00757ED4"/>
    <w:rsid w:val="007601D8"/>
    <w:rsid w:val="0076094B"/>
    <w:rsid w:val="00761B3B"/>
    <w:rsid w:val="00761CD6"/>
    <w:rsid w:val="0076229E"/>
    <w:rsid w:val="00763686"/>
    <w:rsid w:val="00763D97"/>
    <w:rsid w:val="0076404D"/>
    <w:rsid w:val="00764565"/>
    <w:rsid w:val="00764AE6"/>
    <w:rsid w:val="00764C6D"/>
    <w:rsid w:val="00765892"/>
    <w:rsid w:val="0076676F"/>
    <w:rsid w:val="007668E1"/>
    <w:rsid w:val="00766EBA"/>
    <w:rsid w:val="00767064"/>
    <w:rsid w:val="0076771C"/>
    <w:rsid w:val="00767B30"/>
    <w:rsid w:val="00767BF6"/>
    <w:rsid w:val="0077019B"/>
    <w:rsid w:val="0077096E"/>
    <w:rsid w:val="00770972"/>
    <w:rsid w:val="00770CDF"/>
    <w:rsid w:val="00770EB9"/>
    <w:rsid w:val="00772EB7"/>
    <w:rsid w:val="00773575"/>
    <w:rsid w:val="00773BD7"/>
    <w:rsid w:val="0077419B"/>
    <w:rsid w:val="0077627B"/>
    <w:rsid w:val="007770B1"/>
    <w:rsid w:val="007776F8"/>
    <w:rsid w:val="007777EC"/>
    <w:rsid w:val="00777AA2"/>
    <w:rsid w:val="00780689"/>
    <w:rsid w:val="007810C8"/>
    <w:rsid w:val="00781753"/>
    <w:rsid w:val="00781788"/>
    <w:rsid w:val="007819CB"/>
    <w:rsid w:val="00781EA3"/>
    <w:rsid w:val="00782D98"/>
    <w:rsid w:val="0078335A"/>
    <w:rsid w:val="0078344F"/>
    <w:rsid w:val="007834E1"/>
    <w:rsid w:val="0078392A"/>
    <w:rsid w:val="00783998"/>
    <w:rsid w:val="00784011"/>
    <w:rsid w:val="007840F7"/>
    <w:rsid w:val="00784136"/>
    <w:rsid w:val="00784325"/>
    <w:rsid w:val="0078466E"/>
    <w:rsid w:val="0078474A"/>
    <w:rsid w:val="00784A52"/>
    <w:rsid w:val="00784C16"/>
    <w:rsid w:val="00784D97"/>
    <w:rsid w:val="00785399"/>
    <w:rsid w:val="0078578F"/>
    <w:rsid w:val="00785ABB"/>
    <w:rsid w:val="00785E7C"/>
    <w:rsid w:val="00786194"/>
    <w:rsid w:val="007873AF"/>
    <w:rsid w:val="00787478"/>
    <w:rsid w:val="00787C51"/>
    <w:rsid w:val="00787CD1"/>
    <w:rsid w:val="0079003B"/>
    <w:rsid w:val="007900F9"/>
    <w:rsid w:val="0079053F"/>
    <w:rsid w:val="00790641"/>
    <w:rsid w:val="00791093"/>
    <w:rsid w:val="00791333"/>
    <w:rsid w:val="0079167D"/>
    <w:rsid w:val="00791941"/>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6DAF"/>
    <w:rsid w:val="00797045"/>
    <w:rsid w:val="007976CF"/>
    <w:rsid w:val="00797765"/>
    <w:rsid w:val="007A0441"/>
    <w:rsid w:val="007A0BE9"/>
    <w:rsid w:val="007A1255"/>
    <w:rsid w:val="007A1360"/>
    <w:rsid w:val="007A1A26"/>
    <w:rsid w:val="007A1B1F"/>
    <w:rsid w:val="007A1B6F"/>
    <w:rsid w:val="007A1C78"/>
    <w:rsid w:val="007A2123"/>
    <w:rsid w:val="007A230B"/>
    <w:rsid w:val="007A2A56"/>
    <w:rsid w:val="007A4B5D"/>
    <w:rsid w:val="007A4E8D"/>
    <w:rsid w:val="007A5489"/>
    <w:rsid w:val="007A5915"/>
    <w:rsid w:val="007A594E"/>
    <w:rsid w:val="007A5FE1"/>
    <w:rsid w:val="007A69AD"/>
    <w:rsid w:val="007A70C6"/>
    <w:rsid w:val="007A7696"/>
    <w:rsid w:val="007A77CF"/>
    <w:rsid w:val="007B07EF"/>
    <w:rsid w:val="007B0CAD"/>
    <w:rsid w:val="007B0EF8"/>
    <w:rsid w:val="007B13C7"/>
    <w:rsid w:val="007B146F"/>
    <w:rsid w:val="007B24BE"/>
    <w:rsid w:val="007B2578"/>
    <w:rsid w:val="007B27AF"/>
    <w:rsid w:val="007B2D5F"/>
    <w:rsid w:val="007B2F54"/>
    <w:rsid w:val="007B385A"/>
    <w:rsid w:val="007B3AF3"/>
    <w:rsid w:val="007B3D12"/>
    <w:rsid w:val="007B4FAB"/>
    <w:rsid w:val="007B5C29"/>
    <w:rsid w:val="007B5D29"/>
    <w:rsid w:val="007B711F"/>
    <w:rsid w:val="007B730F"/>
    <w:rsid w:val="007B74E5"/>
    <w:rsid w:val="007B756C"/>
    <w:rsid w:val="007B7847"/>
    <w:rsid w:val="007B791A"/>
    <w:rsid w:val="007B7B9F"/>
    <w:rsid w:val="007B7D48"/>
    <w:rsid w:val="007C004F"/>
    <w:rsid w:val="007C00F1"/>
    <w:rsid w:val="007C2731"/>
    <w:rsid w:val="007C313E"/>
    <w:rsid w:val="007C37C3"/>
    <w:rsid w:val="007C3C30"/>
    <w:rsid w:val="007C3F7D"/>
    <w:rsid w:val="007C4DAB"/>
    <w:rsid w:val="007C4DB8"/>
    <w:rsid w:val="007C5022"/>
    <w:rsid w:val="007C5792"/>
    <w:rsid w:val="007C5A39"/>
    <w:rsid w:val="007C5BD7"/>
    <w:rsid w:val="007C5D39"/>
    <w:rsid w:val="007C6A65"/>
    <w:rsid w:val="007C7B4F"/>
    <w:rsid w:val="007C7D39"/>
    <w:rsid w:val="007D1687"/>
    <w:rsid w:val="007D196B"/>
    <w:rsid w:val="007D1EB7"/>
    <w:rsid w:val="007D21A8"/>
    <w:rsid w:val="007D2D49"/>
    <w:rsid w:val="007D348A"/>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50"/>
    <w:rsid w:val="007D73C8"/>
    <w:rsid w:val="007D7519"/>
    <w:rsid w:val="007D7540"/>
    <w:rsid w:val="007D78B9"/>
    <w:rsid w:val="007D7A11"/>
    <w:rsid w:val="007D7C4B"/>
    <w:rsid w:val="007E0B4D"/>
    <w:rsid w:val="007E1032"/>
    <w:rsid w:val="007E2104"/>
    <w:rsid w:val="007E242E"/>
    <w:rsid w:val="007E2AE8"/>
    <w:rsid w:val="007E3006"/>
    <w:rsid w:val="007E32B5"/>
    <w:rsid w:val="007E358B"/>
    <w:rsid w:val="007E411E"/>
    <w:rsid w:val="007E42F5"/>
    <w:rsid w:val="007E4640"/>
    <w:rsid w:val="007E47B9"/>
    <w:rsid w:val="007E58EE"/>
    <w:rsid w:val="007E5E6F"/>
    <w:rsid w:val="007E647B"/>
    <w:rsid w:val="007E7609"/>
    <w:rsid w:val="007E7985"/>
    <w:rsid w:val="007F00F3"/>
    <w:rsid w:val="007F04A6"/>
    <w:rsid w:val="007F07BC"/>
    <w:rsid w:val="007F0938"/>
    <w:rsid w:val="007F0DE0"/>
    <w:rsid w:val="007F0EF7"/>
    <w:rsid w:val="007F11CA"/>
    <w:rsid w:val="007F15AA"/>
    <w:rsid w:val="007F1822"/>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570"/>
    <w:rsid w:val="007F66E6"/>
    <w:rsid w:val="007F790C"/>
    <w:rsid w:val="007F793D"/>
    <w:rsid w:val="007F7B23"/>
    <w:rsid w:val="008003E8"/>
    <w:rsid w:val="00800E34"/>
    <w:rsid w:val="00801D46"/>
    <w:rsid w:val="0080305A"/>
    <w:rsid w:val="00803853"/>
    <w:rsid w:val="00803C99"/>
    <w:rsid w:val="008047BC"/>
    <w:rsid w:val="00804828"/>
    <w:rsid w:val="0080556D"/>
    <w:rsid w:val="0080584D"/>
    <w:rsid w:val="008058C7"/>
    <w:rsid w:val="00805C24"/>
    <w:rsid w:val="00806207"/>
    <w:rsid w:val="008065C7"/>
    <w:rsid w:val="008066F9"/>
    <w:rsid w:val="0080678A"/>
    <w:rsid w:val="00806915"/>
    <w:rsid w:val="0080723A"/>
    <w:rsid w:val="00807DB1"/>
    <w:rsid w:val="00807F52"/>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74A"/>
    <w:rsid w:val="00817FA6"/>
    <w:rsid w:val="00820445"/>
    <w:rsid w:val="00820E5C"/>
    <w:rsid w:val="00821036"/>
    <w:rsid w:val="0082191C"/>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171E"/>
    <w:rsid w:val="008324F7"/>
    <w:rsid w:val="00833EA6"/>
    <w:rsid w:val="00833EDF"/>
    <w:rsid w:val="00833FA5"/>
    <w:rsid w:val="0083515B"/>
    <w:rsid w:val="008355B5"/>
    <w:rsid w:val="00836388"/>
    <w:rsid w:val="0083642F"/>
    <w:rsid w:val="00836976"/>
    <w:rsid w:val="00837357"/>
    <w:rsid w:val="00837632"/>
    <w:rsid w:val="00840153"/>
    <w:rsid w:val="008416BD"/>
    <w:rsid w:val="00841D16"/>
    <w:rsid w:val="00843261"/>
    <w:rsid w:val="008435C4"/>
    <w:rsid w:val="00844A1F"/>
    <w:rsid w:val="00844BE0"/>
    <w:rsid w:val="00845D45"/>
    <w:rsid w:val="0084657B"/>
    <w:rsid w:val="00846E5D"/>
    <w:rsid w:val="00847272"/>
    <w:rsid w:val="00847A78"/>
    <w:rsid w:val="00847E2A"/>
    <w:rsid w:val="00847F09"/>
    <w:rsid w:val="00850337"/>
    <w:rsid w:val="00850981"/>
    <w:rsid w:val="00851011"/>
    <w:rsid w:val="0085181E"/>
    <w:rsid w:val="00851DDF"/>
    <w:rsid w:val="008520AD"/>
    <w:rsid w:val="00853D5C"/>
    <w:rsid w:val="00854157"/>
    <w:rsid w:val="00854427"/>
    <w:rsid w:val="008559FE"/>
    <w:rsid w:val="00855E14"/>
    <w:rsid w:val="008566DD"/>
    <w:rsid w:val="00856D2A"/>
    <w:rsid w:val="00856E70"/>
    <w:rsid w:val="00857D2F"/>
    <w:rsid w:val="00857F73"/>
    <w:rsid w:val="00860FA5"/>
    <w:rsid w:val="00861197"/>
    <w:rsid w:val="008614DF"/>
    <w:rsid w:val="00862C35"/>
    <w:rsid w:val="008654F9"/>
    <w:rsid w:val="00865A83"/>
    <w:rsid w:val="00866DCC"/>
    <w:rsid w:val="00867394"/>
    <w:rsid w:val="00867C2E"/>
    <w:rsid w:val="00870D30"/>
    <w:rsid w:val="00870E8A"/>
    <w:rsid w:val="00871274"/>
    <w:rsid w:val="0087146B"/>
    <w:rsid w:val="008714AD"/>
    <w:rsid w:val="008715A2"/>
    <w:rsid w:val="00871640"/>
    <w:rsid w:val="00872D9A"/>
    <w:rsid w:val="00874B5B"/>
    <w:rsid w:val="00874DD6"/>
    <w:rsid w:val="00874EB1"/>
    <w:rsid w:val="00874F21"/>
    <w:rsid w:val="0087596A"/>
    <w:rsid w:val="00875B7F"/>
    <w:rsid w:val="00875BF4"/>
    <w:rsid w:val="00875D8C"/>
    <w:rsid w:val="00876263"/>
    <w:rsid w:val="00880B45"/>
    <w:rsid w:val="008823D7"/>
    <w:rsid w:val="008828A4"/>
    <w:rsid w:val="00882D71"/>
    <w:rsid w:val="00882DE4"/>
    <w:rsid w:val="00883825"/>
    <w:rsid w:val="00883950"/>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3E1"/>
    <w:rsid w:val="00897725"/>
    <w:rsid w:val="008A02D7"/>
    <w:rsid w:val="008A1490"/>
    <w:rsid w:val="008A15C3"/>
    <w:rsid w:val="008A16F6"/>
    <w:rsid w:val="008A1D41"/>
    <w:rsid w:val="008A20EB"/>
    <w:rsid w:val="008A2174"/>
    <w:rsid w:val="008A21E4"/>
    <w:rsid w:val="008A2515"/>
    <w:rsid w:val="008A2954"/>
    <w:rsid w:val="008A2B99"/>
    <w:rsid w:val="008A30C3"/>
    <w:rsid w:val="008A31BF"/>
    <w:rsid w:val="008A32A2"/>
    <w:rsid w:val="008A3816"/>
    <w:rsid w:val="008A3943"/>
    <w:rsid w:val="008A490E"/>
    <w:rsid w:val="008A4ABD"/>
    <w:rsid w:val="008A5BB2"/>
    <w:rsid w:val="008A5E33"/>
    <w:rsid w:val="008A6393"/>
    <w:rsid w:val="008A67F1"/>
    <w:rsid w:val="008A71CE"/>
    <w:rsid w:val="008A74C0"/>
    <w:rsid w:val="008B0091"/>
    <w:rsid w:val="008B0497"/>
    <w:rsid w:val="008B13FB"/>
    <w:rsid w:val="008B1539"/>
    <w:rsid w:val="008B20C3"/>
    <w:rsid w:val="008B2846"/>
    <w:rsid w:val="008B2F87"/>
    <w:rsid w:val="008B39D3"/>
    <w:rsid w:val="008B3E64"/>
    <w:rsid w:val="008B4180"/>
    <w:rsid w:val="008B4372"/>
    <w:rsid w:val="008B446A"/>
    <w:rsid w:val="008B5232"/>
    <w:rsid w:val="008B52A7"/>
    <w:rsid w:val="008B538B"/>
    <w:rsid w:val="008B55E7"/>
    <w:rsid w:val="008B567F"/>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0E87"/>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29FF"/>
    <w:rsid w:val="008E3F29"/>
    <w:rsid w:val="008E40E0"/>
    <w:rsid w:val="008E415D"/>
    <w:rsid w:val="008E4314"/>
    <w:rsid w:val="008E4A0B"/>
    <w:rsid w:val="008E5384"/>
    <w:rsid w:val="008E5853"/>
    <w:rsid w:val="008E5A48"/>
    <w:rsid w:val="008E5E6F"/>
    <w:rsid w:val="008E60D9"/>
    <w:rsid w:val="008E7B76"/>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DB4"/>
    <w:rsid w:val="00901E06"/>
    <w:rsid w:val="0090220A"/>
    <w:rsid w:val="0090261C"/>
    <w:rsid w:val="00904456"/>
    <w:rsid w:val="00904F97"/>
    <w:rsid w:val="00905B8E"/>
    <w:rsid w:val="0090618B"/>
    <w:rsid w:val="00906D6A"/>
    <w:rsid w:val="0090790B"/>
    <w:rsid w:val="00907D0B"/>
    <w:rsid w:val="009101F8"/>
    <w:rsid w:val="0091044F"/>
    <w:rsid w:val="0091144A"/>
    <w:rsid w:val="00911A07"/>
    <w:rsid w:val="00911BC9"/>
    <w:rsid w:val="00911C5E"/>
    <w:rsid w:val="00912461"/>
    <w:rsid w:val="00912699"/>
    <w:rsid w:val="009126BD"/>
    <w:rsid w:val="0091282A"/>
    <w:rsid w:val="009128E3"/>
    <w:rsid w:val="0091308B"/>
    <w:rsid w:val="00914118"/>
    <w:rsid w:val="0091475D"/>
    <w:rsid w:val="0091539A"/>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1E1"/>
    <w:rsid w:val="00932429"/>
    <w:rsid w:val="00932540"/>
    <w:rsid w:val="0093269B"/>
    <w:rsid w:val="009327EC"/>
    <w:rsid w:val="00932C85"/>
    <w:rsid w:val="00933070"/>
    <w:rsid w:val="00933310"/>
    <w:rsid w:val="00934498"/>
    <w:rsid w:val="00935E71"/>
    <w:rsid w:val="0093654C"/>
    <w:rsid w:val="0093692C"/>
    <w:rsid w:val="00936937"/>
    <w:rsid w:val="00936C55"/>
    <w:rsid w:val="00936D8D"/>
    <w:rsid w:val="00936FFA"/>
    <w:rsid w:val="00937757"/>
    <w:rsid w:val="00937A47"/>
    <w:rsid w:val="0094071C"/>
    <w:rsid w:val="00941575"/>
    <w:rsid w:val="009416C8"/>
    <w:rsid w:val="00941D26"/>
    <w:rsid w:val="0094219C"/>
    <w:rsid w:val="009421C4"/>
    <w:rsid w:val="009421F0"/>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14E"/>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0DF5"/>
    <w:rsid w:val="00981922"/>
    <w:rsid w:val="00982BD0"/>
    <w:rsid w:val="00982DE7"/>
    <w:rsid w:val="009831D8"/>
    <w:rsid w:val="00983298"/>
    <w:rsid w:val="009833D1"/>
    <w:rsid w:val="00983C20"/>
    <w:rsid w:val="0098416D"/>
    <w:rsid w:val="00984223"/>
    <w:rsid w:val="009847C8"/>
    <w:rsid w:val="00984D30"/>
    <w:rsid w:val="00985910"/>
    <w:rsid w:val="00985E07"/>
    <w:rsid w:val="00985FA8"/>
    <w:rsid w:val="009861FA"/>
    <w:rsid w:val="00986931"/>
    <w:rsid w:val="00987630"/>
    <w:rsid w:val="00987D74"/>
    <w:rsid w:val="00987FA4"/>
    <w:rsid w:val="00990685"/>
    <w:rsid w:val="00990837"/>
    <w:rsid w:val="009908AF"/>
    <w:rsid w:val="00990D87"/>
    <w:rsid w:val="00992126"/>
    <w:rsid w:val="00993BE9"/>
    <w:rsid w:val="0099400E"/>
    <w:rsid w:val="009941F5"/>
    <w:rsid w:val="0099463A"/>
    <w:rsid w:val="00994B30"/>
    <w:rsid w:val="00994EE3"/>
    <w:rsid w:val="0099576A"/>
    <w:rsid w:val="00996B75"/>
    <w:rsid w:val="00997EE3"/>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4A2"/>
    <w:rsid w:val="009B0DBC"/>
    <w:rsid w:val="009B10B4"/>
    <w:rsid w:val="009B1A56"/>
    <w:rsid w:val="009B1ABF"/>
    <w:rsid w:val="009B1E11"/>
    <w:rsid w:val="009B2193"/>
    <w:rsid w:val="009B235D"/>
    <w:rsid w:val="009B3C30"/>
    <w:rsid w:val="009B4ACC"/>
    <w:rsid w:val="009B4FC4"/>
    <w:rsid w:val="009B6782"/>
    <w:rsid w:val="009B7B17"/>
    <w:rsid w:val="009C0253"/>
    <w:rsid w:val="009C1CE8"/>
    <w:rsid w:val="009C2F63"/>
    <w:rsid w:val="009C39C1"/>
    <w:rsid w:val="009C3A8D"/>
    <w:rsid w:val="009C409F"/>
    <w:rsid w:val="009C448D"/>
    <w:rsid w:val="009C5197"/>
    <w:rsid w:val="009C5200"/>
    <w:rsid w:val="009C5947"/>
    <w:rsid w:val="009C5A67"/>
    <w:rsid w:val="009C6894"/>
    <w:rsid w:val="009C6BAE"/>
    <w:rsid w:val="009C6D8A"/>
    <w:rsid w:val="009C779C"/>
    <w:rsid w:val="009C78C1"/>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31C"/>
    <w:rsid w:val="009E4431"/>
    <w:rsid w:val="009E47EF"/>
    <w:rsid w:val="009E550E"/>
    <w:rsid w:val="009E5CF9"/>
    <w:rsid w:val="009E66B6"/>
    <w:rsid w:val="009E6CB1"/>
    <w:rsid w:val="009E6E74"/>
    <w:rsid w:val="009E70C2"/>
    <w:rsid w:val="009E7163"/>
    <w:rsid w:val="009F0EAE"/>
    <w:rsid w:val="009F15A5"/>
    <w:rsid w:val="009F1B51"/>
    <w:rsid w:val="009F22B4"/>
    <w:rsid w:val="009F2911"/>
    <w:rsid w:val="009F2B23"/>
    <w:rsid w:val="009F30D9"/>
    <w:rsid w:val="009F316D"/>
    <w:rsid w:val="009F36FB"/>
    <w:rsid w:val="009F3B04"/>
    <w:rsid w:val="009F3DE4"/>
    <w:rsid w:val="009F4005"/>
    <w:rsid w:val="009F4A10"/>
    <w:rsid w:val="009F56A6"/>
    <w:rsid w:val="009F5B19"/>
    <w:rsid w:val="009F6259"/>
    <w:rsid w:val="009F6447"/>
    <w:rsid w:val="009F70B8"/>
    <w:rsid w:val="00A00A41"/>
    <w:rsid w:val="00A00E21"/>
    <w:rsid w:val="00A0100E"/>
    <w:rsid w:val="00A01A4C"/>
    <w:rsid w:val="00A02381"/>
    <w:rsid w:val="00A0285D"/>
    <w:rsid w:val="00A02EAC"/>
    <w:rsid w:val="00A031F5"/>
    <w:rsid w:val="00A0339C"/>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3B"/>
    <w:rsid w:val="00A122F7"/>
    <w:rsid w:val="00A129E6"/>
    <w:rsid w:val="00A129F6"/>
    <w:rsid w:val="00A12F18"/>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B37"/>
    <w:rsid w:val="00A22D70"/>
    <w:rsid w:val="00A23019"/>
    <w:rsid w:val="00A2427E"/>
    <w:rsid w:val="00A25428"/>
    <w:rsid w:val="00A254F3"/>
    <w:rsid w:val="00A27090"/>
    <w:rsid w:val="00A272CF"/>
    <w:rsid w:val="00A27FD7"/>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91B"/>
    <w:rsid w:val="00A43D29"/>
    <w:rsid w:val="00A44693"/>
    <w:rsid w:val="00A44EC7"/>
    <w:rsid w:val="00A456C3"/>
    <w:rsid w:val="00A456D9"/>
    <w:rsid w:val="00A457B6"/>
    <w:rsid w:val="00A4604E"/>
    <w:rsid w:val="00A469AC"/>
    <w:rsid w:val="00A474D3"/>
    <w:rsid w:val="00A47C64"/>
    <w:rsid w:val="00A47C7E"/>
    <w:rsid w:val="00A504C9"/>
    <w:rsid w:val="00A505C3"/>
    <w:rsid w:val="00A5193D"/>
    <w:rsid w:val="00A526B2"/>
    <w:rsid w:val="00A538FA"/>
    <w:rsid w:val="00A540F4"/>
    <w:rsid w:val="00A54344"/>
    <w:rsid w:val="00A54D82"/>
    <w:rsid w:val="00A55754"/>
    <w:rsid w:val="00A55AEC"/>
    <w:rsid w:val="00A564BC"/>
    <w:rsid w:val="00A56AA7"/>
    <w:rsid w:val="00A57103"/>
    <w:rsid w:val="00A57263"/>
    <w:rsid w:val="00A57F6B"/>
    <w:rsid w:val="00A6003A"/>
    <w:rsid w:val="00A6024C"/>
    <w:rsid w:val="00A61C46"/>
    <w:rsid w:val="00A61E75"/>
    <w:rsid w:val="00A62309"/>
    <w:rsid w:val="00A62CE4"/>
    <w:rsid w:val="00A63064"/>
    <w:rsid w:val="00A63206"/>
    <w:rsid w:val="00A63362"/>
    <w:rsid w:val="00A63394"/>
    <w:rsid w:val="00A634B7"/>
    <w:rsid w:val="00A635EE"/>
    <w:rsid w:val="00A64BA2"/>
    <w:rsid w:val="00A64BB9"/>
    <w:rsid w:val="00A64DC9"/>
    <w:rsid w:val="00A64DCE"/>
    <w:rsid w:val="00A6558C"/>
    <w:rsid w:val="00A66035"/>
    <w:rsid w:val="00A666D7"/>
    <w:rsid w:val="00A66C4B"/>
    <w:rsid w:val="00A66CDE"/>
    <w:rsid w:val="00A67676"/>
    <w:rsid w:val="00A67E74"/>
    <w:rsid w:val="00A72156"/>
    <w:rsid w:val="00A7237B"/>
    <w:rsid w:val="00A72AAA"/>
    <w:rsid w:val="00A7312B"/>
    <w:rsid w:val="00A739E8"/>
    <w:rsid w:val="00A7463A"/>
    <w:rsid w:val="00A746B1"/>
    <w:rsid w:val="00A74740"/>
    <w:rsid w:val="00A74973"/>
    <w:rsid w:val="00A757E8"/>
    <w:rsid w:val="00A75DB2"/>
    <w:rsid w:val="00A764B0"/>
    <w:rsid w:val="00A77750"/>
    <w:rsid w:val="00A77CA6"/>
    <w:rsid w:val="00A80106"/>
    <w:rsid w:val="00A80472"/>
    <w:rsid w:val="00A80B12"/>
    <w:rsid w:val="00A80BCB"/>
    <w:rsid w:val="00A80F35"/>
    <w:rsid w:val="00A83371"/>
    <w:rsid w:val="00A83557"/>
    <w:rsid w:val="00A83873"/>
    <w:rsid w:val="00A83AE2"/>
    <w:rsid w:val="00A83E9B"/>
    <w:rsid w:val="00A847D9"/>
    <w:rsid w:val="00A84EC6"/>
    <w:rsid w:val="00A8500E"/>
    <w:rsid w:val="00A8503A"/>
    <w:rsid w:val="00A85954"/>
    <w:rsid w:val="00A85CCE"/>
    <w:rsid w:val="00A86111"/>
    <w:rsid w:val="00A86150"/>
    <w:rsid w:val="00A86338"/>
    <w:rsid w:val="00A86B10"/>
    <w:rsid w:val="00A87EE6"/>
    <w:rsid w:val="00A87EF9"/>
    <w:rsid w:val="00A90DF8"/>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893"/>
    <w:rsid w:val="00A96C1A"/>
    <w:rsid w:val="00A96D37"/>
    <w:rsid w:val="00A9700E"/>
    <w:rsid w:val="00A973C0"/>
    <w:rsid w:val="00A97838"/>
    <w:rsid w:val="00AA0397"/>
    <w:rsid w:val="00AA0DFF"/>
    <w:rsid w:val="00AA0EB1"/>
    <w:rsid w:val="00AA134E"/>
    <w:rsid w:val="00AA1383"/>
    <w:rsid w:val="00AA16B6"/>
    <w:rsid w:val="00AA1EDC"/>
    <w:rsid w:val="00AA2078"/>
    <w:rsid w:val="00AA20E5"/>
    <w:rsid w:val="00AA27AF"/>
    <w:rsid w:val="00AA4DB6"/>
    <w:rsid w:val="00AA4ECB"/>
    <w:rsid w:val="00AA4F37"/>
    <w:rsid w:val="00AA604B"/>
    <w:rsid w:val="00AA6280"/>
    <w:rsid w:val="00AA68F0"/>
    <w:rsid w:val="00AA6F51"/>
    <w:rsid w:val="00AB013F"/>
    <w:rsid w:val="00AB0D8D"/>
    <w:rsid w:val="00AB0EAF"/>
    <w:rsid w:val="00AB16F7"/>
    <w:rsid w:val="00AB2488"/>
    <w:rsid w:val="00AB2869"/>
    <w:rsid w:val="00AB2FBE"/>
    <w:rsid w:val="00AB3377"/>
    <w:rsid w:val="00AB3B43"/>
    <w:rsid w:val="00AB3C00"/>
    <w:rsid w:val="00AB4052"/>
    <w:rsid w:val="00AB41FD"/>
    <w:rsid w:val="00AB4632"/>
    <w:rsid w:val="00AB4AB0"/>
    <w:rsid w:val="00AB4B4C"/>
    <w:rsid w:val="00AB558B"/>
    <w:rsid w:val="00AB575E"/>
    <w:rsid w:val="00AB57C8"/>
    <w:rsid w:val="00AB66D8"/>
    <w:rsid w:val="00AB671A"/>
    <w:rsid w:val="00AB6D69"/>
    <w:rsid w:val="00AB710E"/>
    <w:rsid w:val="00AB7523"/>
    <w:rsid w:val="00AB77F1"/>
    <w:rsid w:val="00AB7911"/>
    <w:rsid w:val="00AB7CFE"/>
    <w:rsid w:val="00AC01B4"/>
    <w:rsid w:val="00AC0773"/>
    <w:rsid w:val="00AC1572"/>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25F7"/>
    <w:rsid w:val="00AD32F4"/>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14"/>
    <w:rsid w:val="00AE3278"/>
    <w:rsid w:val="00AE3669"/>
    <w:rsid w:val="00AE3D9B"/>
    <w:rsid w:val="00AE55C6"/>
    <w:rsid w:val="00AE5882"/>
    <w:rsid w:val="00AE5E0A"/>
    <w:rsid w:val="00AE67FC"/>
    <w:rsid w:val="00AE6DC0"/>
    <w:rsid w:val="00AE7CEC"/>
    <w:rsid w:val="00AF00E3"/>
    <w:rsid w:val="00AF040F"/>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1D7"/>
    <w:rsid w:val="00AF48F5"/>
    <w:rsid w:val="00AF4C77"/>
    <w:rsid w:val="00AF5260"/>
    <w:rsid w:val="00AF5539"/>
    <w:rsid w:val="00AF587D"/>
    <w:rsid w:val="00AF5DC2"/>
    <w:rsid w:val="00AF5FB7"/>
    <w:rsid w:val="00AF6FA0"/>
    <w:rsid w:val="00AF7097"/>
    <w:rsid w:val="00B00078"/>
    <w:rsid w:val="00B0049C"/>
    <w:rsid w:val="00B0115D"/>
    <w:rsid w:val="00B021E6"/>
    <w:rsid w:val="00B0279C"/>
    <w:rsid w:val="00B029B5"/>
    <w:rsid w:val="00B030EA"/>
    <w:rsid w:val="00B03921"/>
    <w:rsid w:val="00B041D0"/>
    <w:rsid w:val="00B04F80"/>
    <w:rsid w:val="00B05C7A"/>
    <w:rsid w:val="00B07294"/>
    <w:rsid w:val="00B07461"/>
    <w:rsid w:val="00B07545"/>
    <w:rsid w:val="00B07A09"/>
    <w:rsid w:val="00B07F31"/>
    <w:rsid w:val="00B07F9D"/>
    <w:rsid w:val="00B10185"/>
    <w:rsid w:val="00B103C6"/>
    <w:rsid w:val="00B105CB"/>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216"/>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6C0"/>
    <w:rsid w:val="00B238CC"/>
    <w:rsid w:val="00B23BD3"/>
    <w:rsid w:val="00B2470A"/>
    <w:rsid w:val="00B24BCA"/>
    <w:rsid w:val="00B24E11"/>
    <w:rsid w:val="00B24F2D"/>
    <w:rsid w:val="00B25C22"/>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61B4"/>
    <w:rsid w:val="00B36A6D"/>
    <w:rsid w:val="00B3725E"/>
    <w:rsid w:val="00B375F1"/>
    <w:rsid w:val="00B37603"/>
    <w:rsid w:val="00B376D3"/>
    <w:rsid w:val="00B400D3"/>
    <w:rsid w:val="00B414D9"/>
    <w:rsid w:val="00B420C5"/>
    <w:rsid w:val="00B42256"/>
    <w:rsid w:val="00B42A24"/>
    <w:rsid w:val="00B4342F"/>
    <w:rsid w:val="00B439EC"/>
    <w:rsid w:val="00B44BA4"/>
    <w:rsid w:val="00B44D6C"/>
    <w:rsid w:val="00B44D95"/>
    <w:rsid w:val="00B452A0"/>
    <w:rsid w:val="00B4537B"/>
    <w:rsid w:val="00B454AA"/>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845"/>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679AF"/>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9F"/>
    <w:rsid w:val="00B76EA5"/>
    <w:rsid w:val="00B76FF4"/>
    <w:rsid w:val="00B772E2"/>
    <w:rsid w:val="00B8034E"/>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4AE7"/>
    <w:rsid w:val="00B85F15"/>
    <w:rsid w:val="00B86A52"/>
    <w:rsid w:val="00B86C7D"/>
    <w:rsid w:val="00B86CC0"/>
    <w:rsid w:val="00B86DC1"/>
    <w:rsid w:val="00B8789F"/>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145D"/>
    <w:rsid w:val="00BA2241"/>
    <w:rsid w:val="00BA2534"/>
    <w:rsid w:val="00BA3D6C"/>
    <w:rsid w:val="00BA3E01"/>
    <w:rsid w:val="00BA404E"/>
    <w:rsid w:val="00BA53F7"/>
    <w:rsid w:val="00BA5D9E"/>
    <w:rsid w:val="00BA64DB"/>
    <w:rsid w:val="00BA6772"/>
    <w:rsid w:val="00BA6DE2"/>
    <w:rsid w:val="00BA6E5B"/>
    <w:rsid w:val="00BA758F"/>
    <w:rsid w:val="00BA77E5"/>
    <w:rsid w:val="00BA7969"/>
    <w:rsid w:val="00BA7AF4"/>
    <w:rsid w:val="00BB0E54"/>
    <w:rsid w:val="00BB149E"/>
    <w:rsid w:val="00BB1917"/>
    <w:rsid w:val="00BB1DB6"/>
    <w:rsid w:val="00BB219A"/>
    <w:rsid w:val="00BB2FF9"/>
    <w:rsid w:val="00BB33F9"/>
    <w:rsid w:val="00BB3B77"/>
    <w:rsid w:val="00BB3CE1"/>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070"/>
    <w:rsid w:val="00BC7887"/>
    <w:rsid w:val="00BD0809"/>
    <w:rsid w:val="00BD0C6F"/>
    <w:rsid w:val="00BD135E"/>
    <w:rsid w:val="00BD1D24"/>
    <w:rsid w:val="00BD2091"/>
    <w:rsid w:val="00BD2961"/>
    <w:rsid w:val="00BD2F47"/>
    <w:rsid w:val="00BD303E"/>
    <w:rsid w:val="00BD3817"/>
    <w:rsid w:val="00BD4DA5"/>
    <w:rsid w:val="00BD54A4"/>
    <w:rsid w:val="00BD5FEB"/>
    <w:rsid w:val="00BD67C9"/>
    <w:rsid w:val="00BD6985"/>
    <w:rsid w:val="00BD6B43"/>
    <w:rsid w:val="00BD6EC6"/>
    <w:rsid w:val="00BD714F"/>
    <w:rsid w:val="00BD759C"/>
    <w:rsid w:val="00BD7E7E"/>
    <w:rsid w:val="00BE04C6"/>
    <w:rsid w:val="00BE0DD1"/>
    <w:rsid w:val="00BE2341"/>
    <w:rsid w:val="00BE2D83"/>
    <w:rsid w:val="00BE3A10"/>
    <w:rsid w:val="00BE3EB2"/>
    <w:rsid w:val="00BE4F58"/>
    <w:rsid w:val="00BE5916"/>
    <w:rsid w:val="00BE6581"/>
    <w:rsid w:val="00BE6AF9"/>
    <w:rsid w:val="00BE6B21"/>
    <w:rsid w:val="00BE7503"/>
    <w:rsid w:val="00BE7A8F"/>
    <w:rsid w:val="00BF0195"/>
    <w:rsid w:val="00BF066F"/>
    <w:rsid w:val="00BF0791"/>
    <w:rsid w:val="00BF10CF"/>
    <w:rsid w:val="00BF13EF"/>
    <w:rsid w:val="00BF1643"/>
    <w:rsid w:val="00BF18CD"/>
    <w:rsid w:val="00BF288B"/>
    <w:rsid w:val="00BF30FA"/>
    <w:rsid w:val="00BF35AD"/>
    <w:rsid w:val="00BF45BF"/>
    <w:rsid w:val="00BF55ED"/>
    <w:rsid w:val="00BF590F"/>
    <w:rsid w:val="00BF5A41"/>
    <w:rsid w:val="00BF6075"/>
    <w:rsid w:val="00BF6411"/>
    <w:rsid w:val="00BF641E"/>
    <w:rsid w:val="00BF6AD9"/>
    <w:rsid w:val="00BF6C0B"/>
    <w:rsid w:val="00BF6DF6"/>
    <w:rsid w:val="00BF6E8F"/>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0616"/>
    <w:rsid w:val="00C10F76"/>
    <w:rsid w:val="00C11089"/>
    <w:rsid w:val="00C116BD"/>
    <w:rsid w:val="00C13174"/>
    <w:rsid w:val="00C138B3"/>
    <w:rsid w:val="00C1437A"/>
    <w:rsid w:val="00C145BF"/>
    <w:rsid w:val="00C15C34"/>
    <w:rsid w:val="00C15DBA"/>
    <w:rsid w:val="00C15E7A"/>
    <w:rsid w:val="00C16146"/>
    <w:rsid w:val="00C16690"/>
    <w:rsid w:val="00C16D7C"/>
    <w:rsid w:val="00C16F0B"/>
    <w:rsid w:val="00C17305"/>
    <w:rsid w:val="00C17772"/>
    <w:rsid w:val="00C17D25"/>
    <w:rsid w:val="00C205FB"/>
    <w:rsid w:val="00C20FDC"/>
    <w:rsid w:val="00C21093"/>
    <w:rsid w:val="00C2133B"/>
    <w:rsid w:val="00C21718"/>
    <w:rsid w:val="00C217A3"/>
    <w:rsid w:val="00C21E1F"/>
    <w:rsid w:val="00C22360"/>
    <w:rsid w:val="00C22C53"/>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0B44"/>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47C4C"/>
    <w:rsid w:val="00C502BD"/>
    <w:rsid w:val="00C51AB9"/>
    <w:rsid w:val="00C5251B"/>
    <w:rsid w:val="00C53029"/>
    <w:rsid w:val="00C54A04"/>
    <w:rsid w:val="00C5552C"/>
    <w:rsid w:val="00C55A4E"/>
    <w:rsid w:val="00C56562"/>
    <w:rsid w:val="00C56BB0"/>
    <w:rsid w:val="00C57C25"/>
    <w:rsid w:val="00C57F3C"/>
    <w:rsid w:val="00C60317"/>
    <w:rsid w:val="00C60456"/>
    <w:rsid w:val="00C60B5A"/>
    <w:rsid w:val="00C6117F"/>
    <w:rsid w:val="00C622CF"/>
    <w:rsid w:val="00C62323"/>
    <w:rsid w:val="00C6240B"/>
    <w:rsid w:val="00C628D8"/>
    <w:rsid w:val="00C62E8B"/>
    <w:rsid w:val="00C63824"/>
    <w:rsid w:val="00C63E85"/>
    <w:rsid w:val="00C6432B"/>
    <w:rsid w:val="00C6484D"/>
    <w:rsid w:val="00C65008"/>
    <w:rsid w:val="00C6506F"/>
    <w:rsid w:val="00C65421"/>
    <w:rsid w:val="00C65B9D"/>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0FAF"/>
    <w:rsid w:val="00C71114"/>
    <w:rsid w:val="00C712C2"/>
    <w:rsid w:val="00C71570"/>
    <w:rsid w:val="00C71A73"/>
    <w:rsid w:val="00C71B6C"/>
    <w:rsid w:val="00C71DBD"/>
    <w:rsid w:val="00C72379"/>
    <w:rsid w:val="00C72E7B"/>
    <w:rsid w:val="00C737B7"/>
    <w:rsid w:val="00C73E54"/>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82E"/>
    <w:rsid w:val="00C809BA"/>
    <w:rsid w:val="00C80C93"/>
    <w:rsid w:val="00C80F05"/>
    <w:rsid w:val="00C813BB"/>
    <w:rsid w:val="00C81775"/>
    <w:rsid w:val="00C8388C"/>
    <w:rsid w:val="00C83C11"/>
    <w:rsid w:val="00C83E51"/>
    <w:rsid w:val="00C83EF2"/>
    <w:rsid w:val="00C84080"/>
    <w:rsid w:val="00C84AE3"/>
    <w:rsid w:val="00C8501F"/>
    <w:rsid w:val="00C85C2E"/>
    <w:rsid w:val="00C86233"/>
    <w:rsid w:val="00C863DB"/>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698"/>
    <w:rsid w:val="00C977C5"/>
    <w:rsid w:val="00CA0202"/>
    <w:rsid w:val="00CA04F7"/>
    <w:rsid w:val="00CA0568"/>
    <w:rsid w:val="00CA124A"/>
    <w:rsid w:val="00CA1A06"/>
    <w:rsid w:val="00CA1ED3"/>
    <w:rsid w:val="00CA26E8"/>
    <w:rsid w:val="00CA27DB"/>
    <w:rsid w:val="00CA2FB4"/>
    <w:rsid w:val="00CA31B8"/>
    <w:rsid w:val="00CA37AA"/>
    <w:rsid w:val="00CA39E2"/>
    <w:rsid w:val="00CA3C81"/>
    <w:rsid w:val="00CA4160"/>
    <w:rsid w:val="00CA49D2"/>
    <w:rsid w:val="00CA4F25"/>
    <w:rsid w:val="00CA5547"/>
    <w:rsid w:val="00CA57B7"/>
    <w:rsid w:val="00CA5937"/>
    <w:rsid w:val="00CA73F8"/>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A84"/>
    <w:rsid w:val="00CC0BD5"/>
    <w:rsid w:val="00CC2013"/>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46A"/>
    <w:rsid w:val="00CD2E1F"/>
    <w:rsid w:val="00CD4E0E"/>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397"/>
    <w:rsid w:val="00CE24ED"/>
    <w:rsid w:val="00CE290F"/>
    <w:rsid w:val="00CE2A1A"/>
    <w:rsid w:val="00CE339D"/>
    <w:rsid w:val="00CE3C60"/>
    <w:rsid w:val="00CE4579"/>
    <w:rsid w:val="00CE4E1E"/>
    <w:rsid w:val="00CE53DF"/>
    <w:rsid w:val="00CE5B3E"/>
    <w:rsid w:val="00CE5E51"/>
    <w:rsid w:val="00CE6182"/>
    <w:rsid w:val="00CE62E2"/>
    <w:rsid w:val="00CE63A7"/>
    <w:rsid w:val="00CE6B2E"/>
    <w:rsid w:val="00CE6B56"/>
    <w:rsid w:val="00CE6BEB"/>
    <w:rsid w:val="00CE6EB0"/>
    <w:rsid w:val="00CE7426"/>
    <w:rsid w:val="00CE7B45"/>
    <w:rsid w:val="00CF17DB"/>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982"/>
    <w:rsid w:val="00D12A19"/>
    <w:rsid w:val="00D13451"/>
    <w:rsid w:val="00D1431C"/>
    <w:rsid w:val="00D14457"/>
    <w:rsid w:val="00D146FE"/>
    <w:rsid w:val="00D14A89"/>
    <w:rsid w:val="00D14C81"/>
    <w:rsid w:val="00D15890"/>
    <w:rsid w:val="00D15A07"/>
    <w:rsid w:val="00D15A98"/>
    <w:rsid w:val="00D160FB"/>
    <w:rsid w:val="00D16BAD"/>
    <w:rsid w:val="00D17036"/>
    <w:rsid w:val="00D17249"/>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7E7"/>
    <w:rsid w:val="00D2593D"/>
    <w:rsid w:val="00D259E7"/>
    <w:rsid w:val="00D269A5"/>
    <w:rsid w:val="00D26E7A"/>
    <w:rsid w:val="00D27716"/>
    <w:rsid w:val="00D30B40"/>
    <w:rsid w:val="00D30BB8"/>
    <w:rsid w:val="00D31D51"/>
    <w:rsid w:val="00D350B6"/>
    <w:rsid w:val="00D3538C"/>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65CD"/>
    <w:rsid w:val="00D47468"/>
    <w:rsid w:val="00D47C30"/>
    <w:rsid w:val="00D47FF2"/>
    <w:rsid w:val="00D5038B"/>
    <w:rsid w:val="00D504E0"/>
    <w:rsid w:val="00D5174F"/>
    <w:rsid w:val="00D51767"/>
    <w:rsid w:val="00D52088"/>
    <w:rsid w:val="00D524F4"/>
    <w:rsid w:val="00D53897"/>
    <w:rsid w:val="00D5446D"/>
    <w:rsid w:val="00D54C4F"/>
    <w:rsid w:val="00D5505A"/>
    <w:rsid w:val="00D554A6"/>
    <w:rsid w:val="00D55A2C"/>
    <w:rsid w:val="00D55A47"/>
    <w:rsid w:val="00D55D76"/>
    <w:rsid w:val="00D56349"/>
    <w:rsid w:val="00D568E6"/>
    <w:rsid w:val="00D56A02"/>
    <w:rsid w:val="00D56D95"/>
    <w:rsid w:val="00D56FEC"/>
    <w:rsid w:val="00D57151"/>
    <w:rsid w:val="00D57532"/>
    <w:rsid w:val="00D57818"/>
    <w:rsid w:val="00D57852"/>
    <w:rsid w:val="00D57A3B"/>
    <w:rsid w:val="00D60265"/>
    <w:rsid w:val="00D60A0F"/>
    <w:rsid w:val="00D60DBE"/>
    <w:rsid w:val="00D6161E"/>
    <w:rsid w:val="00D61620"/>
    <w:rsid w:val="00D62AD7"/>
    <w:rsid w:val="00D62E5E"/>
    <w:rsid w:val="00D630E0"/>
    <w:rsid w:val="00D63407"/>
    <w:rsid w:val="00D634A0"/>
    <w:rsid w:val="00D634E8"/>
    <w:rsid w:val="00D63D00"/>
    <w:rsid w:val="00D6639E"/>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0C8C"/>
    <w:rsid w:val="00D81084"/>
    <w:rsid w:val="00D810FE"/>
    <w:rsid w:val="00D82F81"/>
    <w:rsid w:val="00D831DB"/>
    <w:rsid w:val="00D8345D"/>
    <w:rsid w:val="00D8393F"/>
    <w:rsid w:val="00D839F6"/>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2EC3"/>
    <w:rsid w:val="00D93956"/>
    <w:rsid w:val="00D93F6E"/>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3555"/>
    <w:rsid w:val="00DA4152"/>
    <w:rsid w:val="00DA46AD"/>
    <w:rsid w:val="00DA499A"/>
    <w:rsid w:val="00DA50DB"/>
    <w:rsid w:val="00DA52A0"/>
    <w:rsid w:val="00DA586F"/>
    <w:rsid w:val="00DA62A9"/>
    <w:rsid w:val="00DA63D9"/>
    <w:rsid w:val="00DB0369"/>
    <w:rsid w:val="00DB0730"/>
    <w:rsid w:val="00DB0D33"/>
    <w:rsid w:val="00DB1BA7"/>
    <w:rsid w:val="00DB36BA"/>
    <w:rsid w:val="00DB376B"/>
    <w:rsid w:val="00DB3E7D"/>
    <w:rsid w:val="00DB4271"/>
    <w:rsid w:val="00DB479B"/>
    <w:rsid w:val="00DB49D8"/>
    <w:rsid w:val="00DB5F40"/>
    <w:rsid w:val="00DB69A8"/>
    <w:rsid w:val="00DB6EEF"/>
    <w:rsid w:val="00DB7122"/>
    <w:rsid w:val="00DB7142"/>
    <w:rsid w:val="00DB71CE"/>
    <w:rsid w:val="00DB7D05"/>
    <w:rsid w:val="00DC01FB"/>
    <w:rsid w:val="00DC12E6"/>
    <w:rsid w:val="00DC13B0"/>
    <w:rsid w:val="00DC1BA3"/>
    <w:rsid w:val="00DC202A"/>
    <w:rsid w:val="00DC3DB0"/>
    <w:rsid w:val="00DC5554"/>
    <w:rsid w:val="00DC634B"/>
    <w:rsid w:val="00DC6FCA"/>
    <w:rsid w:val="00DC7808"/>
    <w:rsid w:val="00DC7834"/>
    <w:rsid w:val="00DD03DF"/>
    <w:rsid w:val="00DD0E6A"/>
    <w:rsid w:val="00DD0E85"/>
    <w:rsid w:val="00DD1728"/>
    <w:rsid w:val="00DD19B7"/>
    <w:rsid w:val="00DD2256"/>
    <w:rsid w:val="00DD2773"/>
    <w:rsid w:val="00DD2B38"/>
    <w:rsid w:val="00DD2C68"/>
    <w:rsid w:val="00DD2CCA"/>
    <w:rsid w:val="00DD2FC3"/>
    <w:rsid w:val="00DD30A2"/>
    <w:rsid w:val="00DD3A6B"/>
    <w:rsid w:val="00DD3BBC"/>
    <w:rsid w:val="00DD4887"/>
    <w:rsid w:val="00DD4D74"/>
    <w:rsid w:val="00DD4FA9"/>
    <w:rsid w:val="00DD5C90"/>
    <w:rsid w:val="00DD5EE4"/>
    <w:rsid w:val="00DD5FFD"/>
    <w:rsid w:val="00DD6BDA"/>
    <w:rsid w:val="00DD6E16"/>
    <w:rsid w:val="00DD6F3D"/>
    <w:rsid w:val="00DD7066"/>
    <w:rsid w:val="00DD7114"/>
    <w:rsid w:val="00DD728F"/>
    <w:rsid w:val="00DD77E3"/>
    <w:rsid w:val="00DE0262"/>
    <w:rsid w:val="00DE0491"/>
    <w:rsid w:val="00DE06D3"/>
    <w:rsid w:val="00DE076E"/>
    <w:rsid w:val="00DE124E"/>
    <w:rsid w:val="00DE13E3"/>
    <w:rsid w:val="00DE2BCC"/>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1AC0"/>
    <w:rsid w:val="00E0217C"/>
    <w:rsid w:val="00E02DE7"/>
    <w:rsid w:val="00E02FC3"/>
    <w:rsid w:val="00E03104"/>
    <w:rsid w:val="00E031E8"/>
    <w:rsid w:val="00E043DF"/>
    <w:rsid w:val="00E047C1"/>
    <w:rsid w:val="00E04E31"/>
    <w:rsid w:val="00E05529"/>
    <w:rsid w:val="00E10C15"/>
    <w:rsid w:val="00E11276"/>
    <w:rsid w:val="00E11531"/>
    <w:rsid w:val="00E115C8"/>
    <w:rsid w:val="00E11D63"/>
    <w:rsid w:val="00E1216C"/>
    <w:rsid w:val="00E12E73"/>
    <w:rsid w:val="00E13034"/>
    <w:rsid w:val="00E13F29"/>
    <w:rsid w:val="00E14390"/>
    <w:rsid w:val="00E14640"/>
    <w:rsid w:val="00E15CFC"/>
    <w:rsid w:val="00E15EE0"/>
    <w:rsid w:val="00E172A7"/>
    <w:rsid w:val="00E214AD"/>
    <w:rsid w:val="00E21A0A"/>
    <w:rsid w:val="00E21C4D"/>
    <w:rsid w:val="00E21CCF"/>
    <w:rsid w:val="00E21F8E"/>
    <w:rsid w:val="00E22BC0"/>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3ED"/>
    <w:rsid w:val="00E41C27"/>
    <w:rsid w:val="00E42048"/>
    <w:rsid w:val="00E42772"/>
    <w:rsid w:val="00E42EDA"/>
    <w:rsid w:val="00E43A25"/>
    <w:rsid w:val="00E43F0F"/>
    <w:rsid w:val="00E44A15"/>
    <w:rsid w:val="00E44AA9"/>
    <w:rsid w:val="00E44B03"/>
    <w:rsid w:val="00E455A4"/>
    <w:rsid w:val="00E45755"/>
    <w:rsid w:val="00E463A9"/>
    <w:rsid w:val="00E46569"/>
    <w:rsid w:val="00E4691C"/>
    <w:rsid w:val="00E469A3"/>
    <w:rsid w:val="00E47351"/>
    <w:rsid w:val="00E4752A"/>
    <w:rsid w:val="00E50361"/>
    <w:rsid w:val="00E507A0"/>
    <w:rsid w:val="00E508DD"/>
    <w:rsid w:val="00E51E03"/>
    <w:rsid w:val="00E5228F"/>
    <w:rsid w:val="00E52696"/>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3E36"/>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71F"/>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CDB"/>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4CC"/>
    <w:rsid w:val="00E865A3"/>
    <w:rsid w:val="00E86E61"/>
    <w:rsid w:val="00E86FC6"/>
    <w:rsid w:val="00E878BA"/>
    <w:rsid w:val="00E87BD7"/>
    <w:rsid w:val="00E87D13"/>
    <w:rsid w:val="00E87D2D"/>
    <w:rsid w:val="00E90007"/>
    <w:rsid w:val="00E9059F"/>
    <w:rsid w:val="00E9143F"/>
    <w:rsid w:val="00E91707"/>
    <w:rsid w:val="00E91E8C"/>
    <w:rsid w:val="00E92B25"/>
    <w:rsid w:val="00E937B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766"/>
    <w:rsid w:val="00EA68A1"/>
    <w:rsid w:val="00EA6A4D"/>
    <w:rsid w:val="00EA7439"/>
    <w:rsid w:val="00EA7554"/>
    <w:rsid w:val="00EA7A04"/>
    <w:rsid w:val="00EA7A3A"/>
    <w:rsid w:val="00EA7B18"/>
    <w:rsid w:val="00EB0588"/>
    <w:rsid w:val="00EB0B92"/>
    <w:rsid w:val="00EB0DE9"/>
    <w:rsid w:val="00EB105D"/>
    <w:rsid w:val="00EB1532"/>
    <w:rsid w:val="00EB1BB6"/>
    <w:rsid w:val="00EB2140"/>
    <w:rsid w:val="00EB25D5"/>
    <w:rsid w:val="00EB263B"/>
    <w:rsid w:val="00EB277E"/>
    <w:rsid w:val="00EB31DB"/>
    <w:rsid w:val="00EB3C43"/>
    <w:rsid w:val="00EB4368"/>
    <w:rsid w:val="00EB45A1"/>
    <w:rsid w:val="00EB45D1"/>
    <w:rsid w:val="00EB4CF1"/>
    <w:rsid w:val="00EB4F9C"/>
    <w:rsid w:val="00EB5F4F"/>
    <w:rsid w:val="00EB5FE4"/>
    <w:rsid w:val="00EB61F9"/>
    <w:rsid w:val="00EB61FC"/>
    <w:rsid w:val="00EB7486"/>
    <w:rsid w:val="00EB75CA"/>
    <w:rsid w:val="00EB78F6"/>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9DC"/>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2422"/>
    <w:rsid w:val="00ED3061"/>
    <w:rsid w:val="00ED38B3"/>
    <w:rsid w:val="00ED3E9E"/>
    <w:rsid w:val="00ED4681"/>
    <w:rsid w:val="00ED469C"/>
    <w:rsid w:val="00ED5203"/>
    <w:rsid w:val="00ED67CA"/>
    <w:rsid w:val="00ED7A47"/>
    <w:rsid w:val="00EE0A0B"/>
    <w:rsid w:val="00EE0B53"/>
    <w:rsid w:val="00EE1077"/>
    <w:rsid w:val="00EE10BF"/>
    <w:rsid w:val="00EE233C"/>
    <w:rsid w:val="00EE28CF"/>
    <w:rsid w:val="00EE296B"/>
    <w:rsid w:val="00EE2CDA"/>
    <w:rsid w:val="00EE2CEA"/>
    <w:rsid w:val="00EE3A71"/>
    <w:rsid w:val="00EE56B6"/>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297"/>
    <w:rsid w:val="00EF6483"/>
    <w:rsid w:val="00EF64C3"/>
    <w:rsid w:val="00EF6C94"/>
    <w:rsid w:val="00EF775C"/>
    <w:rsid w:val="00EF792C"/>
    <w:rsid w:val="00EF7FA2"/>
    <w:rsid w:val="00F00DD7"/>
    <w:rsid w:val="00F01336"/>
    <w:rsid w:val="00F014D3"/>
    <w:rsid w:val="00F0259A"/>
    <w:rsid w:val="00F028B2"/>
    <w:rsid w:val="00F03795"/>
    <w:rsid w:val="00F03C9F"/>
    <w:rsid w:val="00F04403"/>
    <w:rsid w:val="00F047BB"/>
    <w:rsid w:val="00F05AC1"/>
    <w:rsid w:val="00F05EB7"/>
    <w:rsid w:val="00F06035"/>
    <w:rsid w:val="00F06319"/>
    <w:rsid w:val="00F06704"/>
    <w:rsid w:val="00F06CFE"/>
    <w:rsid w:val="00F07B19"/>
    <w:rsid w:val="00F10115"/>
    <w:rsid w:val="00F10FBC"/>
    <w:rsid w:val="00F122F7"/>
    <w:rsid w:val="00F12618"/>
    <w:rsid w:val="00F12801"/>
    <w:rsid w:val="00F12B72"/>
    <w:rsid w:val="00F12F2C"/>
    <w:rsid w:val="00F13382"/>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2D"/>
    <w:rsid w:val="00F20430"/>
    <w:rsid w:val="00F20922"/>
    <w:rsid w:val="00F217EB"/>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09B"/>
    <w:rsid w:val="00F438AC"/>
    <w:rsid w:val="00F43CA4"/>
    <w:rsid w:val="00F44DE6"/>
    <w:rsid w:val="00F460C7"/>
    <w:rsid w:val="00F46574"/>
    <w:rsid w:val="00F47B07"/>
    <w:rsid w:val="00F47CBE"/>
    <w:rsid w:val="00F47CDA"/>
    <w:rsid w:val="00F47F6F"/>
    <w:rsid w:val="00F5146D"/>
    <w:rsid w:val="00F52244"/>
    <w:rsid w:val="00F52818"/>
    <w:rsid w:val="00F5289C"/>
    <w:rsid w:val="00F52BEC"/>
    <w:rsid w:val="00F52BF1"/>
    <w:rsid w:val="00F5346A"/>
    <w:rsid w:val="00F53ADA"/>
    <w:rsid w:val="00F54231"/>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9A4"/>
    <w:rsid w:val="00F70AD1"/>
    <w:rsid w:val="00F70CFF"/>
    <w:rsid w:val="00F71EA9"/>
    <w:rsid w:val="00F7207A"/>
    <w:rsid w:val="00F72DAC"/>
    <w:rsid w:val="00F72E38"/>
    <w:rsid w:val="00F734C5"/>
    <w:rsid w:val="00F73E53"/>
    <w:rsid w:val="00F740FF"/>
    <w:rsid w:val="00F743DE"/>
    <w:rsid w:val="00F74442"/>
    <w:rsid w:val="00F74A26"/>
    <w:rsid w:val="00F7540B"/>
    <w:rsid w:val="00F75708"/>
    <w:rsid w:val="00F76611"/>
    <w:rsid w:val="00F76DE4"/>
    <w:rsid w:val="00F77AB8"/>
    <w:rsid w:val="00F77C89"/>
    <w:rsid w:val="00F77E1F"/>
    <w:rsid w:val="00F8157A"/>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393"/>
    <w:rsid w:val="00F94BC3"/>
    <w:rsid w:val="00F94C05"/>
    <w:rsid w:val="00F95AED"/>
    <w:rsid w:val="00F9624A"/>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3B97"/>
    <w:rsid w:val="00FA405B"/>
    <w:rsid w:val="00FA4BB9"/>
    <w:rsid w:val="00FA5036"/>
    <w:rsid w:val="00FA54B4"/>
    <w:rsid w:val="00FA5F97"/>
    <w:rsid w:val="00FA6550"/>
    <w:rsid w:val="00FA6E0D"/>
    <w:rsid w:val="00FA6E42"/>
    <w:rsid w:val="00FA6E75"/>
    <w:rsid w:val="00FA77EB"/>
    <w:rsid w:val="00FA794F"/>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87A"/>
    <w:rsid w:val="00FB6E6E"/>
    <w:rsid w:val="00FB6F29"/>
    <w:rsid w:val="00FB7B83"/>
    <w:rsid w:val="00FC01A0"/>
    <w:rsid w:val="00FC0F98"/>
    <w:rsid w:val="00FC157C"/>
    <w:rsid w:val="00FC1E10"/>
    <w:rsid w:val="00FC223B"/>
    <w:rsid w:val="00FC23EC"/>
    <w:rsid w:val="00FC35A5"/>
    <w:rsid w:val="00FC3E9A"/>
    <w:rsid w:val="00FC414D"/>
    <w:rsid w:val="00FC546A"/>
    <w:rsid w:val="00FC5626"/>
    <w:rsid w:val="00FC5C05"/>
    <w:rsid w:val="00FC5D7A"/>
    <w:rsid w:val="00FC5FA3"/>
    <w:rsid w:val="00FC724C"/>
    <w:rsid w:val="00FC738E"/>
    <w:rsid w:val="00FC7749"/>
    <w:rsid w:val="00FC7773"/>
    <w:rsid w:val="00FC7B4F"/>
    <w:rsid w:val="00FC7E9F"/>
    <w:rsid w:val="00FD03B7"/>
    <w:rsid w:val="00FD068C"/>
    <w:rsid w:val="00FD1139"/>
    <w:rsid w:val="00FD13EA"/>
    <w:rsid w:val="00FD1FA6"/>
    <w:rsid w:val="00FD284B"/>
    <w:rsid w:val="00FD33BB"/>
    <w:rsid w:val="00FD39D7"/>
    <w:rsid w:val="00FD4239"/>
    <w:rsid w:val="00FD42A6"/>
    <w:rsid w:val="00FD43E0"/>
    <w:rsid w:val="00FD4D7D"/>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700"/>
    <w:rsid w:val="00FE4AD5"/>
    <w:rsid w:val="00FE60DF"/>
    <w:rsid w:val="00FE6120"/>
    <w:rsid w:val="00FE66FE"/>
    <w:rsid w:val="00FE7E16"/>
    <w:rsid w:val="00FE7EE6"/>
    <w:rsid w:val="00FE7EF0"/>
    <w:rsid w:val="00FF01EB"/>
    <w:rsid w:val="00FF11F8"/>
    <w:rsid w:val="00FF1372"/>
    <w:rsid w:val="00FF29ED"/>
    <w:rsid w:val="00FF31FB"/>
    <w:rsid w:val="00FF332D"/>
    <w:rsid w:val="00FF45A2"/>
    <w:rsid w:val="00FF4BA1"/>
    <w:rsid w:val="00FF4DA7"/>
    <w:rsid w:val="00FF4FFD"/>
    <w:rsid w:val="00FF645D"/>
    <w:rsid w:val="00FF6868"/>
    <w:rsid w:val="00FF6B04"/>
    <w:rsid w:val="00FF6B26"/>
    <w:rsid w:val="00FF6BD2"/>
    <w:rsid w:val="00FF6D80"/>
    <w:rsid w:val="00FF75DB"/>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2"/>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2"/>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2"/>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2"/>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 w:type="character" w:customStyle="1" w:styleId="UnresolvedMention1">
    <w:name w:val="Unresolved Mention1"/>
    <w:basedOn w:val="DefaultParagraphFont"/>
    <w:uiPriority w:val="99"/>
    <w:semiHidden/>
    <w:unhideWhenUsed/>
    <w:rsid w:val="0037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940">
      <w:bodyDiv w:val="1"/>
      <w:marLeft w:val="0"/>
      <w:marRight w:val="0"/>
      <w:marTop w:val="0"/>
      <w:marBottom w:val="0"/>
      <w:divBdr>
        <w:top w:val="none" w:sz="0" w:space="0" w:color="auto"/>
        <w:left w:val="none" w:sz="0" w:space="0" w:color="auto"/>
        <w:bottom w:val="none" w:sz="0" w:space="0" w:color="auto"/>
        <w:right w:val="none" w:sz="0" w:space="0" w:color="auto"/>
      </w:divBdr>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484465975">
      <w:bodyDiv w:val="1"/>
      <w:marLeft w:val="0"/>
      <w:marRight w:val="0"/>
      <w:marTop w:val="0"/>
      <w:marBottom w:val="0"/>
      <w:divBdr>
        <w:top w:val="none" w:sz="0" w:space="0" w:color="auto"/>
        <w:left w:val="none" w:sz="0" w:space="0" w:color="auto"/>
        <w:bottom w:val="none" w:sz="0" w:space="0" w:color="auto"/>
        <w:right w:val="none" w:sz="0" w:space="0" w:color="auto"/>
      </w:divBdr>
    </w:div>
    <w:div w:id="1507329801">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23343299">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1784229611">
      <w:bodyDiv w:val="1"/>
      <w:marLeft w:val="0"/>
      <w:marRight w:val="0"/>
      <w:marTop w:val="0"/>
      <w:marBottom w:val="0"/>
      <w:divBdr>
        <w:top w:val="none" w:sz="0" w:space="0" w:color="auto"/>
        <w:left w:val="none" w:sz="0" w:space="0" w:color="auto"/>
        <w:bottom w:val="none" w:sz="0" w:space="0" w:color="auto"/>
        <w:right w:val="none" w:sz="0" w:space="0" w:color="auto"/>
      </w:divBdr>
    </w:div>
    <w:div w:id="1852834555">
      <w:bodyDiv w:val="1"/>
      <w:marLeft w:val="0"/>
      <w:marRight w:val="0"/>
      <w:marTop w:val="0"/>
      <w:marBottom w:val="0"/>
      <w:divBdr>
        <w:top w:val="none" w:sz="0" w:space="0" w:color="auto"/>
        <w:left w:val="none" w:sz="0" w:space="0" w:color="auto"/>
        <w:bottom w:val="none" w:sz="0" w:space="0" w:color="auto"/>
        <w:right w:val="none" w:sz="0" w:space="0" w:color="auto"/>
      </w:divBdr>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github.com/3MFConsortium/spec_core/blob/1.2.3/3MF%20Core%20Specification.md" TargetMode="External"/><Relationship Id="rId42" Type="http://schemas.openxmlformats.org/officeDocument/2006/relationships/hyperlink" Target="https://github.com/3MFConsortium/spec_core/blob/1.2.3/3MF%20Core%20Specification.md" TargetMode="External"/><Relationship Id="rId63" Type="http://schemas.openxmlformats.org/officeDocument/2006/relationships/hyperlink" Target="https://github.com/3MFConsortium/spec_core/blob/1.2.3/3MF%20Core%20Specification.md" TargetMode="External"/><Relationship Id="rId84" Type="http://schemas.openxmlformats.org/officeDocument/2006/relationships/hyperlink" Target="https://github.com/3MFConsortium/spec_slice/blob/1.0.1/3MF%20Core%20Specification.md" TargetMode="External"/><Relationship Id="rId138" Type="http://schemas.openxmlformats.org/officeDocument/2006/relationships/image" Target="media/image24.png"/><Relationship Id="rId159" Type="http://schemas.openxmlformats.org/officeDocument/2006/relationships/hyperlink" Target="http://www.thingiverse.com/thing:896836" TargetMode="External"/><Relationship Id="rId170" Type="http://schemas.openxmlformats.org/officeDocument/2006/relationships/image" Target="media/image32.png"/><Relationship Id="rId191" Type="http://schemas.openxmlformats.org/officeDocument/2006/relationships/image" Target="media/image50.png"/><Relationship Id="rId205" Type="http://schemas.openxmlformats.org/officeDocument/2006/relationships/image" Target="media/image64.emf"/><Relationship Id="rId226" Type="http://schemas.openxmlformats.org/officeDocument/2006/relationships/image" Target="media/image85.emf"/><Relationship Id="rId107" Type="http://schemas.openxmlformats.org/officeDocument/2006/relationships/image" Target="media/image13.png"/><Relationship Id="rId11" Type="http://schemas.openxmlformats.org/officeDocument/2006/relationships/hyperlink" Target="https://github.com/3MFConsortium/spec_core/blob/1.2.3/3MF%20Core%20Specification.md" TargetMode="External"/><Relationship Id="rId32" Type="http://schemas.openxmlformats.org/officeDocument/2006/relationships/hyperlink" Target="https://github.com/3MFConsortium/spec_core/blob/1.2.3/3MF%20Core%20Specification.md" TargetMode="External"/><Relationship Id="rId53" Type="http://schemas.openxmlformats.org/officeDocument/2006/relationships/hyperlink" Target="https://github.com/3MFConsortium/spec_core/blob/1.2.3/3MF%20Core%20Specification.md" TargetMode="External"/><Relationship Id="rId74" Type="http://schemas.openxmlformats.org/officeDocument/2006/relationships/hyperlink" Target="https://github.com/3MFConsortium/spec_materials/blob/1.2.0/3MF%20Core%20Specification.md" TargetMode="External"/><Relationship Id="rId128" Type="http://schemas.openxmlformats.org/officeDocument/2006/relationships/hyperlink" Target="http://www.thingiverse.com/lukie80" TargetMode="External"/><Relationship Id="rId149" Type="http://schemas.openxmlformats.org/officeDocument/2006/relationships/hyperlink" Target="http://creativecommons.org/licenses/GPL/2.0/" TargetMode="External"/><Relationship Id="rId5" Type="http://schemas.openxmlformats.org/officeDocument/2006/relationships/webSettings" Target="webSettings.xml"/><Relationship Id="rId95" Type="http://schemas.openxmlformats.org/officeDocument/2006/relationships/hyperlink" Target="https://github.com/3MFConsortium/spec_slice/blob/1.0.1/3MF%20Core%20Specification.md" TargetMode="External"/><Relationship Id="rId160" Type="http://schemas.openxmlformats.org/officeDocument/2006/relationships/hyperlink" Target="http://www.thingiverse.com/chayesSAS" TargetMode="External"/><Relationship Id="rId181" Type="http://schemas.openxmlformats.org/officeDocument/2006/relationships/image" Target="media/image40.emf"/><Relationship Id="rId216" Type="http://schemas.openxmlformats.org/officeDocument/2006/relationships/image" Target="media/image75.png"/><Relationship Id="rId237" Type="http://schemas.openxmlformats.org/officeDocument/2006/relationships/image" Target="media/image96.emf"/><Relationship Id="rId22" Type="http://schemas.openxmlformats.org/officeDocument/2006/relationships/hyperlink" Target="https://github.com/3MFConsortium/spec_core/blob/1.2.3/3MF%20Core%20Specification.md" TargetMode="External"/><Relationship Id="rId43" Type="http://schemas.openxmlformats.org/officeDocument/2006/relationships/hyperlink" Target="https://github.com/3MFConsortium/spec_core/blob/1.2.2/3MF%20Core%20Specification.md" TargetMode="External"/><Relationship Id="rId64" Type="http://schemas.openxmlformats.org/officeDocument/2006/relationships/hyperlink" Target="https://github.com/3MFConsortium/spec_core/blob/1.2.3/3MF%20Core%20Specification.md" TargetMode="External"/><Relationship Id="rId118" Type="http://schemas.openxmlformats.org/officeDocument/2006/relationships/hyperlink" Target="http://www.thingiverse.com/thing:260134" TargetMode="External"/><Relationship Id="rId139" Type="http://schemas.openxmlformats.org/officeDocument/2006/relationships/hyperlink" Target="http://www.thingiverse.com/thing:1551" TargetMode="External"/><Relationship Id="rId85" Type="http://schemas.openxmlformats.org/officeDocument/2006/relationships/hyperlink" Target="https://github.com/3MFConsortium/spec_slice/blob/1.0.1/3MF%20Core%20Specification.md" TargetMode="External"/><Relationship Id="rId150" Type="http://schemas.openxmlformats.org/officeDocument/2006/relationships/image" Target="media/image27.png"/><Relationship Id="rId171" Type="http://schemas.openxmlformats.org/officeDocument/2006/relationships/hyperlink" Target="http://www.thingiverse.com/thing:985040" TargetMode="External"/><Relationship Id="rId192" Type="http://schemas.openxmlformats.org/officeDocument/2006/relationships/image" Target="media/image51.emf"/><Relationship Id="rId206" Type="http://schemas.openxmlformats.org/officeDocument/2006/relationships/image" Target="media/image65.emf"/><Relationship Id="rId227" Type="http://schemas.openxmlformats.org/officeDocument/2006/relationships/image" Target="media/image86.emf"/><Relationship Id="rId201" Type="http://schemas.openxmlformats.org/officeDocument/2006/relationships/image" Target="media/image60.emf"/><Relationship Id="rId222" Type="http://schemas.openxmlformats.org/officeDocument/2006/relationships/image" Target="media/image81.png"/><Relationship Id="rId243" Type="http://schemas.microsoft.com/office/2011/relationships/people" Target="people.xml"/><Relationship Id="rId12" Type="http://schemas.openxmlformats.org/officeDocument/2006/relationships/hyperlink" Target="https://github.com/3MFConsortium/spec_core/blob/1.2.3/3MF%20Core%20Specification.md" TargetMode="External"/><Relationship Id="rId17" Type="http://schemas.openxmlformats.org/officeDocument/2006/relationships/hyperlink" Target="https://github.com/3MFConsortium/spec_core/blob/1.2.3/3MF%20Core%20Specification.md" TargetMode="External"/><Relationship Id="rId33" Type="http://schemas.openxmlformats.org/officeDocument/2006/relationships/hyperlink" Target="https://github.com/3MFConsortium/spec_core/blob/1.2.3/3MF%20Core%20Specification.md" TargetMode="External"/><Relationship Id="rId38" Type="http://schemas.openxmlformats.org/officeDocument/2006/relationships/hyperlink" Target="https://github.com/3MFConsortium/spec_core/blob/1.2.3/3MF%20Core%20Specification.md" TargetMode="External"/><Relationship Id="rId59" Type="http://schemas.openxmlformats.org/officeDocument/2006/relationships/hyperlink" Target="https://github.com/3MFConsortium/spec_core/blob/1.2.3/3MF%20Core%20Specification.md"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hyperlink" Target="http://www.thingiverse.com/Roboduck" TargetMode="External"/><Relationship Id="rId129" Type="http://schemas.openxmlformats.org/officeDocument/2006/relationships/hyperlink" Target="http://creativecommons.org/licenses/by/3.0/" TargetMode="External"/><Relationship Id="rId54" Type="http://schemas.openxmlformats.org/officeDocument/2006/relationships/hyperlink" Target="https://github.com/3MFConsortium/spec_core/blob/1.2.3/3MF%20Core%20Specification.md" TargetMode="External"/><Relationship Id="rId70" Type="http://schemas.openxmlformats.org/officeDocument/2006/relationships/hyperlink" Target="https://github.com/3MFConsortium/spec_core/blob/1.2.3/3MF%20Core%20Specification.md" TargetMode="External"/><Relationship Id="rId75" Type="http://schemas.openxmlformats.org/officeDocument/2006/relationships/hyperlink" Target="https://github.com/3MFConsortium/spec_slice/blob/1.0.1/3MF%20Core%20Specification.md" TargetMode="External"/><Relationship Id="rId91" Type="http://schemas.openxmlformats.org/officeDocument/2006/relationships/hyperlink" Target="https://github.com/3MFConsortium/spec_slice/blob/1.0.1/3MF%20Core%20Specification.md" TargetMode="External"/><Relationship Id="rId96" Type="http://schemas.openxmlformats.org/officeDocument/2006/relationships/hyperlink" Target="https://github.com/3MFConsortium/spec_slice/blob/1.0.1/3MF%20Core%20Specification.md" TargetMode="External"/><Relationship Id="rId140" Type="http://schemas.openxmlformats.org/officeDocument/2006/relationships/hyperlink" Target="http://www.thingiverse.com/deherzog" TargetMode="External"/><Relationship Id="rId145" Type="http://schemas.openxmlformats.org/officeDocument/2006/relationships/hyperlink" Target="http://creativecommons.org/licenses/by-sa/3.0/" TargetMode="External"/><Relationship Id="rId161" Type="http://schemas.openxmlformats.org/officeDocument/2006/relationships/hyperlink" Target="http://creativecommons.org/licenses/by-sa/3.0/" TargetMode="External"/><Relationship Id="rId166" Type="http://schemas.openxmlformats.org/officeDocument/2006/relationships/image" Target="media/image31.png"/><Relationship Id="rId182" Type="http://schemas.openxmlformats.org/officeDocument/2006/relationships/image" Target="media/image41.emf"/><Relationship Id="rId187" Type="http://schemas.openxmlformats.org/officeDocument/2006/relationships/image" Target="media/image46.png"/><Relationship Id="rId217"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71.png"/><Relationship Id="rId233" Type="http://schemas.openxmlformats.org/officeDocument/2006/relationships/image" Target="media/image92.emf"/><Relationship Id="rId238" Type="http://schemas.openxmlformats.org/officeDocument/2006/relationships/image" Target="media/image97.emf"/><Relationship Id="rId23" Type="http://schemas.openxmlformats.org/officeDocument/2006/relationships/hyperlink" Target="https://github.com/3MFConsortium/spec_core/blob/1.2.3/3MF%20Core%20Specification.md" TargetMode="External"/><Relationship Id="rId28" Type="http://schemas.openxmlformats.org/officeDocument/2006/relationships/hyperlink" Target="https://github.com/3MFConsortium/spec_core/blob/1.2.3/3MF%20Core%20Specification.md" TargetMode="External"/><Relationship Id="rId49" Type="http://schemas.openxmlformats.org/officeDocument/2006/relationships/hyperlink" Target="https://github.com/3MFConsortium/spec_core/blob/1.2.3/3MF%20Core%20Specification.md" TargetMode="External"/><Relationship Id="rId114" Type="http://schemas.openxmlformats.org/officeDocument/2006/relationships/hyperlink" Target="http://www.thingiverse.com/thing:182123" TargetMode="External"/><Relationship Id="rId119" Type="http://schemas.openxmlformats.org/officeDocument/2006/relationships/hyperlink" Target="http://www.thingiverse.com/willie" TargetMode="External"/><Relationship Id="rId44" Type="http://schemas.openxmlformats.org/officeDocument/2006/relationships/hyperlink" Target="http://www" TargetMode="External"/><Relationship Id="rId60" Type="http://schemas.openxmlformats.org/officeDocument/2006/relationships/hyperlink" Target="https://github.com/3MFConsortium/spec_core/blob/1.2.3/3MF%20Core%20Specification.md" TargetMode="External"/><Relationship Id="rId65" Type="http://schemas.openxmlformats.org/officeDocument/2006/relationships/hyperlink" Target="https://github.com/3MFConsortium/spec_core/blob/1.2.3/3MF%20Core%20Specification.md" TargetMode="External"/><Relationship Id="rId81" Type="http://schemas.openxmlformats.org/officeDocument/2006/relationships/hyperlink" Target="https://github.com/3MFConsortium/spec_slice/blob/1.0.1/3MF%20Core%20Specification.md" TargetMode="External"/><Relationship Id="rId86" Type="http://schemas.openxmlformats.org/officeDocument/2006/relationships/hyperlink" Target="https://github.com/3MFConsortium/spec_slice/blob/1.0.1/3MF%20Core%20Specification.md" TargetMode="External"/><Relationship Id="rId130" Type="http://schemas.openxmlformats.org/officeDocument/2006/relationships/image" Target="media/image22.png"/><Relationship Id="rId135" Type="http://schemas.openxmlformats.org/officeDocument/2006/relationships/hyperlink" Target="http://www.thingiverse.com/thing:296967" TargetMode="External"/><Relationship Id="rId151" Type="http://schemas.openxmlformats.org/officeDocument/2006/relationships/hyperlink" Target="http://www.thingiverse.com/thing:66611" TargetMode="External"/><Relationship Id="rId156" Type="http://schemas.openxmlformats.org/officeDocument/2006/relationships/hyperlink" Target="http://www.thingiverse.com/insapio" TargetMode="External"/><Relationship Id="rId177" Type="http://schemas.openxmlformats.org/officeDocument/2006/relationships/image" Target="media/image36.png"/><Relationship Id="rId198" Type="http://schemas.openxmlformats.org/officeDocument/2006/relationships/image" Target="media/image57.png"/><Relationship Id="rId172" Type="http://schemas.openxmlformats.org/officeDocument/2006/relationships/hyperlink" Target="http://www.thingiverse.com/Bl0K3" TargetMode="External"/><Relationship Id="rId193" Type="http://schemas.openxmlformats.org/officeDocument/2006/relationships/image" Target="media/image52.png"/><Relationship Id="rId202" Type="http://schemas.openxmlformats.org/officeDocument/2006/relationships/image" Target="media/image61.emf"/><Relationship Id="rId207" Type="http://schemas.openxmlformats.org/officeDocument/2006/relationships/image" Target="media/image66.emf"/><Relationship Id="rId223" Type="http://schemas.openxmlformats.org/officeDocument/2006/relationships/image" Target="media/image82.png"/><Relationship Id="rId228" Type="http://schemas.openxmlformats.org/officeDocument/2006/relationships/image" Target="media/image87.emf"/><Relationship Id="rId244" Type="http://schemas.openxmlformats.org/officeDocument/2006/relationships/theme" Target="theme/theme1.xml"/><Relationship Id="rId13" Type="http://schemas.openxmlformats.org/officeDocument/2006/relationships/hyperlink" Target="https://github.com/3MFConsortium/spec_core/blob/1.2.3/3MF%20Core%20Specification.md" TargetMode="External"/><Relationship Id="rId18" Type="http://schemas.openxmlformats.org/officeDocument/2006/relationships/hyperlink" Target="https://github.com/3MFConsortium/spec_core/blob/1.2.3/3MF%20Core%20Specification.md" TargetMode="External"/><Relationship Id="rId39" Type="http://schemas.openxmlformats.org/officeDocument/2006/relationships/hyperlink" Target="https://github.com/3MFConsortium/spec_core/blob/1.2.3/3MF%20Core%20Specification.md" TargetMode="External"/><Relationship Id="rId109" Type="http://schemas.openxmlformats.org/officeDocument/2006/relationships/image" Target="media/image15.png"/><Relationship Id="rId34" Type="http://schemas.openxmlformats.org/officeDocument/2006/relationships/hyperlink" Target="https://github.com/3MFConsortium/spec_core/blob/1.2.3/3MF%20Core%20Specification.md" TargetMode="External"/><Relationship Id="rId50" Type="http://schemas.openxmlformats.org/officeDocument/2006/relationships/hyperlink" Target="https://github.com/3MFConsortium/spec_core/blob/1.2.3/3MF%20Core%20Specification.md" TargetMode="External"/><Relationship Id="rId55" Type="http://schemas.openxmlformats.org/officeDocument/2006/relationships/hyperlink" Target="https://github.com/3MFConsortium/spec_core/blob/1.2.3/3MF%20Core%20Specification.md" TargetMode="External"/><Relationship Id="rId76" Type="http://schemas.openxmlformats.org/officeDocument/2006/relationships/hyperlink" Target="https://github.com/3MFConsortium/spec_production/blob/1.1.1/3MF%20Core%20Specification.md" TargetMode="External"/><Relationship Id="rId97" Type="http://schemas.openxmlformats.org/officeDocument/2006/relationships/hyperlink" Target="https://github.com/3MFConsortium/spec_slice/blob/1.0.1/3MF%20Core%20Specification.md" TargetMode="External"/><Relationship Id="rId104" Type="http://schemas.openxmlformats.org/officeDocument/2006/relationships/image" Target="media/image10.png"/><Relationship Id="rId120" Type="http://schemas.openxmlformats.org/officeDocument/2006/relationships/hyperlink" Target="http://creativecommons.org/publicdomain/zero/1.0/" TargetMode="External"/><Relationship Id="rId125" Type="http://schemas.openxmlformats.org/officeDocument/2006/relationships/hyperlink" Target="http://creativecommons.org/licenses/by/3.0/" TargetMode="External"/><Relationship Id="rId141" Type="http://schemas.openxmlformats.org/officeDocument/2006/relationships/hyperlink" Target="http://creativecommons.org/licenses/publicdomain/" TargetMode="External"/><Relationship Id="rId146" Type="http://schemas.openxmlformats.org/officeDocument/2006/relationships/image" Target="media/image26.png"/><Relationship Id="rId167" Type="http://schemas.openxmlformats.org/officeDocument/2006/relationships/hyperlink" Target="http://www.thingiverse.com/thing:985040" TargetMode="External"/><Relationship Id="rId188"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hyperlink" Target="https://github.com/3MFConsortium/spec_materials/blob/1.2.0/3MF%20Core%20Specification.md" TargetMode="External"/><Relationship Id="rId92" Type="http://schemas.openxmlformats.org/officeDocument/2006/relationships/hyperlink" Target="https://github.com/3MFConsortium/spec_slice/blob/1.0.1/3MF%20Core%20Specification.md" TargetMode="External"/><Relationship Id="rId162" Type="http://schemas.openxmlformats.org/officeDocument/2006/relationships/image" Target="media/image30.png"/><Relationship Id="rId183" Type="http://schemas.openxmlformats.org/officeDocument/2006/relationships/image" Target="media/image42.emf"/><Relationship Id="rId213" Type="http://schemas.openxmlformats.org/officeDocument/2006/relationships/image" Target="media/image72.png"/><Relationship Id="rId218" Type="http://schemas.openxmlformats.org/officeDocument/2006/relationships/image" Target="media/image77.png"/><Relationship Id="rId234" Type="http://schemas.openxmlformats.org/officeDocument/2006/relationships/image" Target="media/image93.emf"/><Relationship Id="rId239" Type="http://schemas.openxmlformats.org/officeDocument/2006/relationships/image" Target="media/image98.emf"/><Relationship Id="rId2" Type="http://schemas.openxmlformats.org/officeDocument/2006/relationships/numbering" Target="numbering.xml"/><Relationship Id="rId29" Type="http://schemas.openxmlformats.org/officeDocument/2006/relationships/hyperlink" Target="https://github.com/3MFConsortium/spec_core/blob/1.2.3/3MF%20Core%20Specification.md" TargetMode="External"/><Relationship Id="rId24" Type="http://schemas.openxmlformats.org/officeDocument/2006/relationships/hyperlink" Target="https://github.com/3MFConsortium/spec_core/blob/1.2.3/3MF%20Core%20Specification.md" TargetMode="External"/><Relationship Id="rId40" Type="http://schemas.openxmlformats.org/officeDocument/2006/relationships/hyperlink" Target="https://github.com/3MFConsortium/spec_core/blob/1.2.3/3MF%20Core%20Specification.md" TargetMode="External"/><Relationship Id="rId45" Type="http://schemas.openxmlformats.org/officeDocument/2006/relationships/hyperlink" Target="https://github.com/3MFConsortium/spec_core/blob/1.2.3/3MF%20Core%20Specification.md" TargetMode="External"/><Relationship Id="rId66" Type="http://schemas.openxmlformats.org/officeDocument/2006/relationships/hyperlink" Target="https://github.com/3MFConsortium/spec_core/blob/1.2.3/3MF%20Core%20Specification.md" TargetMode="External"/><Relationship Id="rId87" Type="http://schemas.openxmlformats.org/officeDocument/2006/relationships/hyperlink" Target="https://github.com/3MFConsortium/spec_slice/blob/1.0.1/3MF%20Core%20Specification.md" TargetMode="External"/><Relationship Id="rId110" Type="http://schemas.openxmlformats.org/officeDocument/2006/relationships/image" Target="media/image16.png"/><Relationship Id="rId115" Type="http://schemas.openxmlformats.org/officeDocument/2006/relationships/hyperlink" Target="http://www.thingiverse.com/YahooJAPAN" TargetMode="External"/><Relationship Id="rId131" Type="http://schemas.openxmlformats.org/officeDocument/2006/relationships/hyperlink" Target="http://www.thingiverse.com/thing:566097" TargetMode="External"/><Relationship Id="rId136" Type="http://schemas.openxmlformats.org/officeDocument/2006/relationships/hyperlink" Target="http://www.thingiverse.com/threonin" TargetMode="External"/><Relationship Id="rId157" Type="http://schemas.openxmlformats.org/officeDocument/2006/relationships/hyperlink" Target="http://creativecommons.org/licenses/by/3.0/" TargetMode="External"/><Relationship Id="rId178" Type="http://schemas.openxmlformats.org/officeDocument/2006/relationships/image" Target="media/image37.emf"/><Relationship Id="rId61" Type="http://schemas.openxmlformats.org/officeDocument/2006/relationships/hyperlink" Target="https://github.com/3MFConsortium/spec_core/blob/1.2.3/3MF%20Core%20Specification.md" TargetMode="External"/><Relationship Id="rId82" Type="http://schemas.openxmlformats.org/officeDocument/2006/relationships/hyperlink" Target="https://github.com/3MFConsortium/spec_slice/blob/1.0.1/3MF%20Core%20Specification.md" TargetMode="External"/><Relationship Id="rId152" Type="http://schemas.openxmlformats.org/officeDocument/2006/relationships/hyperlink" Target="http://www.thingiverse.com/nicksears" TargetMode="External"/><Relationship Id="rId173" Type="http://schemas.openxmlformats.org/officeDocument/2006/relationships/hyperlink" Target="http://creativecommons.org/licenses/by-sa/3.0/" TargetMode="External"/><Relationship Id="rId194" Type="http://schemas.openxmlformats.org/officeDocument/2006/relationships/image" Target="media/image53.png"/><Relationship Id="rId199" Type="http://schemas.openxmlformats.org/officeDocument/2006/relationships/image" Target="media/image58.emf"/><Relationship Id="rId203" Type="http://schemas.openxmlformats.org/officeDocument/2006/relationships/image" Target="media/image62.emf"/><Relationship Id="rId208" Type="http://schemas.openxmlformats.org/officeDocument/2006/relationships/image" Target="media/image67.emf"/><Relationship Id="rId229" Type="http://schemas.openxmlformats.org/officeDocument/2006/relationships/image" Target="media/image88.emf"/><Relationship Id="rId19" Type="http://schemas.openxmlformats.org/officeDocument/2006/relationships/hyperlink" Target="https://github.com/3MFConsortium/spec_core/blob/1.2.3/3MF%20Core%20Specification.md" TargetMode="External"/><Relationship Id="rId224" Type="http://schemas.openxmlformats.org/officeDocument/2006/relationships/image" Target="media/image83.png"/><Relationship Id="rId240" Type="http://schemas.openxmlformats.org/officeDocument/2006/relationships/header" Target="header1.xml"/><Relationship Id="rId14" Type="http://schemas.openxmlformats.org/officeDocument/2006/relationships/hyperlink" Target="https://github.com/3MFConsortium/spec_core/blob/1.2.3/3MF%20Core%20Specification.md" TargetMode="External"/><Relationship Id="rId30" Type="http://schemas.openxmlformats.org/officeDocument/2006/relationships/hyperlink" Target="https://github.com/3MFConsortium/spec_core/blob/1.2.3/3MF%20Core%20Specification.md" TargetMode="External"/><Relationship Id="rId35" Type="http://schemas.openxmlformats.org/officeDocument/2006/relationships/hyperlink" Target="https://github.com/3MFConsortium/spec_core/blob/1.2.3/3MF%20Core%20Specification.md" TargetMode="External"/><Relationship Id="rId56" Type="http://schemas.openxmlformats.org/officeDocument/2006/relationships/hyperlink" Target="https://github.com/3MFConsortium/spec_core/blob/1.2.3/3MF%20Core%20Specification.md" TargetMode="External"/><Relationship Id="rId77" Type="http://schemas.openxmlformats.org/officeDocument/2006/relationships/hyperlink" Target="https://github.com/3MFConsortium/spec_slice/blob/1.0.1/3MF%20Core%20Specification.md" TargetMode="External"/><Relationship Id="rId100" Type="http://schemas.openxmlformats.org/officeDocument/2006/relationships/image" Target="media/image6.png"/><Relationship Id="rId105" Type="http://schemas.openxmlformats.org/officeDocument/2006/relationships/image" Target="media/image11.png"/><Relationship Id="rId126" Type="http://schemas.openxmlformats.org/officeDocument/2006/relationships/image" Target="media/image21.png"/><Relationship Id="rId147" Type="http://schemas.openxmlformats.org/officeDocument/2006/relationships/hyperlink" Target="http://www.thingiverse.com/thing:12349" TargetMode="External"/><Relationship Id="rId168" Type="http://schemas.openxmlformats.org/officeDocument/2006/relationships/hyperlink" Target="http://www.thingiverse.com/Bl0K3" TargetMode="External"/><Relationship Id="rId8" Type="http://schemas.openxmlformats.org/officeDocument/2006/relationships/image" Target="media/image1.png"/><Relationship Id="rId51" Type="http://schemas.openxmlformats.org/officeDocument/2006/relationships/hyperlink" Target="https://github.com/3MFConsortium/spec_core/blob/1.2.3/3MF%20Core%20Specification.md" TargetMode="External"/><Relationship Id="rId72" Type="http://schemas.openxmlformats.org/officeDocument/2006/relationships/hyperlink" Target="https://github.com/3MFConsortium/spec_core/blob/1.2.3/3MF%20Core%20Specification.md" TargetMode="External"/><Relationship Id="rId93" Type="http://schemas.openxmlformats.org/officeDocument/2006/relationships/hyperlink" Target="https://github.com/3MFConsortium/spec_slice/blob/1.0.1/3MF%20Core%20Specification.md" TargetMode="External"/><Relationship Id="rId98" Type="http://schemas.openxmlformats.org/officeDocument/2006/relationships/image" Target="media/image4.png"/><Relationship Id="rId121" Type="http://schemas.openxmlformats.org/officeDocument/2006/relationships/image" Target="media/image19.png"/><Relationship Id="rId142" Type="http://schemas.openxmlformats.org/officeDocument/2006/relationships/image" Target="media/image25.png"/><Relationship Id="rId163" Type="http://schemas.openxmlformats.org/officeDocument/2006/relationships/hyperlink" Target="http://www.thingiverse.com/thing:902517" TargetMode="External"/><Relationship Id="rId184" Type="http://schemas.openxmlformats.org/officeDocument/2006/relationships/image" Target="media/image43.emf"/><Relationship Id="rId189" Type="http://schemas.openxmlformats.org/officeDocument/2006/relationships/image" Target="media/image48.png"/><Relationship Id="rId219" Type="http://schemas.openxmlformats.org/officeDocument/2006/relationships/image" Target="media/image78.png"/><Relationship Id="rId3" Type="http://schemas.openxmlformats.org/officeDocument/2006/relationships/styles" Target="styles.xml"/><Relationship Id="rId214" Type="http://schemas.openxmlformats.org/officeDocument/2006/relationships/image" Target="media/image73.png"/><Relationship Id="rId230" Type="http://schemas.openxmlformats.org/officeDocument/2006/relationships/image" Target="media/image89.emf"/><Relationship Id="rId235" Type="http://schemas.openxmlformats.org/officeDocument/2006/relationships/image" Target="media/image94.emf"/><Relationship Id="rId25" Type="http://schemas.openxmlformats.org/officeDocument/2006/relationships/hyperlink" Target="https://github.com/3MFConsortium/spec_core/blob/1.2.3/3MF%20Core%20Specification.md" TargetMode="External"/><Relationship Id="rId46" Type="http://schemas.openxmlformats.org/officeDocument/2006/relationships/hyperlink" Target="http://www" TargetMode="External"/><Relationship Id="rId67" Type="http://schemas.openxmlformats.org/officeDocument/2006/relationships/hyperlink" Target="https://github.com/3MFConsortium/spec_core/blob/1.2.3/3MF%20Core%20Specification.md" TargetMode="External"/><Relationship Id="rId116" Type="http://schemas.openxmlformats.org/officeDocument/2006/relationships/hyperlink" Target="http://creativecommons.org/licenses/by/3.0/" TargetMode="External"/><Relationship Id="rId137" Type="http://schemas.openxmlformats.org/officeDocument/2006/relationships/hyperlink" Target="http://creativecommons.org/licenses/by-sa/3.0/" TargetMode="External"/><Relationship Id="rId158" Type="http://schemas.openxmlformats.org/officeDocument/2006/relationships/image" Target="media/image29.png"/><Relationship Id="rId20" Type="http://schemas.openxmlformats.org/officeDocument/2006/relationships/hyperlink" Target="https://github.com/3MFConsortium/spec_core/blob/1.2.3/3MF%20Core%20Specification.md" TargetMode="External"/><Relationship Id="rId41" Type="http://schemas.openxmlformats.org/officeDocument/2006/relationships/hyperlink" Target="https://github.com/3MFConsortium/spec_core/blob/1.2.3/3MF%20Core%20Specification.md" TargetMode="External"/><Relationship Id="rId62" Type="http://schemas.openxmlformats.org/officeDocument/2006/relationships/hyperlink" Target="https://github.com/3MFConsortium/spec_core/blob/1.2.3/3MF%20Core%20Specification.md" TargetMode="External"/><Relationship Id="rId83" Type="http://schemas.openxmlformats.org/officeDocument/2006/relationships/hyperlink" Target="https://github.com/3MFConsortium/spec_slice/blob/1.0.1/3MF%20Core%20Specification.md" TargetMode="External"/><Relationship Id="rId88" Type="http://schemas.openxmlformats.org/officeDocument/2006/relationships/hyperlink" Target="https://github.com/3MFConsortium/spec_slice/blob/1.0.1/3MF%20Core%20Specification.md" TargetMode="External"/><Relationship Id="rId111" Type="http://schemas.openxmlformats.org/officeDocument/2006/relationships/hyperlink" Target="http://www.thingiverse.com/thing:994236" TargetMode="External"/><Relationship Id="rId132" Type="http://schemas.openxmlformats.org/officeDocument/2006/relationships/hyperlink" Target="http://www.thingiverse.com/LordNova2" TargetMode="External"/><Relationship Id="rId153" Type="http://schemas.openxmlformats.org/officeDocument/2006/relationships/hyperlink" Target="http://creativecommons.org/licenses/by-sa/3.0/" TargetMode="External"/><Relationship Id="rId174" Type="http://schemas.openxmlformats.org/officeDocument/2006/relationships/image" Target="media/image33.png"/><Relationship Id="rId179" Type="http://schemas.openxmlformats.org/officeDocument/2006/relationships/image" Target="media/image38.emf"/><Relationship Id="rId195" Type="http://schemas.openxmlformats.org/officeDocument/2006/relationships/image" Target="media/image54.emf"/><Relationship Id="rId209" Type="http://schemas.openxmlformats.org/officeDocument/2006/relationships/image" Target="media/image68.emf"/><Relationship Id="rId190" Type="http://schemas.openxmlformats.org/officeDocument/2006/relationships/image" Target="media/image49.emf"/><Relationship Id="rId204" Type="http://schemas.openxmlformats.org/officeDocument/2006/relationships/image" Target="media/image63.emf"/><Relationship Id="rId220" Type="http://schemas.openxmlformats.org/officeDocument/2006/relationships/image" Target="media/image79.png"/><Relationship Id="rId225" Type="http://schemas.openxmlformats.org/officeDocument/2006/relationships/image" Target="media/image84.png"/><Relationship Id="rId241" Type="http://schemas.openxmlformats.org/officeDocument/2006/relationships/footer" Target="footer1.xml"/><Relationship Id="rId15" Type="http://schemas.openxmlformats.org/officeDocument/2006/relationships/hyperlink" Target="https://github.com/3MFConsortium/spec_core/blob/1.2.3/3MF%20Core%20Specification.md" TargetMode="External"/><Relationship Id="rId36" Type="http://schemas.openxmlformats.org/officeDocument/2006/relationships/hyperlink" Target="https://github.com/3MFConsortium/spec_core/blob/1.2.3/3MF%20Core%20Specification.md" TargetMode="External"/><Relationship Id="rId57" Type="http://schemas.openxmlformats.org/officeDocument/2006/relationships/hyperlink" Target="https://github.com/3MFConsortium/spec_core/blob/1.2.3/3MF%20Core%20Specification.md" TargetMode="External"/><Relationship Id="rId106" Type="http://schemas.openxmlformats.org/officeDocument/2006/relationships/image" Target="media/image12.png"/><Relationship Id="rId127" Type="http://schemas.openxmlformats.org/officeDocument/2006/relationships/hyperlink" Target="http://www.thingiverse.com/thing:1279978" TargetMode="External"/><Relationship Id="rId10" Type="http://schemas.openxmlformats.org/officeDocument/2006/relationships/image" Target="media/image3.png"/><Relationship Id="rId31" Type="http://schemas.openxmlformats.org/officeDocument/2006/relationships/hyperlink" Target="https://github.com/3MFConsortium/spec_core/blob/1.2.3/3MF%20Core%20Specification.md" TargetMode="External"/><Relationship Id="rId52" Type="http://schemas.openxmlformats.org/officeDocument/2006/relationships/hyperlink" Target="https://github.com/3MFConsortium/spec_core/blob/1.2.3/3MF%20Core%20Specification.md" TargetMode="External"/><Relationship Id="rId73" Type="http://schemas.openxmlformats.org/officeDocument/2006/relationships/hyperlink" Target="https://github.com/3MFConsortium/spec_core/blob/1.2.3/3MF%20Core%20Specification.md" TargetMode="External"/><Relationship Id="rId78" Type="http://schemas.openxmlformats.org/officeDocument/2006/relationships/hyperlink" Target="https://github.com/3MFConsortium/spec_production/blob/1.1.1/3MF%20Core%20Specification.md" TargetMode="External"/><Relationship Id="rId94" Type="http://schemas.openxmlformats.org/officeDocument/2006/relationships/hyperlink" Target="https://github.com/3MFConsortium/spec_slice/blob/1.0.1/3MF%20Core%20Specification.md"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20.png"/><Relationship Id="rId143" Type="http://schemas.openxmlformats.org/officeDocument/2006/relationships/hyperlink" Target="http://www.thingiverse.com/thing:66611" TargetMode="External"/><Relationship Id="rId148" Type="http://schemas.openxmlformats.org/officeDocument/2006/relationships/hyperlink" Target="http://www.thingiverse.com/Alf_Arobase" TargetMode="External"/><Relationship Id="rId164" Type="http://schemas.openxmlformats.org/officeDocument/2006/relationships/hyperlink" Target="http://www.thingiverse.com/thatcloudguy" TargetMode="External"/><Relationship Id="rId169" Type="http://schemas.openxmlformats.org/officeDocument/2006/relationships/hyperlink" Target="http://creativecommons.org/licenses/by-sa/3.0/" TargetMode="External"/><Relationship Id="rId18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emf"/><Relationship Id="rId210" Type="http://schemas.openxmlformats.org/officeDocument/2006/relationships/image" Target="media/image69.emf"/><Relationship Id="rId215" Type="http://schemas.openxmlformats.org/officeDocument/2006/relationships/image" Target="media/image74.png"/><Relationship Id="rId236" Type="http://schemas.openxmlformats.org/officeDocument/2006/relationships/image" Target="media/image95.emf"/><Relationship Id="rId26" Type="http://schemas.openxmlformats.org/officeDocument/2006/relationships/hyperlink" Target="https://github.com/3MFConsortium/spec_core/blob/1.2.3/3MF%20Core%20Specification.md" TargetMode="External"/><Relationship Id="rId231" Type="http://schemas.openxmlformats.org/officeDocument/2006/relationships/image" Target="media/image90.emf"/><Relationship Id="rId47" Type="http://schemas.openxmlformats.org/officeDocument/2006/relationships/hyperlink" Target="https://github.com/3MFConsortium/spec_core/blob/1.2.3/3MF%20Core%20Specification.md" TargetMode="External"/><Relationship Id="rId68" Type="http://schemas.openxmlformats.org/officeDocument/2006/relationships/hyperlink" Target="https://github.com/3MFConsortium/spec_materials/blob/1.2.0/3MF%20Materials%20Extension.md" TargetMode="External"/><Relationship Id="rId89" Type="http://schemas.openxmlformats.org/officeDocument/2006/relationships/hyperlink" Target="https://github.com/3MFConsortium/spec_slice/blob/1.0.1/3MF%20Core%20Specification.md" TargetMode="External"/><Relationship Id="rId112" Type="http://schemas.openxmlformats.org/officeDocument/2006/relationships/hyperlink" Target="http://creativecommons.org/licenses/by/3.0/" TargetMode="External"/><Relationship Id="rId133" Type="http://schemas.openxmlformats.org/officeDocument/2006/relationships/hyperlink" Target="http://creativecommons.org/licenses/by-sa/3.0/" TargetMode="External"/><Relationship Id="rId154" Type="http://schemas.openxmlformats.org/officeDocument/2006/relationships/image" Target="media/image28.png"/><Relationship Id="rId175" Type="http://schemas.openxmlformats.org/officeDocument/2006/relationships/image" Target="media/image34.png"/><Relationship Id="rId196" Type="http://schemas.openxmlformats.org/officeDocument/2006/relationships/image" Target="media/image55.png"/><Relationship Id="rId200" Type="http://schemas.openxmlformats.org/officeDocument/2006/relationships/image" Target="media/image59.emf"/><Relationship Id="rId16" Type="http://schemas.openxmlformats.org/officeDocument/2006/relationships/hyperlink" Target="https://github.com/3MFConsortium/spec_core/blob/1.2.3/3MF%20Core%20Specification.md" TargetMode="External"/><Relationship Id="rId221" Type="http://schemas.openxmlformats.org/officeDocument/2006/relationships/image" Target="media/image80.png"/><Relationship Id="rId242" Type="http://schemas.openxmlformats.org/officeDocument/2006/relationships/fontTable" Target="fontTable.xml"/><Relationship Id="rId37" Type="http://schemas.openxmlformats.org/officeDocument/2006/relationships/hyperlink" Target="https://github.com/3MFConsortium/spec_core/blob/1.2.3/3MF%20Core%20Specification.md" TargetMode="External"/><Relationship Id="rId58" Type="http://schemas.openxmlformats.org/officeDocument/2006/relationships/hyperlink" Target="https://github.com/3MFConsortium/spec_core/blob/1.2.3/3MF%20Core%20Specification.md" TargetMode="External"/><Relationship Id="rId79" Type="http://schemas.openxmlformats.org/officeDocument/2006/relationships/hyperlink" Target="https://github.com/3MFConsortium/spec_production/blob/1.1.1/3MF%20Core%20Specification.md" TargetMode="External"/><Relationship Id="rId102" Type="http://schemas.openxmlformats.org/officeDocument/2006/relationships/image" Target="media/image8.png"/><Relationship Id="rId123" Type="http://schemas.openxmlformats.org/officeDocument/2006/relationships/hyperlink" Target="http://www.thingiverse.com/thing:31627" TargetMode="External"/><Relationship Id="rId144" Type="http://schemas.openxmlformats.org/officeDocument/2006/relationships/hyperlink" Target="http://www.thingiverse.com/nicksears" TargetMode="External"/><Relationship Id="rId90" Type="http://schemas.openxmlformats.org/officeDocument/2006/relationships/hyperlink" Target="file:///C:\Users\Jim\OneDrive\3MF%20Project\3MF%20Consortium\Docs\Slice-Extension-Additions-Overview" TargetMode="External"/><Relationship Id="rId165" Type="http://schemas.openxmlformats.org/officeDocument/2006/relationships/hyperlink" Target="http://creativecommons.org/licenses/by-sa/3.0/" TargetMode="External"/><Relationship Id="rId186" Type="http://schemas.openxmlformats.org/officeDocument/2006/relationships/image" Target="media/image45.emf"/><Relationship Id="rId211" Type="http://schemas.openxmlformats.org/officeDocument/2006/relationships/image" Target="media/image70.png"/><Relationship Id="rId232" Type="http://schemas.openxmlformats.org/officeDocument/2006/relationships/image" Target="media/image91.emf"/><Relationship Id="rId27" Type="http://schemas.openxmlformats.org/officeDocument/2006/relationships/hyperlink" Target="https://github.com/3MFConsortium/spec_core/blob/1.2.3/3MF%20Core%20Specification.md" TargetMode="External"/><Relationship Id="rId48" Type="http://schemas.openxmlformats.org/officeDocument/2006/relationships/hyperlink" Target="https://github.com/3MFConsortium/spec_core/blob/1.2.3/3MF%20Core%20Specification.md" TargetMode="External"/><Relationship Id="rId69" Type="http://schemas.openxmlformats.org/officeDocument/2006/relationships/hyperlink" Target="https://github.com/3MFConsortium/spec_core/blob/1.2.3/3MF%20Core%20Specification.md" TargetMode="External"/><Relationship Id="rId113" Type="http://schemas.openxmlformats.org/officeDocument/2006/relationships/image" Target="media/image17.png"/><Relationship Id="rId134" Type="http://schemas.openxmlformats.org/officeDocument/2006/relationships/image" Target="media/image23.png"/><Relationship Id="rId80" Type="http://schemas.openxmlformats.org/officeDocument/2006/relationships/hyperlink" Target="https://github.com/3MFConsortium/spec_production/blob/1.1.1/3MF%20Core%20Specification.md" TargetMode="External"/><Relationship Id="rId155" Type="http://schemas.openxmlformats.org/officeDocument/2006/relationships/hyperlink" Target="http://www.thingiverse.com/thing:1582399" TargetMode="External"/><Relationship Id="rId176" Type="http://schemas.openxmlformats.org/officeDocument/2006/relationships/image" Target="media/image35.png"/><Relationship Id="rId197"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A9E08A-6994-42F1-8700-70DF97C5A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25975</Words>
  <Characters>148064</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11</cp:revision>
  <cp:lastPrinted>2020-07-08T15:52:00Z</cp:lastPrinted>
  <dcterms:created xsi:type="dcterms:W3CDTF">2020-07-05T22:45:00Z</dcterms:created>
  <dcterms:modified xsi:type="dcterms:W3CDTF">2020-07-08T15:53:00Z</dcterms:modified>
</cp:coreProperties>
</file>